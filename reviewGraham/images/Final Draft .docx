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414E5" w14:textId="6AF0F90F" w:rsidR="007877E5" w:rsidRPr="00030B78" w:rsidRDefault="007877E5" w:rsidP="003D75BA">
      <w:pPr>
        <w:spacing w:line="480" w:lineRule="auto"/>
        <w:jc w:val="center"/>
        <w:rPr>
          <w:sz w:val="36"/>
          <w:szCs w:val="36"/>
          <w:lang w:val="en-AU"/>
        </w:rPr>
      </w:pPr>
      <w:r w:rsidRPr="00030B78">
        <w:rPr>
          <w:sz w:val="36"/>
          <w:szCs w:val="36"/>
          <w:lang w:val="en-AU"/>
        </w:rPr>
        <w:t xml:space="preserve">Revealing the Barriers and Facilitators </w:t>
      </w:r>
      <w:r w:rsidR="00C51341" w:rsidRPr="00030B78">
        <w:rPr>
          <w:sz w:val="36"/>
          <w:szCs w:val="36"/>
          <w:lang w:val="en-AU"/>
        </w:rPr>
        <w:t>I</w:t>
      </w:r>
      <w:r w:rsidRPr="00030B78">
        <w:rPr>
          <w:sz w:val="36"/>
          <w:szCs w:val="36"/>
          <w:lang w:val="en-AU"/>
        </w:rPr>
        <w:t xml:space="preserve">mpacting Uptake of Open-Source Software </w:t>
      </w:r>
      <w:r w:rsidR="00B93640" w:rsidRPr="00030B78">
        <w:rPr>
          <w:sz w:val="36"/>
          <w:szCs w:val="36"/>
          <w:lang w:val="en-AU"/>
        </w:rPr>
        <w:t xml:space="preserve">and Open-Access Data </w:t>
      </w:r>
      <w:r w:rsidR="000548C6">
        <w:rPr>
          <w:sz w:val="36"/>
          <w:szCs w:val="36"/>
          <w:lang w:val="en-AU"/>
        </w:rPr>
        <w:t>Within</w:t>
      </w:r>
      <w:r w:rsidR="00106458" w:rsidRPr="00030B78">
        <w:rPr>
          <w:sz w:val="36"/>
          <w:szCs w:val="36"/>
          <w:lang w:val="en-AU"/>
        </w:rPr>
        <w:t xml:space="preserve"> Built-Environment</w:t>
      </w:r>
      <w:r w:rsidRPr="00030B78">
        <w:rPr>
          <w:sz w:val="36"/>
          <w:szCs w:val="36"/>
          <w:lang w:val="en-AU"/>
        </w:rPr>
        <w:t xml:space="preserve"> </w:t>
      </w:r>
      <w:r w:rsidR="004B70DB" w:rsidRPr="00030B78">
        <w:rPr>
          <w:sz w:val="36"/>
          <w:szCs w:val="36"/>
          <w:lang w:val="en-AU"/>
        </w:rPr>
        <w:t xml:space="preserve">Professional Practice </w:t>
      </w:r>
      <w:r w:rsidRPr="00030B78">
        <w:rPr>
          <w:sz w:val="36"/>
          <w:szCs w:val="36"/>
          <w:lang w:val="en-AU"/>
        </w:rPr>
        <w:t>Using Actor-Network Theory</w:t>
      </w:r>
    </w:p>
    <w:p w14:paraId="217377B5" w14:textId="651A2E9F" w:rsidR="007877E5" w:rsidRPr="00030B78" w:rsidRDefault="003D75BA" w:rsidP="003D75BA">
      <w:pPr>
        <w:spacing w:line="480" w:lineRule="auto"/>
        <w:jc w:val="center"/>
        <w:rPr>
          <w:sz w:val="32"/>
          <w:szCs w:val="32"/>
          <w:lang w:val="en-AU"/>
        </w:rPr>
      </w:pPr>
      <w:r w:rsidRPr="00030B78">
        <w:rPr>
          <w:sz w:val="32"/>
          <w:szCs w:val="32"/>
          <w:lang w:val="en-AU"/>
        </w:rPr>
        <w:t>by</w:t>
      </w:r>
    </w:p>
    <w:p w14:paraId="74BC4DAB" w14:textId="5E49A2C9" w:rsidR="003D75BA" w:rsidRPr="00030B78" w:rsidRDefault="003D75BA" w:rsidP="003D75BA">
      <w:pPr>
        <w:spacing w:line="480" w:lineRule="auto"/>
        <w:jc w:val="center"/>
        <w:rPr>
          <w:sz w:val="32"/>
          <w:szCs w:val="32"/>
          <w:lang w:val="en-AU"/>
        </w:rPr>
      </w:pPr>
      <w:r w:rsidRPr="00030B78">
        <w:rPr>
          <w:sz w:val="32"/>
          <w:szCs w:val="32"/>
          <w:lang w:val="en-AU"/>
        </w:rPr>
        <w:t xml:space="preserve">Graham Inglert </w:t>
      </w:r>
    </w:p>
    <w:p w14:paraId="2153E1EF" w14:textId="0B58D222" w:rsidR="003D75BA" w:rsidRPr="00030B78" w:rsidRDefault="003D75BA" w:rsidP="003D75BA">
      <w:pPr>
        <w:spacing w:line="480" w:lineRule="auto"/>
        <w:jc w:val="center"/>
        <w:rPr>
          <w:sz w:val="32"/>
          <w:szCs w:val="32"/>
          <w:lang w:val="en-AU"/>
        </w:rPr>
      </w:pPr>
      <w:r w:rsidRPr="00030B78">
        <w:rPr>
          <w:sz w:val="32"/>
          <w:szCs w:val="32"/>
          <w:lang w:val="en-AU"/>
        </w:rPr>
        <w:t>(Under the supervision of Professor Alan March)</w:t>
      </w:r>
    </w:p>
    <w:p w14:paraId="029F9D5D" w14:textId="77777777" w:rsidR="003D75BA" w:rsidRPr="00030B78" w:rsidRDefault="003D75BA">
      <w:pPr>
        <w:spacing w:after="160" w:line="278" w:lineRule="auto"/>
        <w:rPr>
          <w:sz w:val="32"/>
          <w:szCs w:val="32"/>
          <w:lang w:val="en-AU"/>
        </w:rPr>
      </w:pPr>
      <w:r w:rsidRPr="00030B78">
        <w:rPr>
          <w:sz w:val="32"/>
          <w:szCs w:val="32"/>
          <w:lang w:val="en-AU"/>
        </w:rPr>
        <w:br w:type="page"/>
      </w:r>
    </w:p>
    <w:p w14:paraId="4B4D9699" w14:textId="0AF20B13" w:rsidR="007877E5" w:rsidRPr="00030B78" w:rsidRDefault="003D75BA" w:rsidP="003D75BA">
      <w:pPr>
        <w:spacing w:line="480" w:lineRule="auto"/>
        <w:jc w:val="center"/>
        <w:rPr>
          <w:sz w:val="32"/>
          <w:szCs w:val="32"/>
          <w:lang w:val="en-AU"/>
        </w:rPr>
      </w:pPr>
      <w:r w:rsidRPr="00030B78">
        <w:rPr>
          <w:sz w:val="32"/>
          <w:szCs w:val="32"/>
          <w:lang w:val="en-AU"/>
        </w:rPr>
        <w:lastRenderedPageBreak/>
        <w:t>ABSTRACT</w:t>
      </w:r>
    </w:p>
    <w:p w14:paraId="27FD5DD6" w14:textId="3A356AC4" w:rsidR="00B64187" w:rsidRPr="00030B78" w:rsidDel="00FA5B9B" w:rsidRDefault="00B64187" w:rsidP="003D75BA">
      <w:pPr>
        <w:pStyle w:val="whitespace-normal"/>
        <w:spacing w:line="360" w:lineRule="auto"/>
        <w:ind w:firstLine="720"/>
        <w:rPr>
          <w:del w:id="0" w:author="Graham Inglert" w:date="2025-10-20T19:08:00Z" w16du:dateUtc="2025-10-20T08:08:00Z"/>
          <w:lang w:val="en-AU"/>
        </w:rPr>
      </w:pPr>
      <w:r w:rsidRPr="00030B78">
        <w:rPr>
          <w:lang w:val="en-AU"/>
        </w:rPr>
        <w:t xml:space="preserve">This thesis investigates the barriers and facilitators impacting uptake of Free/Libre Open-Source Software (FLOSS) and Open-Access Data (OAD) among built-environment professionals in Greater Melbourne, Victoria, Australia. </w:t>
      </w:r>
      <w:r w:rsidR="008920EB" w:rsidRPr="00030B78">
        <w:rPr>
          <w:lang w:val="en-AU"/>
        </w:rPr>
        <w:t xml:space="preserve">By </w:t>
      </w:r>
      <w:r w:rsidR="00E93CC1" w:rsidRPr="00030B78">
        <w:rPr>
          <w:lang w:val="en-AU"/>
        </w:rPr>
        <w:t>adapting</w:t>
      </w:r>
      <w:r w:rsidRPr="00030B78">
        <w:rPr>
          <w:lang w:val="en-AU"/>
        </w:rPr>
        <w:t xml:space="preserve"> Actor-Network Theory (ANT), this research examines software uptake in professional practice not as </w:t>
      </w:r>
      <w:r w:rsidR="008920EB" w:rsidRPr="00030B78">
        <w:rPr>
          <w:lang w:val="en-AU"/>
        </w:rPr>
        <w:t xml:space="preserve">a product of </w:t>
      </w:r>
      <w:r w:rsidRPr="00030B78">
        <w:rPr>
          <w:lang w:val="en-AU"/>
        </w:rPr>
        <w:t xml:space="preserve">individual </w:t>
      </w:r>
      <w:r w:rsidR="00E93CC1" w:rsidRPr="00030B78">
        <w:rPr>
          <w:lang w:val="en-AU"/>
        </w:rPr>
        <w:t>logical</w:t>
      </w:r>
      <w:r w:rsidRPr="00030B78">
        <w:rPr>
          <w:lang w:val="en-AU"/>
        </w:rPr>
        <w:t xml:space="preserve"> choice but </w:t>
      </w:r>
      <w:r w:rsidR="008920EB" w:rsidRPr="00030B78">
        <w:rPr>
          <w:lang w:val="en-AU"/>
        </w:rPr>
        <w:t>rather as a series of</w:t>
      </w:r>
      <w:r w:rsidRPr="00030B78">
        <w:rPr>
          <w:lang w:val="en-AU"/>
        </w:rPr>
        <w:t xml:space="preserve"> negotiations among heterogeneous actors within </w:t>
      </w:r>
      <w:r w:rsidR="007C6304" w:rsidRPr="00030B78">
        <w:rPr>
          <w:lang w:val="en-AU"/>
        </w:rPr>
        <w:t>professional</w:t>
      </w:r>
      <w:r w:rsidRPr="00030B78">
        <w:rPr>
          <w:lang w:val="en-AU"/>
        </w:rPr>
        <w:t xml:space="preserve"> networks. The study responds to critical concerns of the Smart City’s reliance on proprietary technologies </w:t>
      </w:r>
      <w:r w:rsidR="008920EB" w:rsidRPr="00030B78">
        <w:rPr>
          <w:lang w:val="en-AU"/>
        </w:rPr>
        <w:t>by</w:t>
      </w:r>
      <w:r w:rsidRPr="00030B78">
        <w:rPr>
          <w:lang w:val="en-AU"/>
        </w:rPr>
        <w:t xml:space="preserve"> explor</w:t>
      </w:r>
      <w:r w:rsidR="008920EB" w:rsidRPr="00030B78">
        <w:rPr>
          <w:lang w:val="en-AU"/>
        </w:rPr>
        <w:t>ing</w:t>
      </w:r>
      <w:r w:rsidRPr="00030B78">
        <w:rPr>
          <w:lang w:val="en-AU"/>
        </w:rPr>
        <w:t xml:space="preserve"> how Open-Source principles might redistribute agency </w:t>
      </w:r>
      <w:r w:rsidR="003D75BA" w:rsidRPr="00030B78">
        <w:rPr>
          <w:lang w:val="en-AU"/>
        </w:rPr>
        <w:t xml:space="preserve">and uphold democracy </w:t>
      </w:r>
      <w:r w:rsidRPr="00030B78">
        <w:rPr>
          <w:lang w:val="en-AU"/>
        </w:rPr>
        <w:t xml:space="preserve">within professional </w:t>
      </w:r>
      <w:r w:rsidR="008920EB" w:rsidRPr="00030B78">
        <w:rPr>
          <w:lang w:val="en-AU"/>
        </w:rPr>
        <w:t>practice. Through</w:t>
      </w:r>
      <w:r w:rsidRPr="00030B78">
        <w:rPr>
          <w:lang w:val="en-AU"/>
        </w:rPr>
        <w:t xml:space="preserve"> twelve semi-structured interviews with urban planners, designers, engineers, and geospatial analysts across</w:t>
      </w:r>
      <w:r w:rsidR="003D75BA" w:rsidRPr="00030B78">
        <w:rPr>
          <w:lang w:val="en-AU"/>
        </w:rPr>
        <w:t xml:space="preserve"> public, private and educational sectors,</w:t>
      </w:r>
      <w:r w:rsidRPr="00030B78">
        <w:rPr>
          <w:lang w:val="en-AU"/>
        </w:rPr>
        <w:t xml:space="preserve"> this exploratory qualitative research </w:t>
      </w:r>
      <w:r w:rsidR="00845103">
        <w:rPr>
          <w:lang w:val="en-AU"/>
        </w:rPr>
        <w:t>employs</w:t>
      </w:r>
      <w:r w:rsidRPr="00030B78">
        <w:rPr>
          <w:lang w:val="en-AU"/>
        </w:rPr>
        <w:t xml:space="preserve"> an adapted ANT methodology </w:t>
      </w:r>
      <w:r w:rsidR="008920EB" w:rsidRPr="00030B78">
        <w:rPr>
          <w:lang w:val="en-AU"/>
        </w:rPr>
        <w:t xml:space="preserve">that </w:t>
      </w:r>
      <w:r w:rsidRPr="00030B78">
        <w:rPr>
          <w:lang w:val="en-AU"/>
        </w:rPr>
        <w:t>identif</w:t>
      </w:r>
      <w:r w:rsidR="008920EB" w:rsidRPr="00030B78">
        <w:rPr>
          <w:lang w:val="en-AU"/>
        </w:rPr>
        <w:t>ies</w:t>
      </w:r>
      <w:r w:rsidRPr="00030B78">
        <w:rPr>
          <w:lang w:val="en-AU"/>
        </w:rPr>
        <w:t xml:space="preserve"> the key domains shaping FLOSS </w:t>
      </w:r>
      <w:r w:rsidR="008920EB" w:rsidRPr="00030B78">
        <w:rPr>
          <w:lang w:val="en-AU"/>
        </w:rPr>
        <w:t>and OAD uptake</w:t>
      </w:r>
      <w:r w:rsidRPr="00030B78">
        <w:rPr>
          <w:lang w:val="en-AU"/>
        </w:rPr>
        <w:t xml:space="preserve"> </w:t>
      </w:r>
      <w:r w:rsidR="008920EB" w:rsidRPr="00030B78">
        <w:rPr>
          <w:lang w:val="en-AU"/>
        </w:rPr>
        <w:t>within</w:t>
      </w:r>
      <w:r w:rsidRPr="00030B78">
        <w:rPr>
          <w:lang w:val="en-AU"/>
        </w:rPr>
        <w:t xml:space="preserve"> professional networks. Findings reveal that FLOSS uptake </w:t>
      </w:r>
      <w:r w:rsidR="007C6304" w:rsidRPr="00030B78">
        <w:rPr>
          <w:lang w:val="en-AU"/>
        </w:rPr>
        <w:t>is less dependent on</w:t>
      </w:r>
      <w:r w:rsidRPr="00030B78">
        <w:rPr>
          <w:lang w:val="en-AU"/>
        </w:rPr>
        <w:t xml:space="preserve"> </w:t>
      </w:r>
      <w:r w:rsidR="008920EB" w:rsidRPr="00030B78">
        <w:rPr>
          <w:lang w:val="en-AU"/>
        </w:rPr>
        <w:t xml:space="preserve">software’s </w:t>
      </w:r>
      <w:r w:rsidRPr="00030B78">
        <w:rPr>
          <w:lang w:val="en-AU"/>
        </w:rPr>
        <w:t xml:space="preserve">technical </w:t>
      </w:r>
      <w:r w:rsidR="008920EB" w:rsidRPr="00030B78">
        <w:rPr>
          <w:lang w:val="en-AU"/>
        </w:rPr>
        <w:t>competence</w:t>
      </w:r>
      <w:r w:rsidRPr="00030B78">
        <w:rPr>
          <w:lang w:val="en-AU"/>
        </w:rPr>
        <w:t xml:space="preserve"> than on </w:t>
      </w:r>
      <w:r w:rsidR="007C6304" w:rsidRPr="00030B78">
        <w:rPr>
          <w:lang w:val="en-AU"/>
        </w:rPr>
        <w:t>the successful</w:t>
      </w:r>
      <w:r w:rsidRPr="00030B78">
        <w:rPr>
          <w:lang w:val="en-AU"/>
        </w:rPr>
        <w:t xml:space="preserve"> </w:t>
      </w:r>
      <w:r w:rsidR="007C6304" w:rsidRPr="00030B78">
        <w:rPr>
          <w:lang w:val="en-AU"/>
        </w:rPr>
        <w:t>construction of</w:t>
      </w:r>
      <w:r w:rsidRPr="00030B78">
        <w:rPr>
          <w:lang w:val="en-AU"/>
        </w:rPr>
        <w:t xml:space="preserve"> durable networks</w:t>
      </w:r>
      <w:r w:rsidR="007C6304" w:rsidRPr="00030B78">
        <w:rPr>
          <w:lang w:val="en-AU"/>
        </w:rPr>
        <w:t xml:space="preserve"> of social actors</w:t>
      </w:r>
      <w:r w:rsidRPr="00030B78">
        <w:rPr>
          <w:lang w:val="en-AU"/>
        </w:rPr>
        <w:t xml:space="preserve">. </w:t>
      </w:r>
      <w:r w:rsidR="008920EB" w:rsidRPr="00030B78">
        <w:rPr>
          <w:lang w:val="en-AU"/>
        </w:rPr>
        <w:t>The m</w:t>
      </w:r>
      <w:r w:rsidRPr="00030B78">
        <w:rPr>
          <w:lang w:val="en-AU"/>
        </w:rPr>
        <w:t xml:space="preserve">ajor barriers </w:t>
      </w:r>
      <w:r w:rsidR="008920EB" w:rsidRPr="00030B78">
        <w:rPr>
          <w:lang w:val="en-AU"/>
        </w:rPr>
        <w:t>revealed include</w:t>
      </w:r>
      <w:r w:rsidRPr="00030B78">
        <w:rPr>
          <w:lang w:val="en-AU"/>
        </w:rPr>
        <w:t xml:space="preserve"> IT departments, cognitive </w:t>
      </w:r>
      <w:r w:rsidR="007C6304" w:rsidRPr="00030B78">
        <w:rPr>
          <w:lang w:val="en-AU"/>
        </w:rPr>
        <w:t>reinforcement</w:t>
      </w:r>
      <w:r w:rsidRPr="00030B78">
        <w:rPr>
          <w:lang w:val="en-AU"/>
        </w:rPr>
        <w:t xml:space="preserve"> of workflows, persistent expectations for file formats, legitimacy concerns and </w:t>
      </w:r>
      <w:r w:rsidR="007C6304" w:rsidRPr="00030B78">
        <w:rPr>
          <w:lang w:val="en-AU"/>
        </w:rPr>
        <w:t xml:space="preserve">the </w:t>
      </w:r>
      <w:r w:rsidRPr="00030B78">
        <w:rPr>
          <w:lang w:val="en-AU"/>
        </w:rPr>
        <w:t xml:space="preserve">segregation </w:t>
      </w:r>
      <w:r w:rsidR="007C6304" w:rsidRPr="00030B78">
        <w:rPr>
          <w:lang w:val="en-AU"/>
        </w:rPr>
        <w:t>of</w:t>
      </w:r>
      <w:r w:rsidRPr="00030B78">
        <w:rPr>
          <w:lang w:val="en-AU"/>
        </w:rPr>
        <w:t xml:space="preserve"> professional roles. Key facilitators include individual vanguard </w:t>
      </w:r>
      <w:r w:rsidR="00106458" w:rsidRPr="00030B78">
        <w:rPr>
          <w:lang w:val="en-AU"/>
        </w:rPr>
        <w:t>actors</w:t>
      </w:r>
      <w:r w:rsidRPr="00030B78">
        <w:rPr>
          <w:lang w:val="en-AU"/>
        </w:rPr>
        <w:t xml:space="preserve">, informal peer support networks, modular plugin ecosystems, increasing OAD availability, and </w:t>
      </w:r>
      <w:r w:rsidR="00B93640" w:rsidRPr="00030B78">
        <w:rPr>
          <w:lang w:val="en-AU"/>
        </w:rPr>
        <w:t>demonstrated</w:t>
      </w:r>
      <w:r w:rsidRPr="00030B78">
        <w:rPr>
          <w:lang w:val="en-AU"/>
        </w:rPr>
        <w:t xml:space="preserve"> technical</w:t>
      </w:r>
      <w:r w:rsidR="00106458" w:rsidRPr="00030B78">
        <w:rPr>
          <w:lang w:val="en-AU"/>
        </w:rPr>
        <w:t xml:space="preserve"> FLOSS</w:t>
      </w:r>
      <w:r w:rsidRPr="00030B78">
        <w:rPr>
          <w:lang w:val="en-AU"/>
        </w:rPr>
        <w:t xml:space="preserve"> </w:t>
      </w:r>
      <w:r w:rsidR="00106458" w:rsidRPr="00030B78">
        <w:rPr>
          <w:lang w:val="en-AU"/>
        </w:rPr>
        <w:t>proficiency</w:t>
      </w:r>
      <w:r w:rsidRPr="00030B78">
        <w:rPr>
          <w:lang w:val="en-AU"/>
        </w:rPr>
        <w:t>.</w:t>
      </w:r>
      <w:r w:rsidR="008920EB" w:rsidRPr="00030B78">
        <w:rPr>
          <w:lang w:val="en-AU"/>
        </w:rPr>
        <w:t xml:space="preserve"> This minor thesis </w:t>
      </w:r>
      <w:r w:rsidRPr="00030B78">
        <w:rPr>
          <w:lang w:val="en-AU"/>
        </w:rPr>
        <w:t xml:space="preserve">identifies </w:t>
      </w:r>
      <w:r w:rsidR="00106458" w:rsidRPr="00030B78">
        <w:rPr>
          <w:lang w:val="en-AU"/>
        </w:rPr>
        <w:t xml:space="preserve">and makes recommendations for </w:t>
      </w:r>
      <w:r w:rsidR="007C6304" w:rsidRPr="00030B78">
        <w:rPr>
          <w:lang w:val="en-AU"/>
        </w:rPr>
        <w:t xml:space="preserve">strategies </w:t>
      </w:r>
      <w:r w:rsidR="00106458" w:rsidRPr="00030B78">
        <w:rPr>
          <w:lang w:val="en-AU"/>
        </w:rPr>
        <w:t>to</w:t>
      </w:r>
      <w:r w:rsidRPr="00030B78">
        <w:rPr>
          <w:lang w:val="en-AU"/>
        </w:rPr>
        <w:t xml:space="preserve"> </w:t>
      </w:r>
      <w:r w:rsidR="00106458" w:rsidRPr="00030B78">
        <w:rPr>
          <w:lang w:val="en-AU"/>
        </w:rPr>
        <w:t>construct</w:t>
      </w:r>
      <w:r w:rsidRPr="00030B78">
        <w:rPr>
          <w:lang w:val="en-AU"/>
        </w:rPr>
        <w:t xml:space="preserve"> </w:t>
      </w:r>
      <w:r w:rsidR="007C6304" w:rsidRPr="00030B78">
        <w:rPr>
          <w:lang w:val="en-AU"/>
        </w:rPr>
        <w:t>durable</w:t>
      </w:r>
      <w:r w:rsidRPr="00030B78">
        <w:rPr>
          <w:lang w:val="en-AU"/>
        </w:rPr>
        <w:t xml:space="preserve"> FLOSS networks </w:t>
      </w:r>
      <w:r w:rsidR="00106458" w:rsidRPr="00030B78">
        <w:rPr>
          <w:lang w:val="en-AU"/>
        </w:rPr>
        <w:t>requiring the collaboration of institutional organisations and social actors</w:t>
      </w:r>
      <w:r w:rsidRPr="00030B78">
        <w:rPr>
          <w:lang w:val="en-AU"/>
        </w:rPr>
        <w:t xml:space="preserve">. </w:t>
      </w:r>
      <w:r w:rsidR="008920EB" w:rsidRPr="00030B78">
        <w:rPr>
          <w:lang w:val="en-AU"/>
        </w:rPr>
        <w:t xml:space="preserve">To the best knowledge of the author, this </w:t>
      </w:r>
      <w:r w:rsidRPr="00030B78">
        <w:rPr>
          <w:lang w:val="en-AU"/>
        </w:rPr>
        <w:t xml:space="preserve">study provides the first systematic </w:t>
      </w:r>
      <w:r w:rsidR="00B93640" w:rsidRPr="00030B78">
        <w:rPr>
          <w:lang w:val="en-AU"/>
        </w:rPr>
        <w:t xml:space="preserve">network </w:t>
      </w:r>
      <w:r w:rsidRPr="00030B78">
        <w:rPr>
          <w:lang w:val="en-AU"/>
        </w:rPr>
        <w:t>analysis of FLOSS</w:t>
      </w:r>
      <w:r w:rsidR="008920EB" w:rsidRPr="00030B78">
        <w:rPr>
          <w:lang w:val="en-AU"/>
        </w:rPr>
        <w:t xml:space="preserve"> and OAD</w:t>
      </w:r>
      <w:r w:rsidRPr="00030B78">
        <w:rPr>
          <w:lang w:val="en-AU"/>
        </w:rPr>
        <w:t xml:space="preserve"> adoption within professional built-environment practice.</w:t>
      </w:r>
    </w:p>
    <w:p w14:paraId="6074B7DE" w14:textId="08841676" w:rsidR="003E22F7" w:rsidRPr="00030B78" w:rsidDel="00FA5B9B" w:rsidRDefault="003E22F7" w:rsidP="00FA5B9B">
      <w:pPr>
        <w:pStyle w:val="whitespace-normal"/>
        <w:spacing w:line="360" w:lineRule="auto"/>
        <w:ind w:firstLine="720"/>
        <w:rPr>
          <w:del w:id="1" w:author="Graham Inglert" w:date="2025-10-20T19:08:00Z" w16du:dateUtc="2025-10-20T08:08:00Z"/>
          <w:lang w:val="en-AU"/>
        </w:rPr>
        <w:pPrChange w:id="2" w:author="Graham Inglert" w:date="2025-10-20T19:08:00Z" w16du:dateUtc="2025-10-20T08:08:00Z">
          <w:pPr>
            <w:spacing w:after="160" w:line="480" w:lineRule="auto"/>
          </w:pPr>
        </w:pPrChange>
      </w:pPr>
    </w:p>
    <w:p w14:paraId="52090E08" w14:textId="05432202" w:rsidR="00106458" w:rsidRPr="00030B78" w:rsidDel="00FA5B9B" w:rsidRDefault="00106458">
      <w:pPr>
        <w:spacing w:after="160" w:line="278" w:lineRule="auto"/>
        <w:rPr>
          <w:del w:id="3" w:author="Graham Inglert" w:date="2025-10-20T19:08:00Z" w16du:dateUtc="2025-10-20T08:08:00Z"/>
          <w:kern w:val="36"/>
          <w:sz w:val="32"/>
          <w:szCs w:val="32"/>
          <w:lang w:val="en-AU"/>
        </w:rPr>
      </w:pPr>
      <w:del w:id="4" w:author="Graham Inglert" w:date="2025-10-20T19:08:00Z" w16du:dateUtc="2025-10-20T08:08:00Z">
        <w:r w:rsidRPr="00030B78" w:rsidDel="00FA5B9B">
          <w:rPr>
            <w:kern w:val="36"/>
            <w:sz w:val="32"/>
            <w:szCs w:val="32"/>
            <w:lang w:val="en-AU"/>
          </w:rPr>
          <w:br w:type="page"/>
        </w:r>
      </w:del>
    </w:p>
    <w:p w14:paraId="2BD7D1B0" w14:textId="77777777" w:rsidR="00C10D10" w:rsidRPr="00030B78" w:rsidRDefault="00C10D10" w:rsidP="00FA5B9B">
      <w:pPr>
        <w:spacing w:after="160" w:line="278" w:lineRule="auto"/>
        <w:rPr>
          <w:kern w:val="36"/>
          <w:sz w:val="32"/>
          <w:szCs w:val="32"/>
          <w:lang w:val="en-AU"/>
        </w:rPr>
        <w:sectPr w:rsidR="00C10D10" w:rsidRPr="00030B78">
          <w:headerReference w:type="even" r:id="rId8"/>
          <w:headerReference w:type="default" r:id="rId9"/>
          <w:pgSz w:w="12240" w:h="15840"/>
          <w:pgMar w:top="1440" w:right="1440" w:bottom="1440" w:left="1440" w:header="720" w:footer="720" w:gutter="0"/>
          <w:cols w:space="720"/>
          <w:docGrid w:linePitch="360"/>
        </w:sectPr>
        <w:pPrChange w:id="5" w:author="Graham Inglert" w:date="2025-10-20T19:08:00Z" w16du:dateUtc="2025-10-20T08:08:00Z">
          <w:pPr>
            <w:spacing w:after="160" w:line="278" w:lineRule="auto"/>
            <w:jc w:val="center"/>
          </w:pPr>
        </w:pPrChange>
      </w:pPr>
    </w:p>
    <w:p w14:paraId="7ADB8807" w14:textId="28A21C12" w:rsidR="00FA5B9B" w:rsidRDefault="00FA5B9B" w:rsidP="00FA5B9B">
      <w:pPr>
        <w:spacing w:line="480" w:lineRule="auto"/>
        <w:jc w:val="center"/>
        <w:rPr>
          <w:ins w:id="6" w:author="Graham Inglert" w:date="2025-10-20T19:15:00Z" w16du:dateUtc="2025-10-20T08:15:00Z"/>
          <w:sz w:val="36"/>
          <w:szCs w:val="36"/>
          <w:lang w:val="en-AU"/>
        </w:rPr>
      </w:pPr>
      <w:ins w:id="7" w:author="Graham Inglert" w:date="2025-10-20T19:07:00Z" w16du:dateUtc="2025-10-20T08:07:00Z">
        <w:r w:rsidRPr="00030B78">
          <w:rPr>
            <w:sz w:val="36"/>
            <w:szCs w:val="36"/>
            <w:lang w:val="en-AU"/>
          </w:rPr>
          <w:lastRenderedPageBreak/>
          <w:t xml:space="preserve">Revealing the Barriers and Facilitators Impacting Uptake of Open-Source Software and Open-Access Data </w:t>
        </w:r>
        <w:r>
          <w:rPr>
            <w:sz w:val="36"/>
            <w:szCs w:val="36"/>
            <w:lang w:val="en-AU"/>
          </w:rPr>
          <w:t>Within</w:t>
        </w:r>
        <w:r w:rsidRPr="00030B78">
          <w:rPr>
            <w:sz w:val="36"/>
            <w:szCs w:val="36"/>
            <w:lang w:val="en-AU"/>
          </w:rPr>
          <w:t xml:space="preserve"> Built-Environment Professional Practice Using Actor-Network Theory</w:t>
        </w:r>
      </w:ins>
    </w:p>
    <w:p w14:paraId="321CA682" w14:textId="77777777" w:rsidR="00FA5B9B" w:rsidRPr="00030B78" w:rsidRDefault="00FA5B9B" w:rsidP="00FA5B9B">
      <w:pPr>
        <w:spacing w:line="480" w:lineRule="auto"/>
        <w:jc w:val="center"/>
        <w:rPr>
          <w:ins w:id="8" w:author="Graham Inglert" w:date="2025-10-20T19:07:00Z" w16du:dateUtc="2025-10-20T08:07:00Z"/>
          <w:sz w:val="36"/>
          <w:szCs w:val="36"/>
          <w:lang w:val="en-AU"/>
        </w:rPr>
      </w:pPr>
    </w:p>
    <w:p w14:paraId="25456EDF" w14:textId="55A85230" w:rsidR="00FA5B9B" w:rsidRDefault="00FA5B9B" w:rsidP="00FA5B9B">
      <w:pPr>
        <w:spacing w:line="480" w:lineRule="auto"/>
        <w:jc w:val="center"/>
        <w:rPr>
          <w:ins w:id="9" w:author="Graham Inglert" w:date="2025-10-20T19:15:00Z" w16du:dateUtc="2025-10-20T08:15:00Z"/>
          <w:sz w:val="32"/>
          <w:szCs w:val="32"/>
          <w:lang w:val="en-AU"/>
        </w:rPr>
      </w:pPr>
      <w:ins w:id="10" w:author="Graham Inglert" w:date="2025-10-20T19:09:00Z" w16du:dateUtc="2025-10-20T08:09:00Z">
        <w:r>
          <w:rPr>
            <w:sz w:val="32"/>
            <w:szCs w:val="32"/>
            <w:lang w:val="en-AU"/>
          </w:rPr>
          <w:t>b</w:t>
        </w:r>
      </w:ins>
      <w:ins w:id="11" w:author="Graham Inglert" w:date="2025-10-20T19:07:00Z" w16du:dateUtc="2025-10-20T08:07:00Z">
        <w:r w:rsidRPr="00030B78">
          <w:rPr>
            <w:sz w:val="32"/>
            <w:szCs w:val="32"/>
            <w:lang w:val="en-AU"/>
          </w:rPr>
          <w:t>y</w:t>
        </w:r>
      </w:ins>
    </w:p>
    <w:p w14:paraId="602CC69D" w14:textId="77777777" w:rsidR="00FA5B9B" w:rsidRPr="00030B78" w:rsidRDefault="00FA5B9B" w:rsidP="00FA5B9B">
      <w:pPr>
        <w:spacing w:line="480" w:lineRule="auto"/>
        <w:jc w:val="center"/>
        <w:rPr>
          <w:ins w:id="12" w:author="Graham Inglert" w:date="2025-10-20T19:07:00Z" w16du:dateUtc="2025-10-20T08:07:00Z"/>
          <w:sz w:val="32"/>
          <w:szCs w:val="32"/>
          <w:lang w:val="en-AU"/>
        </w:rPr>
      </w:pPr>
    </w:p>
    <w:p w14:paraId="53142F1C" w14:textId="77777777" w:rsidR="00FA5B9B" w:rsidRPr="00030B78" w:rsidRDefault="00FA5B9B" w:rsidP="00FA5B9B">
      <w:pPr>
        <w:spacing w:line="480" w:lineRule="auto"/>
        <w:jc w:val="center"/>
        <w:rPr>
          <w:ins w:id="13" w:author="Graham Inglert" w:date="2025-10-20T19:07:00Z" w16du:dateUtc="2025-10-20T08:07:00Z"/>
          <w:sz w:val="32"/>
          <w:szCs w:val="32"/>
          <w:lang w:val="en-AU"/>
        </w:rPr>
      </w:pPr>
      <w:ins w:id="14" w:author="Graham Inglert" w:date="2025-10-20T19:07:00Z" w16du:dateUtc="2025-10-20T08:07:00Z">
        <w:r w:rsidRPr="00030B78">
          <w:rPr>
            <w:sz w:val="32"/>
            <w:szCs w:val="32"/>
            <w:lang w:val="en-AU"/>
          </w:rPr>
          <w:t xml:space="preserve">Graham Inglert </w:t>
        </w:r>
      </w:ins>
    </w:p>
    <w:p w14:paraId="486030B2" w14:textId="3222568C" w:rsidR="00FA5B9B" w:rsidRDefault="00FA5B9B" w:rsidP="00FA5B9B">
      <w:pPr>
        <w:spacing w:line="480" w:lineRule="auto"/>
        <w:jc w:val="center"/>
        <w:rPr>
          <w:ins w:id="15" w:author="Graham Inglert" w:date="2025-10-20T19:10:00Z" w16du:dateUtc="2025-10-20T08:10:00Z"/>
          <w:sz w:val="32"/>
          <w:szCs w:val="32"/>
          <w:lang w:val="en-AU"/>
        </w:rPr>
      </w:pPr>
      <w:ins w:id="16" w:author="Graham Inglert" w:date="2025-10-20T19:10:00Z" w16du:dateUtc="2025-10-20T08:10:00Z">
        <w:r>
          <w:rPr>
            <w:sz w:val="32"/>
            <w:szCs w:val="32"/>
            <w:lang w:val="en-AU"/>
          </w:rPr>
          <w:t>B.S. The University of Cincinnati, 2023</w:t>
        </w:r>
      </w:ins>
    </w:p>
    <w:p w14:paraId="19042ED7" w14:textId="77777777" w:rsidR="00FA5B9B" w:rsidRDefault="00FA5B9B" w:rsidP="00FA5B9B">
      <w:pPr>
        <w:spacing w:line="480" w:lineRule="auto"/>
        <w:jc w:val="center"/>
        <w:rPr>
          <w:ins w:id="17" w:author="Graham Inglert" w:date="2025-10-20T19:10:00Z" w16du:dateUtc="2025-10-20T08:10:00Z"/>
          <w:sz w:val="32"/>
          <w:szCs w:val="32"/>
          <w:lang w:val="en-AU"/>
        </w:rPr>
      </w:pPr>
    </w:p>
    <w:p w14:paraId="42CF0D3E" w14:textId="7E3B12A7" w:rsidR="00FA5B9B" w:rsidRPr="00FA5B9B" w:rsidRDefault="00FA5B9B" w:rsidP="00FA5B9B">
      <w:pPr>
        <w:spacing w:line="480" w:lineRule="auto"/>
        <w:jc w:val="center"/>
        <w:rPr>
          <w:ins w:id="18" w:author="Graham Inglert" w:date="2025-10-20T19:14:00Z" w16du:dateUtc="2025-10-20T08:14:00Z"/>
          <w:sz w:val="28"/>
          <w:szCs w:val="28"/>
          <w:lang w:val="en-AU"/>
          <w:rPrChange w:id="19" w:author="Graham Inglert" w:date="2025-10-20T19:15:00Z" w16du:dateUtc="2025-10-20T08:15:00Z">
            <w:rPr>
              <w:ins w:id="20" w:author="Graham Inglert" w:date="2025-10-20T19:14:00Z" w16du:dateUtc="2025-10-20T08:14:00Z"/>
              <w:sz w:val="32"/>
              <w:szCs w:val="32"/>
              <w:lang w:val="en-AU"/>
            </w:rPr>
          </w:rPrChange>
        </w:rPr>
      </w:pPr>
      <w:ins w:id="21" w:author="Graham Inglert" w:date="2025-10-20T19:11:00Z" w16du:dateUtc="2025-10-20T08:11:00Z">
        <w:r w:rsidRPr="00FA5B9B">
          <w:rPr>
            <w:sz w:val="28"/>
            <w:szCs w:val="28"/>
            <w:lang w:val="en-AU"/>
            <w:rPrChange w:id="22" w:author="Graham Inglert" w:date="2025-10-20T19:15:00Z" w16du:dateUtc="2025-10-20T08:15:00Z">
              <w:rPr>
                <w:sz w:val="32"/>
                <w:szCs w:val="32"/>
                <w:lang w:val="en-AU"/>
              </w:rPr>
            </w:rPrChange>
          </w:rPr>
          <w:t>A Minor Thesis Submitted to the Graduate Faculty</w:t>
        </w:r>
      </w:ins>
      <w:ins w:id="23" w:author="Graham Inglert" w:date="2025-10-20T19:12:00Z" w16du:dateUtc="2025-10-20T08:12:00Z">
        <w:r w:rsidRPr="00FA5B9B">
          <w:rPr>
            <w:sz w:val="28"/>
            <w:szCs w:val="28"/>
            <w:lang w:val="en-AU"/>
            <w:rPrChange w:id="24" w:author="Graham Inglert" w:date="2025-10-20T19:15:00Z" w16du:dateUtc="2025-10-20T08:15:00Z">
              <w:rPr>
                <w:sz w:val="32"/>
                <w:szCs w:val="32"/>
                <w:lang w:val="en-AU"/>
              </w:rPr>
            </w:rPrChange>
          </w:rPr>
          <w:t xml:space="preserve"> </w:t>
        </w:r>
      </w:ins>
      <w:ins w:id="25" w:author="Graham Inglert" w:date="2025-10-20T19:13:00Z" w16du:dateUtc="2025-10-20T08:13:00Z">
        <w:r w:rsidRPr="00FA5B9B">
          <w:rPr>
            <w:sz w:val="28"/>
            <w:szCs w:val="28"/>
            <w:lang w:val="en-AU"/>
            <w:rPrChange w:id="26" w:author="Graham Inglert" w:date="2025-10-20T19:15:00Z" w16du:dateUtc="2025-10-20T08:15:00Z">
              <w:rPr>
                <w:sz w:val="32"/>
                <w:szCs w:val="32"/>
                <w:lang w:val="en-AU"/>
              </w:rPr>
            </w:rPrChange>
          </w:rPr>
          <w:t>of Architecture, Building and Planning at</w:t>
        </w:r>
      </w:ins>
      <w:ins w:id="27" w:author="Graham Inglert" w:date="2025-10-20T19:11:00Z" w16du:dateUtc="2025-10-20T08:11:00Z">
        <w:r w:rsidRPr="00FA5B9B">
          <w:rPr>
            <w:sz w:val="28"/>
            <w:szCs w:val="28"/>
            <w:lang w:val="en-AU"/>
            <w:rPrChange w:id="28" w:author="Graham Inglert" w:date="2025-10-20T19:15:00Z" w16du:dateUtc="2025-10-20T08:15:00Z">
              <w:rPr>
                <w:sz w:val="32"/>
                <w:szCs w:val="32"/>
                <w:lang w:val="en-AU"/>
              </w:rPr>
            </w:rPrChange>
          </w:rPr>
          <w:t xml:space="preserve"> </w:t>
        </w:r>
      </w:ins>
      <w:ins w:id="29" w:author="Graham Inglert" w:date="2025-10-20T19:10:00Z" w16du:dateUtc="2025-10-20T08:10:00Z">
        <w:r w:rsidRPr="00FA5B9B">
          <w:rPr>
            <w:sz w:val="28"/>
            <w:szCs w:val="28"/>
            <w:lang w:val="en-AU"/>
            <w:rPrChange w:id="30" w:author="Graham Inglert" w:date="2025-10-20T19:15:00Z" w16du:dateUtc="2025-10-20T08:15:00Z">
              <w:rPr>
                <w:sz w:val="32"/>
                <w:szCs w:val="32"/>
                <w:lang w:val="en-AU"/>
              </w:rPr>
            </w:rPrChange>
          </w:rPr>
          <w:t xml:space="preserve">The University of Melbourne </w:t>
        </w:r>
      </w:ins>
      <w:ins w:id="31" w:author="Graham Inglert" w:date="2025-10-20T19:11:00Z" w16du:dateUtc="2025-10-20T08:11:00Z">
        <w:r w:rsidRPr="00FA5B9B">
          <w:rPr>
            <w:sz w:val="28"/>
            <w:szCs w:val="28"/>
            <w:lang w:val="en-AU"/>
            <w:rPrChange w:id="32" w:author="Graham Inglert" w:date="2025-10-20T19:15:00Z" w16du:dateUtc="2025-10-20T08:15:00Z">
              <w:rPr>
                <w:sz w:val="32"/>
                <w:szCs w:val="32"/>
                <w:lang w:val="en-AU"/>
              </w:rPr>
            </w:rPrChange>
          </w:rPr>
          <w:t xml:space="preserve">in Partial Fulfillment </w:t>
        </w:r>
      </w:ins>
      <w:ins w:id="33" w:author="Graham Inglert" w:date="2025-10-20T19:14:00Z" w16du:dateUtc="2025-10-20T08:14:00Z">
        <w:r w:rsidRPr="00FA5B9B">
          <w:rPr>
            <w:sz w:val="28"/>
            <w:szCs w:val="28"/>
            <w:lang w:val="en-AU"/>
            <w:rPrChange w:id="34" w:author="Graham Inglert" w:date="2025-10-20T19:15:00Z" w16du:dateUtc="2025-10-20T08:15:00Z">
              <w:rPr>
                <w:sz w:val="32"/>
                <w:szCs w:val="32"/>
                <w:lang w:val="en-AU"/>
              </w:rPr>
            </w:rPrChange>
          </w:rPr>
          <w:t>of the Degree</w:t>
        </w:r>
      </w:ins>
    </w:p>
    <w:p w14:paraId="2B84F460" w14:textId="77777777" w:rsidR="00FA5B9B" w:rsidRDefault="00FA5B9B" w:rsidP="00FA5B9B">
      <w:pPr>
        <w:spacing w:line="480" w:lineRule="auto"/>
        <w:jc w:val="center"/>
        <w:rPr>
          <w:ins w:id="35" w:author="Graham Inglert" w:date="2025-10-20T19:14:00Z" w16du:dateUtc="2025-10-20T08:14:00Z"/>
          <w:sz w:val="32"/>
          <w:szCs w:val="32"/>
          <w:lang w:val="en-AU"/>
        </w:rPr>
      </w:pPr>
    </w:p>
    <w:p w14:paraId="1C12C0E9" w14:textId="6677F282" w:rsidR="00FA5B9B" w:rsidRDefault="00FA5B9B" w:rsidP="00FA5B9B">
      <w:pPr>
        <w:spacing w:line="480" w:lineRule="auto"/>
        <w:jc w:val="center"/>
        <w:rPr>
          <w:ins w:id="36" w:author="Graham Inglert" w:date="2025-10-20T19:14:00Z" w16du:dateUtc="2025-10-20T08:14:00Z"/>
          <w:sz w:val="32"/>
          <w:szCs w:val="32"/>
          <w:lang w:val="en-AU"/>
        </w:rPr>
      </w:pPr>
      <w:ins w:id="37" w:author="Graham Inglert" w:date="2025-10-20T19:14:00Z" w16du:dateUtc="2025-10-20T08:14:00Z">
        <w:r>
          <w:rPr>
            <w:sz w:val="32"/>
            <w:szCs w:val="32"/>
            <w:lang w:val="en-AU"/>
          </w:rPr>
          <w:t xml:space="preserve">MASTER OF URBAN PLANNING </w:t>
        </w:r>
      </w:ins>
    </w:p>
    <w:p w14:paraId="5929A137" w14:textId="77777777" w:rsidR="00FA5B9B" w:rsidRDefault="00FA5B9B" w:rsidP="00FA5B9B">
      <w:pPr>
        <w:spacing w:line="480" w:lineRule="auto"/>
        <w:jc w:val="center"/>
        <w:rPr>
          <w:ins w:id="38" w:author="Graham Inglert" w:date="2025-10-20T19:14:00Z" w16du:dateUtc="2025-10-20T08:14:00Z"/>
          <w:sz w:val="32"/>
          <w:szCs w:val="32"/>
          <w:lang w:val="en-AU"/>
        </w:rPr>
      </w:pPr>
    </w:p>
    <w:p w14:paraId="57B55E03" w14:textId="51A82774" w:rsidR="00FA5B9B" w:rsidRDefault="00FA5B9B" w:rsidP="00FA5B9B">
      <w:pPr>
        <w:spacing w:line="480" w:lineRule="auto"/>
        <w:jc w:val="center"/>
        <w:rPr>
          <w:ins w:id="39" w:author="Graham Inglert" w:date="2025-10-20T19:10:00Z" w16du:dateUtc="2025-10-20T08:10:00Z"/>
          <w:sz w:val="32"/>
          <w:szCs w:val="32"/>
          <w:lang w:val="en-AU"/>
        </w:rPr>
      </w:pPr>
      <w:ins w:id="40" w:author="Graham Inglert" w:date="2025-10-20T19:14:00Z" w16du:dateUtc="2025-10-20T08:14:00Z">
        <w:r>
          <w:rPr>
            <w:sz w:val="32"/>
            <w:szCs w:val="32"/>
            <w:lang w:val="en-AU"/>
          </w:rPr>
          <w:t xml:space="preserve">MELBOURNE, VICTORIA </w:t>
        </w:r>
      </w:ins>
    </w:p>
    <w:p w14:paraId="3BF81E33" w14:textId="29AB146D" w:rsidR="00FA5B9B" w:rsidRPr="00FA5B9B" w:rsidRDefault="00FA5B9B" w:rsidP="00FA5B9B">
      <w:pPr>
        <w:spacing w:line="480" w:lineRule="auto"/>
        <w:jc w:val="center"/>
        <w:rPr>
          <w:ins w:id="41" w:author="Graham Inglert" w:date="2025-10-20T19:08:00Z" w16du:dateUtc="2025-10-20T08:08:00Z"/>
          <w:sz w:val="32"/>
          <w:szCs w:val="32"/>
          <w:lang w:val="en-AU"/>
          <w:rPrChange w:id="42" w:author="Graham Inglert" w:date="2025-10-20T19:15:00Z" w16du:dateUtc="2025-10-20T08:15:00Z">
            <w:rPr>
              <w:ins w:id="43" w:author="Graham Inglert" w:date="2025-10-20T19:08:00Z" w16du:dateUtc="2025-10-20T08:08:00Z"/>
              <w:rFonts w:eastAsiaTheme="majorEastAsia"/>
              <w:color w:val="000000" w:themeColor="text1"/>
              <w:sz w:val="40"/>
              <w:szCs w:val="40"/>
              <w:lang w:val="en-AU"/>
            </w:rPr>
          </w:rPrChange>
        </w:rPr>
        <w:pPrChange w:id="44" w:author="Graham Inglert" w:date="2025-10-20T19:15:00Z" w16du:dateUtc="2025-10-20T08:15:00Z">
          <w:pPr>
            <w:spacing w:after="160" w:line="278" w:lineRule="auto"/>
          </w:pPr>
        </w:pPrChange>
      </w:pPr>
      <w:ins w:id="45" w:author="Graham Inglert" w:date="2025-10-20T19:15:00Z" w16du:dateUtc="2025-10-20T08:15:00Z">
        <w:r>
          <w:rPr>
            <w:sz w:val="32"/>
            <w:szCs w:val="32"/>
            <w:lang w:val="en-AU"/>
          </w:rPr>
          <w:t>2025</w:t>
        </w:r>
      </w:ins>
    </w:p>
    <w:p w14:paraId="5F069DAF" w14:textId="0818D6E1" w:rsidR="00106458" w:rsidRPr="00030B78" w:rsidRDefault="00106458" w:rsidP="00B84D80">
      <w:pPr>
        <w:pStyle w:val="Heading1"/>
        <w:jc w:val="center"/>
        <w:rPr>
          <w:rFonts w:ascii="Times New Roman" w:hAnsi="Times New Roman" w:cs="Times New Roman"/>
          <w:color w:val="000000" w:themeColor="text1"/>
          <w:lang w:val="en-AU"/>
        </w:rPr>
      </w:pPr>
      <w:bookmarkStart w:id="46" w:name="_Toc211884989"/>
      <w:r w:rsidRPr="00030B78">
        <w:rPr>
          <w:rFonts w:ascii="Times New Roman" w:hAnsi="Times New Roman" w:cs="Times New Roman"/>
          <w:color w:val="000000" w:themeColor="text1"/>
          <w:lang w:val="en-AU"/>
        </w:rPr>
        <w:lastRenderedPageBreak/>
        <w:t>ACKNOWLEDGEMENTS</w:t>
      </w:r>
      <w:bookmarkEnd w:id="46"/>
    </w:p>
    <w:p w14:paraId="24054B70" w14:textId="7095B1C8" w:rsidR="00B93640" w:rsidRPr="00030B78" w:rsidRDefault="00B93640" w:rsidP="00A638A9">
      <w:pPr>
        <w:spacing w:after="160" w:line="278" w:lineRule="auto"/>
        <w:rPr>
          <w:kern w:val="36"/>
          <w:sz w:val="32"/>
          <w:szCs w:val="32"/>
          <w:lang w:val="en-AU"/>
        </w:rPr>
      </w:pPr>
    </w:p>
    <w:p w14:paraId="446B1D1E" w14:textId="1E865586" w:rsidR="00B93640" w:rsidRPr="00030B78" w:rsidRDefault="00B93640" w:rsidP="00A638A9">
      <w:pPr>
        <w:spacing w:after="160" w:line="278" w:lineRule="auto"/>
        <w:rPr>
          <w:kern w:val="36"/>
          <w:sz w:val="32"/>
          <w:szCs w:val="32"/>
          <w:lang w:val="en-AU"/>
        </w:rPr>
      </w:pPr>
      <w:r w:rsidRPr="00030B78">
        <w:rPr>
          <w:kern w:val="36"/>
          <w:sz w:val="32"/>
          <w:szCs w:val="32"/>
          <w:lang w:val="en-AU"/>
        </w:rPr>
        <w:t>To be Completed</w:t>
      </w:r>
    </w:p>
    <w:p w14:paraId="7467918D" w14:textId="77777777" w:rsidR="00B93640" w:rsidRPr="00030B78" w:rsidRDefault="00B93640" w:rsidP="00A638A9">
      <w:pPr>
        <w:spacing w:after="160" w:line="278" w:lineRule="auto"/>
        <w:rPr>
          <w:kern w:val="36"/>
          <w:sz w:val="32"/>
          <w:szCs w:val="32"/>
          <w:lang w:val="en-AU"/>
        </w:rPr>
      </w:pPr>
    </w:p>
    <w:p w14:paraId="111A851B" w14:textId="77777777" w:rsidR="00B93640" w:rsidRPr="00030B78" w:rsidRDefault="00B93640" w:rsidP="00A638A9">
      <w:pPr>
        <w:spacing w:after="160" w:line="278" w:lineRule="auto"/>
        <w:rPr>
          <w:kern w:val="36"/>
          <w:sz w:val="32"/>
          <w:szCs w:val="32"/>
          <w:lang w:val="en-AU"/>
        </w:rPr>
      </w:pPr>
    </w:p>
    <w:p w14:paraId="2D140975" w14:textId="77777777" w:rsidR="00B93640" w:rsidRPr="00030B78" w:rsidRDefault="00B93640" w:rsidP="00A638A9">
      <w:pPr>
        <w:spacing w:after="160" w:line="278" w:lineRule="auto"/>
        <w:rPr>
          <w:kern w:val="36"/>
          <w:sz w:val="32"/>
          <w:szCs w:val="32"/>
          <w:lang w:val="en-AU"/>
        </w:rPr>
      </w:pPr>
    </w:p>
    <w:p w14:paraId="592D44E5" w14:textId="77777777" w:rsidR="00B93640" w:rsidRPr="00030B78" w:rsidRDefault="00B93640" w:rsidP="00A638A9">
      <w:pPr>
        <w:spacing w:after="160" w:line="278" w:lineRule="auto"/>
        <w:rPr>
          <w:kern w:val="36"/>
          <w:sz w:val="32"/>
          <w:szCs w:val="32"/>
          <w:lang w:val="en-AU"/>
        </w:rPr>
      </w:pPr>
    </w:p>
    <w:p w14:paraId="2B72D7FD" w14:textId="77777777" w:rsidR="00B93640" w:rsidRPr="00030B78" w:rsidRDefault="00B93640" w:rsidP="00A638A9">
      <w:pPr>
        <w:spacing w:after="160" w:line="278" w:lineRule="auto"/>
        <w:rPr>
          <w:kern w:val="36"/>
          <w:sz w:val="32"/>
          <w:szCs w:val="32"/>
          <w:lang w:val="en-AU"/>
        </w:rPr>
      </w:pPr>
    </w:p>
    <w:p w14:paraId="51532160" w14:textId="77777777" w:rsidR="00B93640" w:rsidRPr="00030B78" w:rsidRDefault="00B93640" w:rsidP="00A638A9">
      <w:pPr>
        <w:spacing w:after="160" w:line="278" w:lineRule="auto"/>
        <w:rPr>
          <w:kern w:val="36"/>
          <w:sz w:val="32"/>
          <w:szCs w:val="32"/>
          <w:lang w:val="en-AU"/>
        </w:rPr>
      </w:pPr>
    </w:p>
    <w:p w14:paraId="56BC7CFB" w14:textId="77777777" w:rsidR="00B93640" w:rsidRPr="00030B78" w:rsidRDefault="00B93640" w:rsidP="00A638A9">
      <w:pPr>
        <w:spacing w:after="160" w:line="278" w:lineRule="auto"/>
        <w:rPr>
          <w:kern w:val="36"/>
          <w:sz w:val="32"/>
          <w:szCs w:val="32"/>
          <w:lang w:val="en-AU"/>
        </w:rPr>
      </w:pPr>
    </w:p>
    <w:p w14:paraId="407684C4" w14:textId="77777777" w:rsidR="00B93640" w:rsidRPr="00030B78" w:rsidRDefault="00B93640" w:rsidP="00A638A9">
      <w:pPr>
        <w:spacing w:after="160" w:line="278" w:lineRule="auto"/>
        <w:rPr>
          <w:kern w:val="36"/>
          <w:sz w:val="32"/>
          <w:szCs w:val="32"/>
          <w:lang w:val="en-AU"/>
        </w:rPr>
      </w:pPr>
    </w:p>
    <w:p w14:paraId="541DEA88" w14:textId="77777777" w:rsidR="00B93640" w:rsidRPr="00030B78" w:rsidRDefault="00B93640" w:rsidP="00A638A9">
      <w:pPr>
        <w:spacing w:after="160" w:line="278" w:lineRule="auto"/>
        <w:rPr>
          <w:kern w:val="36"/>
          <w:sz w:val="32"/>
          <w:szCs w:val="32"/>
          <w:lang w:val="en-AU"/>
        </w:rPr>
      </w:pPr>
    </w:p>
    <w:p w14:paraId="1EE10C44" w14:textId="77777777" w:rsidR="00B93640" w:rsidRPr="00030B78" w:rsidRDefault="00B93640" w:rsidP="00A638A9">
      <w:pPr>
        <w:spacing w:after="160" w:line="278" w:lineRule="auto"/>
        <w:rPr>
          <w:kern w:val="36"/>
          <w:sz w:val="32"/>
          <w:szCs w:val="32"/>
          <w:lang w:val="en-AU"/>
        </w:rPr>
      </w:pPr>
    </w:p>
    <w:p w14:paraId="30BF76E7" w14:textId="77777777" w:rsidR="00B93640" w:rsidRPr="00030B78" w:rsidRDefault="00B93640" w:rsidP="00A638A9">
      <w:pPr>
        <w:spacing w:after="160" w:line="278" w:lineRule="auto"/>
        <w:rPr>
          <w:kern w:val="36"/>
          <w:sz w:val="32"/>
          <w:szCs w:val="32"/>
          <w:lang w:val="en-AU"/>
        </w:rPr>
      </w:pPr>
    </w:p>
    <w:p w14:paraId="2E2B2BB0" w14:textId="77777777" w:rsidR="00B93640" w:rsidRPr="00030B78" w:rsidRDefault="00B93640" w:rsidP="00A638A9">
      <w:pPr>
        <w:spacing w:after="160" w:line="278" w:lineRule="auto"/>
        <w:rPr>
          <w:kern w:val="36"/>
          <w:sz w:val="32"/>
          <w:szCs w:val="32"/>
          <w:lang w:val="en-AU"/>
        </w:rPr>
      </w:pPr>
    </w:p>
    <w:p w14:paraId="7E841BF6" w14:textId="77777777" w:rsidR="00B93640" w:rsidRPr="00030B78" w:rsidRDefault="00B93640" w:rsidP="00A638A9">
      <w:pPr>
        <w:spacing w:after="160" w:line="278" w:lineRule="auto"/>
        <w:rPr>
          <w:kern w:val="36"/>
          <w:sz w:val="32"/>
          <w:szCs w:val="32"/>
          <w:lang w:val="en-AU"/>
        </w:rPr>
      </w:pPr>
    </w:p>
    <w:p w14:paraId="65A4EF8F" w14:textId="77777777" w:rsidR="00B93640" w:rsidRPr="00030B78" w:rsidRDefault="00B93640" w:rsidP="00A638A9">
      <w:pPr>
        <w:spacing w:after="160" w:line="278" w:lineRule="auto"/>
        <w:rPr>
          <w:kern w:val="36"/>
          <w:sz w:val="32"/>
          <w:szCs w:val="32"/>
          <w:lang w:val="en-AU"/>
        </w:rPr>
      </w:pPr>
    </w:p>
    <w:p w14:paraId="75CA331F" w14:textId="77777777" w:rsidR="00B93640" w:rsidRPr="00030B78" w:rsidRDefault="00B93640" w:rsidP="00A638A9">
      <w:pPr>
        <w:spacing w:after="160" w:line="278" w:lineRule="auto"/>
        <w:rPr>
          <w:kern w:val="36"/>
          <w:sz w:val="32"/>
          <w:szCs w:val="32"/>
          <w:lang w:val="en-AU"/>
        </w:rPr>
      </w:pPr>
    </w:p>
    <w:p w14:paraId="608B3619" w14:textId="77777777" w:rsidR="00B93640" w:rsidRPr="00030B78" w:rsidRDefault="00B93640" w:rsidP="00A638A9">
      <w:pPr>
        <w:spacing w:after="160" w:line="278" w:lineRule="auto"/>
        <w:rPr>
          <w:kern w:val="36"/>
          <w:sz w:val="32"/>
          <w:szCs w:val="32"/>
          <w:lang w:val="en-AU"/>
        </w:rPr>
      </w:pPr>
    </w:p>
    <w:p w14:paraId="46FB1600" w14:textId="77777777" w:rsidR="00B93640" w:rsidRPr="00030B78" w:rsidRDefault="00B93640" w:rsidP="00A638A9">
      <w:pPr>
        <w:spacing w:after="160" w:line="278" w:lineRule="auto"/>
        <w:rPr>
          <w:kern w:val="36"/>
          <w:sz w:val="32"/>
          <w:szCs w:val="32"/>
          <w:lang w:val="en-AU"/>
        </w:rPr>
      </w:pPr>
    </w:p>
    <w:p w14:paraId="58D262E9" w14:textId="77777777" w:rsidR="00B93640" w:rsidRPr="00030B78" w:rsidRDefault="00B93640" w:rsidP="00A638A9">
      <w:pPr>
        <w:spacing w:after="160" w:line="278" w:lineRule="auto"/>
        <w:rPr>
          <w:kern w:val="36"/>
          <w:sz w:val="32"/>
          <w:szCs w:val="32"/>
          <w:lang w:val="en-AU"/>
        </w:rPr>
      </w:pPr>
    </w:p>
    <w:p w14:paraId="010A45E4" w14:textId="77777777" w:rsidR="00B93640" w:rsidRPr="00030B78" w:rsidRDefault="00B93640" w:rsidP="00A638A9">
      <w:pPr>
        <w:spacing w:after="160" w:line="278" w:lineRule="auto"/>
        <w:rPr>
          <w:kern w:val="36"/>
          <w:sz w:val="32"/>
          <w:szCs w:val="32"/>
          <w:lang w:val="en-AU"/>
        </w:rPr>
      </w:pPr>
    </w:p>
    <w:sdt>
      <w:sdtPr>
        <w:rPr>
          <w:rFonts w:ascii="Times New Roman" w:eastAsia="Times New Roman" w:hAnsi="Times New Roman" w:cs="Times New Roman"/>
          <w:b w:val="0"/>
          <w:bCs w:val="0"/>
          <w:color w:val="auto"/>
          <w:sz w:val="24"/>
          <w:szCs w:val="24"/>
          <w:lang w:eastAsia="zh-CN"/>
        </w:rPr>
        <w:id w:val="-6678221"/>
        <w:docPartObj>
          <w:docPartGallery w:val="Table of Contents"/>
          <w:docPartUnique/>
        </w:docPartObj>
      </w:sdtPr>
      <w:sdtEndPr>
        <w:rPr>
          <w:b/>
          <w:bCs/>
          <w:noProof/>
        </w:rPr>
      </w:sdtEndPr>
      <w:sdtContent>
        <w:p w14:paraId="1F3028E5" w14:textId="7F9C5E3D" w:rsidR="00A638A9" w:rsidRPr="00030B78" w:rsidRDefault="00A638A9" w:rsidP="00B84D80">
          <w:pPr>
            <w:pStyle w:val="TOCHeading"/>
            <w:spacing w:line="480" w:lineRule="auto"/>
            <w:jc w:val="center"/>
            <w:rPr>
              <w:rFonts w:ascii="Times New Roman" w:hAnsi="Times New Roman" w:cs="Times New Roman"/>
              <w:b w:val="0"/>
              <w:bCs w:val="0"/>
              <w:color w:val="000000" w:themeColor="text1"/>
            </w:rPr>
          </w:pPr>
          <w:r w:rsidRPr="00030B78">
            <w:rPr>
              <w:rFonts w:ascii="Times New Roman" w:hAnsi="Times New Roman" w:cs="Times New Roman"/>
              <w:b w:val="0"/>
              <w:bCs w:val="0"/>
              <w:color w:val="000000" w:themeColor="text1"/>
            </w:rPr>
            <w:t>TABLE OF CONTENTS</w:t>
          </w:r>
        </w:p>
        <w:p w14:paraId="5A56EEE2" w14:textId="3E239A13" w:rsidR="005F68F8" w:rsidRDefault="00A638A9">
          <w:pPr>
            <w:pStyle w:val="TOC1"/>
            <w:tabs>
              <w:tab w:val="right" w:leader="dot" w:pos="9350"/>
            </w:tabs>
            <w:rPr>
              <w:ins w:id="47" w:author="Graham Inglert" w:date="2025-10-20T20:36:00Z" w16du:dateUtc="2025-10-20T09:36:00Z"/>
              <w:rFonts w:eastAsiaTheme="minorEastAsia" w:cstheme="minorBidi"/>
              <w:b w:val="0"/>
              <w:bCs w:val="0"/>
              <w:i w:val="0"/>
              <w:iCs w:val="0"/>
              <w:noProof/>
              <w:kern w:val="2"/>
              <w14:ligatures w14:val="standardContextual"/>
            </w:rPr>
          </w:pPr>
          <w:r w:rsidRPr="00030B78">
            <w:rPr>
              <w:rFonts w:ascii="Times New Roman" w:hAnsi="Times New Roman"/>
              <w:b w:val="0"/>
              <w:bCs w:val="0"/>
              <w:i w:val="0"/>
              <w:iCs w:val="0"/>
            </w:rPr>
            <w:fldChar w:fldCharType="begin"/>
          </w:r>
          <w:r w:rsidRPr="00030B78">
            <w:rPr>
              <w:rFonts w:ascii="Times New Roman" w:hAnsi="Times New Roman"/>
              <w:i w:val="0"/>
              <w:iCs w:val="0"/>
            </w:rPr>
            <w:instrText xml:space="preserve"> TOC \o "1-3" \h \z \u </w:instrText>
          </w:r>
          <w:r w:rsidRPr="00030B78">
            <w:rPr>
              <w:rFonts w:ascii="Times New Roman" w:hAnsi="Times New Roman"/>
              <w:b w:val="0"/>
              <w:bCs w:val="0"/>
              <w:i w:val="0"/>
              <w:iCs w:val="0"/>
            </w:rPr>
            <w:fldChar w:fldCharType="separate"/>
          </w:r>
          <w:ins w:id="48" w:author="Graham Inglert" w:date="2025-10-20T20:36:00Z" w16du:dateUtc="2025-10-20T09:36:00Z">
            <w:r w:rsidR="005F68F8" w:rsidRPr="00C65DA8">
              <w:rPr>
                <w:rStyle w:val="Hyperlink"/>
                <w:noProof/>
              </w:rPr>
              <w:fldChar w:fldCharType="begin"/>
            </w:r>
            <w:r w:rsidR="005F68F8" w:rsidRPr="00C65DA8">
              <w:rPr>
                <w:rStyle w:val="Hyperlink"/>
                <w:noProof/>
              </w:rPr>
              <w:instrText xml:space="preserve"> </w:instrText>
            </w:r>
            <w:r w:rsidR="005F68F8">
              <w:rPr>
                <w:noProof/>
              </w:rPr>
              <w:instrText>HYPERLINK \l "_Toc211884989"</w:instrText>
            </w:r>
            <w:r w:rsidR="005F68F8" w:rsidRPr="00C65DA8">
              <w:rPr>
                <w:rStyle w:val="Hyperlink"/>
                <w:noProof/>
              </w:rPr>
              <w:instrText xml:space="preserve"> </w:instrText>
            </w:r>
            <w:r w:rsidR="005F68F8" w:rsidRPr="00C65DA8">
              <w:rPr>
                <w:rStyle w:val="Hyperlink"/>
                <w:noProof/>
              </w:rPr>
            </w:r>
            <w:r w:rsidR="005F68F8" w:rsidRPr="00C65DA8">
              <w:rPr>
                <w:rStyle w:val="Hyperlink"/>
                <w:noProof/>
              </w:rPr>
              <w:fldChar w:fldCharType="separate"/>
            </w:r>
            <w:r w:rsidR="005F68F8" w:rsidRPr="00C65DA8">
              <w:rPr>
                <w:rStyle w:val="Hyperlink"/>
                <w:rFonts w:ascii="Times New Roman" w:hAnsi="Times New Roman"/>
                <w:noProof/>
                <w:lang w:val="en-AU"/>
              </w:rPr>
              <w:t>ACKNOWLEDGEMENTS</w:t>
            </w:r>
            <w:r w:rsidR="005F68F8">
              <w:rPr>
                <w:noProof/>
                <w:webHidden/>
              </w:rPr>
              <w:tab/>
            </w:r>
            <w:r w:rsidR="005F68F8">
              <w:rPr>
                <w:noProof/>
                <w:webHidden/>
              </w:rPr>
              <w:fldChar w:fldCharType="begin"/>
            </w:r>
            <w:r w:rsidR="005F68F8">
              <w:rPr>
                <w:noProof/>
                <w:webHidden/>
              </w:rPr>
              <w:instrText xml:space="preserve"> PAGEREF _Toc211884989 \h </w:instrText>
            </w:r>
            <w:r w:rsidR="005F68F8">
              <w:rPr>
                <w:noProof/>
                <w:webHidden/>
              </w:rPr>
            </w:r>
            <w:r w:rsidR="005F68F8">
              <w:rPr>
                <w:noProof/>
                <w:webHidden/>
              </w:rPr>
              <w:fldChar w:fldCharType="separate"/>
            </w:r>
            <w:r w:rsidR="005F68F8">
              <w:rPr>
                <w:noProof/>
                <w:webHidden/>
              </w:rPr>
              <w:t>ii</w:t>
            </w:r>
            <w:r w:rsidR="005F68F8">
              <w:rPr>
                <w:noProof/>
                <w:webHidden/>
              </w:rPr>
              <w:fldChar w:fldCharType="end"/>
            </w:r>
            <w:r w:rsidR="005F68F8" w:rsidRPr="00C65DA8">
              <w:rPr>
                <w:rStyle w:val="Hyperlink"/>
                <w:noProof/>
              </w:rPr>
              <w:fldChar w:fldCharType="end"/>
            </w:r>
          </w:ins>
        </w:p>
        <w:p w14:paraId="54172745" w14:textId="3B28B321" w:rsidR="005F68F8" w:rsidRDefault="005F68F8">
          <w:pPr>
            <w:pStyle w:val="TOC1"/>
            <w:tabs>
              <w:tab w:val="right" w:leader="dot" w:pos="9350"/>
            </w:tabs>
            <w:rPr>
              <w:ins w:id="49" w:author="Graham Inglert" w:date="2025-10-20T20:36:00Z" w16du:dateUtc="2025-10-20T09:36:00Z"/>
              <w:rFonts w:eastAsiaTheme="minorEastAsia" w:cstheme="minorBidi"/>
              <w:b w:val="0"/>
              <w:bCs w:val="0"/>
              <w:i w:val="0"/>
              <w:iCs w:val="0"/>
              <w:noProof/>
              <w:kern w:val="2"/>
              <w14:ligatures w14:val="standardContextual"/>
            </w:rPr>
          </w:pPr>
          <w:ins w:id="5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LIST OF TABLES</w:t>
            </w:r>
            <w:r>
              <w:rPr>
                <w:noProof/>
                <w:webHidden/>
              </w:rPr>
              <w:tab/>
            </w:r>
            <w:r>
              <w:rPr>
                <w:noProof/>
                <w:webHidden/>
              </w:rPr>
              <w:fldChar w:fldCharType="begin"/>
            </w:r>
            <w:r>
              <w:rPr>
                <w:noProof/>
                <w:webHidden/>
              </w:rPr>
              <w:instrText xml:space="preserve"> PAGEREF _Toc211884990 \h </w:instrText>
            </w:r>
            <w:r>
              <w:rPr>
                <w:noProof/>
                <w:webHidden/>
              </w:rPr>
            </w:r>
            <w:r>
              <w:rPr>
                <w:noProof/>
                <w:webHidden/>
              </w:rPr>
              <w:fldChar w:fldCharType="separate"/>
            </w:r>
            <w:r>
              <w:rPr>
                <w:noProof/>
                <w:webHidden/>
              </w:rPr>
              <w:t>v</w:t>
            </w:r>
            <w:r>
              <w:rPr>
                <w:noProof/>
                <w:webHidden/>
              </w:rPr>
              <w:fldChar w:fldCharType="end"/>
            </w:r>
            <w:r w:rsidRPr="00C65DA8">
              <w:rPr>
                <w:rStyle w:val="Hyperlink"/>
                <w:noProof/>
              </w:rPr>
              <w:fldChar w:fldCharType="end"/>
            </w:r>
          </w:ins>
        </w:p>
        <w:p w14:paraId="174A73BC" w14:textId="20A76347" w:rsidR="005F68F8" w:rsidRDefault="005F68F8">
          <w:pPr>
            <w:pStyle w:val="TOC1"/>
            <w:tabs>
              <w:tab w:val="right" w:leader="dot" w:pos="9350"/>
            </w:tabs>
            <w:rPr>
              <w:ins w:id="51" w:author="Graham Inglert" w:date="2025-10-20T20:36:00Z" w16du:dateUtc="2025-10-20T09:36:00Z"/>
              <w:rFonts w:eastAsiaTheme="minorEastAsia" w:cstheme="minorBidi"/>
              <w:b w:val="0"/>
              <w:bCs w:val="0"/>
              <w:i w:val="0"/>
              <w:iCs w:val="0"/>
              <w:noProof/>
              <w:kern w:val="2"/>
              <w14:ligatures w14:val="standardContextual"/>
            </w:rPr>
          </w:pPr>
          <w:ins w:id="5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LIST OF FIGURES</w:t>
            </w:r>
            <w:r>
              <w:rPr>
                <w:noProof/>
                <w:webHidden/>
              </w:rPr>
              <w:tab/>
            </w:r>
            <w:r>
              <w:rPr>
                <w:noProof/>
                <w:webHidden/>
              </w:rPr>
              <w:fldChar w:fldCharType="begin"/>
            </w:r>
            <w:r>
              <w:rPr>
                <w:noProof/>
                <w:webHidden/>
              </w:rPr>
              <w:instrText xml:space="preserve"> PAGEREF _Toc211884991 \h </w:instrText>
            </w:r>
            <w:r>
              <w:rPr>
                <w:noProof/>
                <w:webHidden/>
              </w:rPr>
            </w:r>
            <w:r>
              <w:rPr>
                <w:noProof/>
                <w:webHidden/>
              </w:rPr>
              <w:fldChar w:fldCharType="separate"/>
            </w:r>
            <w:r>
              <w:rPr>
                <w:noProof/>
                <w:webHidden/>
              </w:rPr>
              <w:t>vi</w:t>
            </w:r>
            <w:r>
              <w:rPr>
                <w:noProof/>
                <w:webHidden/>
              </w:rPr>
              <w:fldChar w:fldCharType="end"/>
            </w:r>
            <w:r w:rsidRPr="00C65DA8">
              <w:rPr>
                <w:rStyle w:val="Hyperlink"/>
                <w:noProof/>
              </w:rPr>
              <w:fldChar w:fldCharType="end"/>
            </w:r>
          </w:ins>
        </w:p>
        <w:p w14:paraId="1E46BBD4" w14:textId="7EC8B5AF" w:rsidR="005F68F8" w:rsidRDefault="005F68F8">
          <w:pPr>
            <w:pStyle w:val="TOC1"/>
            <w:tabs>
              <w:tab w:val="right" w:leader="dot" w:pos="9350"/>
            </w:tabs>
            <w:rPr>
              <w:ins w:id="53" w:author="Graham Inglert" w:date="2025-10-20T20:36:00Z" w16du:dateUtc="2025-10-20T09:36:00Z"/>
              <w:rFonts w:eastAsiaTheme="minorEastAsia" w:cstheme="minorBidi"/>
              <w:b w:val="0"/>
              <w:bCs w:val="0"/>
              <w:i w:val="0"/>
              <w:iCs w:val="0"/>
              <w:noProof/>
              <w:kern w:val="2"/>
              <w14:ligatures w14:val="standardContextual"/>
            </w:rPr>
          </w:pPr>
          <w:ins w:id="5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 Introduction</w:t>
            </w:r>
            <w:r>
              <w:rPr>
                <w:noProof/>
                <w:webHidden/>
              </w:rPr>
              <w:tab/>
            </w:r>
            <w:r>
              <w:rPr>
                <w:noProof/>
                <w:webHidden/>
              </w:rPr>
              <w:fldChar w:fldCharType="begin"/>
            </w:r>
            <w:r>
              <w:rPr>
                <w:noProof/>
                <w:webHidden/>
              </w:rPr>
              <w:instrText xml:space="preserve"> PAGEREF _Toc211884992 \h </w:instrText>
            </w:r>
            <w:r>
              <w:rPr>
                <w:noProof/>
                <w:webHidden/>
              </w:rPr>
            </w:r>
            <w:r>
              <w:rPr>
                <w:noProof/>
                <w:webHidden/>
              </w:rPr>
              <w:fldChar w:fldCharType="separate"/>
            </w:r>
            <w:r>
              <w:rPr>
                <w:noProof/>
                <w:webHidden/>
              </w:rPr>
              <w:t>1</w:t>
            </w:r>
            <w:r>
              <w:rPr>
                <w:noProof/>
                <w:webHidden/>
              </w:rPr>
              <w:fldChar w:fldCharType="end"/>
            </w:r>
            <w:r w:rsidRPr="00C65DA8">
              <w:rPr>
                <w:rStyle w:val="Hyperlink"/>
                <w:noProof/>
              </w:rPr>
              <w:fldChar w:fldCharType="end"/>
            </w:r>
          </w:ins>
        </w:p>
        <w:p w14:paraId="1AA08743" w14:textId="0C099938" w:rsidR="005F68F8" w:rsidRDefault="005F68F8">
          <w:pPr>
            <w:pStyle w:val="TOC2"/>
            <w:tabs>
              <w:tab w:val="left" w:pos="960"/>
              <w:tab w:val="right" w:leader="dot" w:pos="9350"/>
            </w:tabs>
            <w:rPr>
              <w:ins w:id="55" w:author="Graham Inglert" w:date="2025-10-20T20:36:00Z" w16du:dateUtc="2025-10-20T09:36:00Z"/>
              <w:rFonts w:eastAsiaTheme="minorEastAsia" w:cstheme="minorBidi"/>
              <w:b w:val="0"/>
              <w:bCs w:val="0"/>
              <w:noProof/>
              <w:kern w:val="2"/>
              <w:sz w:val="24"/>
              <w:szCs w:val="24"/>
              <w14:ligatures w14:val="standardContextual"/>
            </w:rPr>
          </w:pPr>
          <w:ins w:id="5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1.1</w:t>
            </w:r>
            <w:r>
              <w:rPr>
                <w:rFonts w:eastAsiaTheme="minorEastAsia" w:cstheme="minorBidi"/>
                <w:b w:val="0"/>
                <w:bCs w:val="0"/>
                <w:noProof/>
                <w:kern w:val="2"/>
                <w:sz w:val="24"/>
                <w:szCs w:val="24"/>
                <w14:ligatures w14:val="standardContextual"/>
              </w:rPr>
              <w:tab/>
            </w:r>
            <w:r w:rsidRPr="00C65DA8">
              <w:rPr>
                <w:rStyle w:val="Hyperlink"/>
                <w:rFonts w:ascii="Times New Roman" w:hAnsi="Times New Roman"/>
                <w:noProof/>
                <w:lang w:val="en-AU"/>
              </w:rPr>
              <w:t>Background and Setting</w:t>
            </w:r>
            <w:r>
              <w:rPr>
                <w:noProof/>
                <w:webHidden/>
              </w:rPr>
              <w:tab/>
            </w:r>
            <w:r>
              <w:rPr>
                <w:noProof/>
                <w:webHidden/>
              </w:rPr>
              <w:fldChar w:fldCharType="begin"/>
            </w:r>
            <w:r>
              <w:rPr>
                <w:noProof/>
                <w:webHidden/>
              </w:rPr>
              <w:instrText xml:space="preserve"> PAGEREF _Toc211884993 \h </w:instrText>
            </w:r>
            <w:r>
              <w:rPr>
                <w:noProof/>
                <w:webHidden/>
              </w:rPr>
            </w:r>
            <w:r>
              <w:rPr>
                <w:noProof/>
                <w:webHidden/>
              </w:rPr>
              <w:fldChar w:fldCharType="separate"/>
            </w:r>
            <w:r>
              <w:rPr>
                <w:noProof/>
                <w:webHidden/>
              </w:rPr>
              <w:t>1</w:t>
            </w:r>
            <w:r>
              <w:rPr>
                <w:noProof/>
                <w:webHidden/>
              </w:rPr>
              <w:fldChar w:fldCharType="end"/>
            </w:r>
            <w:r w:rsidRPr="00C65DA8">
              <w:rPr>
                <w:rStyle w:val="Hyperlink"/>
                <w:noProof/>
              </w:rPr>
              <w:fldChar w:fldCharType="end"/>
            </w:r>
          </w:ins>
        </w:p>
        <w:p w14:paraId="1B71E79D" w14:textId="45FCAC18" w:rsidR="005F68F8" w:rsidRDefault="005F68F8">
          <w:pPr>
            <w:pStyle w:val="TOC2"/>
            <w:tabs>
              <w:tab w:val="right" w:leader="dot" w:pos="9350"/>
            </w:tabs>
            <w:rPr>
              <w:ins w:id="57" w:author="Graham Inglert" w:date="2025-10-20T20:36:00Z" w16du:dateUtc="2025-10-20T09:36:00Z"/>
              <w:rFonts w:eastAsiaTheme="minorEastAsia" w:cstheme="minorBidi"/>
              <w:b w:val="0"/>
              <w:bCs w:val="0"/>
              <w:noProof/>
              <w:kern w:val="2"/>
              <w:sz w:val="24"/>
              <w:szCs w:val="24"/>
              <w14:ligatures w14:val="standardContextual"/>
            </w:rPr>
          </w:pPr>
          <w:ins w:id="5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1.2 Data Collection Procedure</w:t>
            </w:r>
            <w:r>
              <w:rPr>
                <w:noProof/>
                <w:webHidden/>
              </w:rPr>
              <w:tab/>
            </w:r>
            <w:r>
              <w:rPr>
                <w:noProof/>
                <w:webHidden/>
              </w:rPr>
              <w:fldChar w:fldCharType="begin"/>
            </w:r>
            <w:r>
              <w:rPr>
                <w:noProof/>
                <w:webHidden/>
              </w:rPr>
              <w:instrText xml:space="preserve"> PAGEREF _Toc211884994 \h </w:instrText>
            </w:r>
            <w:r>
              <w:rPr>
                <w:noProof/>
                <w:webHidden/>
              </w:rPr>
            </w:r>
            <w:r>
              <w:rPr>
                <w:noProof/>
                <w:webHidden/>
              </w:rPr>
              <w:fldChar w:fldCharType="separate"/>
            </w:r>
            <w:r>
              <w:rPr>
                <w:noProof/>
                <w:webHidden/>
              </w:rPr>
              <w:t>4</w:t>
            </w:r>
            <w:r>
              <w:rPr>
                <w:noProof/>
                <w:webHidden/>
              </w:rPr>
              <w:fldChar w:fldCharType="end"/>
            </w:r>
            <w:r w:rsidRPr="00C65DA8">
              <w:rPr>
                <w:rStyle w:val="Hyperlink"/>
                <w:noProof/>
              </w:rPr>
              <w:fldChar w:fldCharType="end"/>
            </w:r>
          </w:ins>
        </w:p>
        <w:p w14:paraId="7BCF3671" w14:textId="364C5442" w:rsidR="005F68F8" w:rsidRDefault="005F68F8">
          <w:pPr>
            <w:pStyle w:val="TOC2"/>
            <w:tabs>
              <w:tab w:val="right" w:leader="dot" w:pos="9350"/>
            </w:tabs>
            <w:rPr>
              <w:ins w:id="59" w:author="Graham Inglert" w:date="2025-10-20T20:36:00Z" w16du:dateUtc="2025-10-20T09:36:00Z"/>
              <w:rFonts w:eastAsiaTheme="minorEastAsia" w:cstheme="minorBidi"/>
              <w:b w:val="0"/>
              <w:bCs w:val="0"/>
              <w:noProof/>
              <w:kern w:val="2"/>
              <w:sz w:val="24"/>
              <w:szCs w:val="24"/>
              <w14:ligatures w14:val="standardContextual"/>
            </w:rPr>
          </w:pPr>
          <w:ins w:id="6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1.3 Project Outcome</w:t>
            </w:r>
            <w:r>
              <w:rPr>
                <w:noProof/>
                <w:webHidden/>
              </w:rPr>
              <w:tab/>
            </w:r>
            <w:r>
              <w:rPr>
                <w:noProof/>
                <w:webHidden/>
              </w:rPr>
              <w:fldChar w:fldCharType="begin"/>
            </w:r>
            <w:r>
              <w:rPr>
                <w:noProof/>
                <w:webHidden/>
              </w:rPr>
              <w:instrText xml:space="preserve"> PAGEREF _Toc211884995 \h </w:instrText>
            </w:r>
            <w:r>
              <w:rPr>
                <w:noProof/>
                <w:webHidden/>
              </w:rPr>
            </w:r>
            <w:r>
              <w:rPr>
                <w:noProof/>
                <w:webHidden/>
              </w:rPr>
              <w:fldChar w:fldCharType="separate"/>
            </w:r>
            <w:r>
              <w:rPr>
                <w:noProof/>
                <w:webHidden/>
              </w:rPr>
              <w:t>6</w:t>
            </w:r>
            <w:r>
              <w:rPr>
                <w:noProof/>
                <w:webHidden/>
              </w:rPr>
              <w:fldChar w:fldCharType="end"/>
            </w:r>
            <w:r w:rsidRPr="00C65DA8">
              <w:rPr>
                <w:rStyle w:val="Hyperlink"/>
                <w:noProof/>
              </w:rPr>
              <w:fldChar w:fldCharType="end"/>
            </w:r>
          </w:ins>
        </w:p>
        <w:p w14:paraId="57688708" w14:textId="764170B4" w:rsidR="005F68F8" w:rsidRDefault="005F68F8">
          <w:pPr>
            <w:pStyle w:val="TOC2"/>
            <w:tabs>
              <w:tab w:val="right" w:leader="dot" w:pos="9350"/>
            </w:tabs>
            <w:rPr>
              <w:ins w:id="61" w:author="Graham Inglert" w:date="2025-10-20T20:36:00Z" w16du:dateUtc="2025-10-20T09:36:00Z"/>
              <w:rFonts w:eastAsiaTheme="minorEastAsia" w:cstheme="minorBidi"/>
              <w:b w:val="0"/>
              <w:bCs w:val="0"/>
              <w:noProof/>
              <w:kern w:val="2"/>
              <w:sz w:val="24"/>
              <w:szCs w:val="24"/>
              <w14:ligatures w14:val="standardContextual"/>
            </w:rPr>
          </w:pPr>
          <w:ins w:id="6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1.4 Statement of Problem and Research Question</w:t>
            </w:r>
            <w:r>
              <w:rPr>
                <w:noProof/>
                <w:webHidden/>
              </w:rPr>
              <w:tab/>
            </w:r>
            <w:r>
              <w:rPr>
                <w:noProof/>
                <w:webHidden/>
              </w:rPr>
              <w:fldChar w:fldCharType="begin"/>
            </w:r>
            <w:r>
              <w:rPr>
                <w:noProof/>
                <w:webHidden/>
              </w:rPr>
              <w:instrText xml:space="preserve"> PAGEREF _Toc211884996 \h </w:instrText>
            </w:r>
            <w:r>
              <w:rPr>
                <w:noProof/>
                <w:webHidden/>
              </w:rPr>
            </w:r>
            <w:r>
              <w:rPr>
                <w:noProof/>
                <w:webHidden/>
              </w:rPr>
              <w:fldChar w:fldCharType="separate"/>
            </w:r>
            <w:r>
              <w:rPr>
                <w:noProof/>
                <w:webHidden/>
              </w:rPr>
              <w:t>8</w:t>
            </w:r>
            <w:r>
              <w:rPr>
                <w:noProof/>
                <w:webHidden/>
              </w:rPr>
              <w:fldChar w:fldCharType="end"/>
            </w:r>
            <w:r w:rsidRPr="00C65DA8">
              <w:rPr>
                <w:rStyle w:val="Hyperlink"/>
                <w:noProof/>
              </w:rPr>
              <w:fldChar w:fldCharType="end"/>
            </w:r>
          </w:ins>
        </w:p>
        <w:p w14:paraId="60113304" w14:textId="20654155" w:rsidR="005F68F8" w:rsidRDefault="005F68F8">
          <w:pPr>
            <w:pStyle w:val="TOC2"/>
            <w:tabs>
              <w:tab w:val="right" w:leader="dot" w:pos="9350"/>
            </w:tabs>
            <w:rPr>
              <w:ins w:id="63" w:author="Graham Inglert" w:date="2025-10-20T20:36:00Z" w16du:dateUtc="2025-10-20T09:36:00Z"/>
              <w:rFonts w:eastAsiaTheme="minorEastAsia" w:cstheme="minorBidi"/>
              <w:b w:val="0"/>
              <w:bCs w:val="0"/>
              <w:noProof/>
              <w:kern w:val="2"/>
              <w:sz w:val="24"/>
              <w:szCs w:val="24"/>
              <w14:ligatures w14:val="standardContextual"/>
            </w:rPr>
          </w:pPr>
          <w:ins w:id="6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1.5 Limitations of Study</w:t>
            </w:r>
            <w:r>
              <w:rPr>
                <w:noProof/>
                <w:webHidden/>
              </w:rPr>
              <w:tab/>
            </w:r>
            <w:r>
              <w:rPr>
                <w:noProof/>
                <w:webHidden/>
              </w:rPr>
              <w:fldChar w:fldCharType="begin"/>
            </w:r>
            <w:r>
              <w:rPr>
                <w:noProof/>
                <w:webHidden/>
              </w:rPr>
              <w:instrText xml:space="preserve"> PAGEREF _Toc211884997 \h </w:instrText>
            </w:r>
            <w:r>
              <w:rPr>
                <w:noProof/>
                <w:webHidden/>
              </w:rPr>
            </w:r>
            <w:r>
              <w:rPr>
                <w:noProof/>
                <w:webHidden/>
              </w:rPr>
              <w:fldChar w:fldCharType="separate"/>
            </w:r>
            <w:r>
              <w:rPr>
                <w:noProof/>
                <w:webHidden/>
              </w:rPr>
              <w:t>8</w:t>
            </w:r>
            <w:r>
              <w:rPr>
                <w:noProof/>
                <w:webHidden/>
              </w:rPr>
              <w:fldChar w:fldCharType="end"/>
            </w:r>
            <w:r w:rsidRPr="00C65DA8">
              <w:rPr>
                <w:rStyle w:val="Hyperlink"/>
                <w:noProof/>
              </w:rPr>
              <w:fldChar w:fldCharType="end"/>
            </w:r>
          </w:ins>
        </w:p>
        <w:p w14:paraId="0EDF1CFD" w14:textId="693E902F" w:rsidR="005F68F8" w:rsidRDefault="005F68F8">
          <w:pPr>
            <w:pStyle w:val="TOC2"/>
            <w:tabs>
              <w:tab w:val="right" w:leader="dot" w:pos="9350"/>
            </w:tabs>
            <w:rPr>
              <w:ins w:id="65" w:author="Graham Inglert" w:date="2025-10-20T20:36:00Z" w16du:dateUtc="2025-10-20T09:36:00Z"/>
              <w:rFonts w:eastAsiaTheme="minorEastAsia" w:cstheme="minorBidi"/>
              <w:b w:val="0"/>
              <w:bCs w:val="0"/>
              <w:noProof/>
              <w:kern w:val="2"/>
              <w:sz w:val="24"/>
              <w:szCs w:val="24"/>
              <w14:ligatures w14:val="standardContextual"/>
            </w:rPr>
          </w:pPr>
          <w:ins w:id="6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1.6 Basic Assumptions of Study</w:t>
            </w:r>
            <w:r>
              <w:rPr>
                <w:noProof/>
                <w:webHidden/>
              </w:rPr>
              <w:tab/>
            </w:r>
            <w:r>
              <w:rPr>
                <w:noProof/>
                <w:webHidden/>
              </w:rPr>
              <w:fldChar w:fldCharType="begin"/>
            </w:r>
            <w:r>
              <w:rPr>
                <w:noProof/>
                <w:webHidden/>
              </w:rPr>
              <w:instrText xml:space="preserve"> PAGEREF _Toc211884998 \h </w:instrText>
            </w:r>
            <w:r>
              <w:rPr>
                <w:noProof/>
                <w:webHidden/>
              </w:rPr>
            </w:r>
            <w:r>
              <w:rPr>
                <w:noProof/>
                <w:webHidden/>
              </w:rPr>
              <w:fldChar w:fldCharType="separate"/>
            </w:r>
            <w:r>
              <w:rPr>
                <w:noProof/>
                <w:webHidden/>
              </w:rPr>
              <w:t>9</w:t>
            </w:r>
            <w:r>
              <w:rPr>
                <w:noProof/>
                <w:webHidden/>
              </w:rPr>
              <w:fldChar w:fldCharType="end"/>
            </w:r>
            <w:r w:rsidRPr="00C65DA8">
              <w:rPr>
                <w:rStyle w:val="Hyperlink"/>
                <w:noProof/>
              </w:rPr>
              <w:fldChar w:fldCharType="end"/>
            </w:r>
          </w:ins>
        </w:p>
        <w:p w14:paraId="2067C50B" w14:textId="2D9BA287" w:rsidR="005F68F8" w:rsidRDefault="005F68F8">
          <w:pPr>
            <w:pStyle w:val="TOC2"/>
            <w:tabs>
              <w:tab w:val="right" w:leader="dot" w:pos="9350"/>
            </w:tabs>
            <w:rPr>
              <w:ins w:id="67" w:author="Graham Inglert" w:date="2025-10-20T20:36:00Z" w16du:dateUtc="2025-10-20T09:36:00Z"/>
              <w:rFonts w:eastAsiaTheme="minorEastAsia" w:cstheme="minorBidi"/>
              <w:b w:val="0"/>
              <w:bCs w:val="0"/>
              <w:noProof/>
              <w:kern w:val="2"/>
              <w:sz w:val="24"/>
              <w:szCs w:val="24"/>
              <w14:ligatures w14:val="standardContextual"/>
            </w:rPr>
          </w:pPr>
          <w:ins w:id="6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1.7 Definition of Terms</w:t>
            </w:r>
            <w:r>
              <w:rPr>
                <w:noProof/>
                <w:webHidden/>
              </w:rPr>
              <w:tab/>
            </w:r>
            <w:r>
              <w:rPr>
                <w:noProof/>
                <w:webHidden/>
              </w:rPr>
              <w:fldChar w:fldCharType="begin"/>
            </w:r>
            <w:r>
              <w:rPr>
                <w:noProof/>
                <w:webHidden/>
              </w:rPr>
              <w:instrText xml:space="preserve"> PAGEREF _Toc211884999 \h </w:instrText>
            </w:r>
            <w:r>
              <w:rPr>
                <w:noProof/>
                <w:webHidden/>
              </w:rPr>
            </w:r>
            <w:r>
              <w:rPr>
                <w:noProof/>
                <w:webHidden/>
              </w:rPr>
              <w:fldChar w:fldCharType="separate"/>
            </w:r>
            <w:r>
              <w:rPr>
                <w:noProof/>
                <w:webHidden/>
              </w:rPr>
              <w:t>10</w:t>
            </w:r>
            <w:r>
              <w:rPr>
                <w:noProof/>
                <w:webHidden/>
              </w:rPr>
              <w:fldChar w:fldCharType="end"/>
            </w:r>
            <w:r w:rsidRPr="00C65DA8">
              <w:rPr>
                <w:rStyle w:val="Hyperlink"/>
                <w:noProof/>
              </w:rPr>
              <w:fldChar w:fldCharType="end"/>
            </w:r>
          </w:ins>
        </w:p>
        <w:p w14:paraId="47FEF423" w14:textId="6F622F07" w:rsidR="005F68F8" w:rsidRDefault="005F68F8">
          <w:pPr>
            <w:pStyle w:val="TOC1"/>
            <w:tabs>
              <w:tab w:val="right" w:leader="dot" w:pos="9350"/>
            </w:tabs>
            <w:rPr>
              <w:ins w:id="69" w:author="Graham Inglert" w:date="2025-10-20T20:36:00Z" w16du:dateUtc="2025-10-20T09:36:00Z"/>
              <w:rFonts w:eastAsiaTheme="minorEastAsia" w:cstheme="minorBidi"/>
              <w:b w:val="0"/>
              <w:bCs w:val="0"/>
              <w:i w:val="0"/>
              <w:iCs w:val="0"/>
              <w:noProof/>
              <w:kern w:val="2"/>
              <w14:ligatures w14:val="standardContextual"/>
            </w:rPr>
          </w:pPr>
          <w:ins w:id="7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II: Literature Review</w:t>
            </w:r>
            <w:r>
              <w:rPr>
                <w:noProof/>
                <w:webHidden/>
              </w:rPr>
              <w:tab/>
            </w:r>
            <w:r>
              <w:rPr>
                <w:noProof/>
                <w:webHidden/>
              </w:rPr>
              <w:fldChar w:fldCharType="begin"/>
            </w:r>
            <w:r>
              <w:rPr>
                <w:noProof/>
                <w:webHidden/>
              </w:rPr>
              <w:instrText xml:space="preserve"> PAGEREF _Toc211885000 \h </w:instrText>
            </w:r>
            <w:r>
              <w:rPr>
                <w:noProof/>
                <w:webHidden/>
              </w:rPr>
            </w:r>
            <w:r>
              <w:rPr>
                <w:noProof/>
                <w:webHidden/>
              </w:rPr>
              <w:fldChar w:fldCharType="separate"/>
            </w:r>
            <w:r>
              <w:rPr>
                <w:noProof/>
                <w:webHidden/>
              </w:rPr>
              <w:t>13</w:t>
            </w:r>
            <w:r>
              <w:rPr>
                <w:noProof/>
                <w:webHidden/>
              </w:rPr>
              <w:fldChar w:fldCharType="end"/>
            </w:r>
            <w:r w:rsidRPr="00C65DA8">
              <w:rPr>
                <w:rStyle w:val="Hyperlink"/>
                <w:noProof/>
              </w:rPr>
              <w:fldChar w:fldCharType="end"/>
            </w:r>
          </w:ins>
        </w:p>
        <w:p w14:paraId="1AE8C4F3" w14:textId="028E8556" w:rsidR="005F68F8" w:rsidRDefault="005F68F8">
          <w:pPr>
            <w:pStyle w:val="TOC2"/>
            <w:tabs>
              <w:tab w:val="right" w:leader="dot" w:pos="9350"/>
            </w:tabs>
            <w:rPr>
              <w:ins w:id="71" w:author="Graham Inglert" w:date="2025-10-20T20:36:00Z" w16du:dateUtc="2025-10-20T09:36:00Z"/>
              <w:rFonts w:eastAsiaTheme="minorEastAsia" w:cstheme="minorBidi"/>
              <w:b w:val="0"/>
              <w:bCs w:val="0"/>
              <w:noProof/>
              <w:kern w:val="2"/>
              <w:sz w:val="24"/>
              <w:szCs w:val="24"/>
              <w14:ligatures w14:val="standardContextual"/>
            </w:rPr>
          </w:pPr>
          <w:ins w:id="7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2.1 Smart Cities and the Impacts of a Changing Digital Industry</w:t>
            </w:r>
            <w:r>
              <w:rPr>
                <w:noProof/>
                <w:webHidden/>
              </w:rPr>
              <w:tab/>
            </w:r>
            <w:r>
              <w:rPr>
                <w:noProof/>
                <w:webHidden/>
              </w:rPr>
              <w:fldChar w:fldCharType="begin"/>
            </w:r>
            <w:r>
              <w:rPr>
                <w:noProof/>
                <w:webHidden/>
              </w:rPr>
              <w:instrText xml:space="preserve"> PAGEREF _Toc211885001 \h </w:instrText>
            </w:r>
            <w:r>
              <w:rPr>
                <w:noProof/>
                <w:webHidden/>
              </w:rPr>
            </w:r>
            <w:r>
              <w:rPr>
                <w:noProof/>
                <w:webHidden/>
              </w:rPr>
              <w:fldChar w:fldCharType="separate"/>
            </w:r>
            <w:r>
              <w:rPr>
                <w:noProof/>
                <w:webHidden/>
              </w:rPr>
              <w:t>13</w:t>
            </w:r>
            <w:r>
              <w:rPr>
                <w:noProof/>
                <w:webHidden/>
              </w:rPr>
              <w:fldChar w:fldCharType="end"/>
            </w:r>
            <w:r w:rsidRPr="00C65DA8">
              <w:rPr>
                <w:rStyle w:val="Hyperlink"/>
                <w:noProof/>
              </w:rPr>
              <w:fldChar w:fldCharType="end"/>
            </w:r>
          </w:ins>
        </w:p>
        <w:p w14:paraId="6ED856C5" w14:textId="3453B514" w:rsidR="005F68F8" w:rsidRDefault="005F68F8">
          <w:pPr>
            <w:pStyle w:val="TOC2"/>
            <w:tabs>
              <w:tab w:val="right" w:leader="dot" w:pos="9350"/>
            </w:tabs>
            <w:rPr>
              <w:ins w:id="73" w:author="Graham Inglert" w:date="2025-10-20T20:36:00Z" w16du:dateUtc="2025-10-20T09:36:00Z"/>
              <w:rFonts w:eastAsiaTheme="minorEastAsia" w:cstheme="minorBidi"/>
              <w:b w:val="0"/>
              <w:bCs w:val="0"/>
              <w:noProof/>
              <w:kern w:val="2"/>
              <w:sz w:val="24"/>
              <w:szCs w:val="24"/>
              <w14:ligatures w14:val="standardContextual"/>
            </w:rPr>
          </w:pPr>
          <w:ins w:id="7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2.2 Neoliberalism and Open-Source Urbanism as a Disruptor</w:t>
            </w:r>
            <w:r>
              <w:rPr>
                <w:noProof/>
                <w:webHidden/>
              </w:rPr>
              <w:tab/>
            </w:r>
            <w:r>
              <w:rPr>
                <w:noProof/>
                <w:webHidden/>
              </w:rPr>
              <w:fldChar w:fldCharType="begin"/>
            </w:r>
            <w:r>
              <w:rPr>
                <w:noProof/>
                <w:webHidden/>
              </w:rPr>
              <w:instrText xml:space="preserve"> PAGEREF _Toc211885002 \h </w:instrText>
            </w:r>
            <w:r>
              <w:rPr>
                <w:noProof/>
                <w:webHidden/>
              </w:rPr>
            </w:r>
            <w:r>
              <w:rPr>
                <w:noProof/>
                <w:webHidden/>
              </w:rPr>
              <w:fldChar w:fldCharType="separate"/>
            </w:r>
            <w:r>
              <w:rPr>
                <w:noProof/>
                <w:webHidden/>
              </w:rPr>
              <w:t>15</w:t>
            </w:r>
            <w:r>
              <w:rPr>
                <w:noProof/>
                <w:webHidden/>
              </w:rPr>
              <w:fldChar w:fldCharType="end"/>
            </w:r>
            <w:r w:rsidRPr="00C65DA8">
              <w:rPr>
                <w:rStyle w:val="Hyperlink"/>
                <w:noProof/>
              </w:rPr>
              <w:fldChar w:fldCharType="end"/>
            </w:r>
          </w:ins>
        </w:p>
        <w:p w14:paraId="7C85C21E" w14:textId="389381C6" w:rsidR="005F68F8" w:rsidRDefault="005F68F8">
          <w:pPr>
            <w:pStyle w:val="TOC2"/>
            <w:tabs>
              <w:tab w:val="right" w:leader="dot" w:pos="9350"/>
            </w:tabs>
            <w:rPr>
              <w:ins w:id="75" w:author="Graham Inglert" w:date="2025-10-20T20:36:00Z" w16du:dateUtc="2025-10-20T09:36:00Z"/>
              <w:rFonts w:eastAsiaTheme="minorEastAsia" w:cstheme="minorBidi"/>
              <w:b w:val="0"/>
              <w:bCs w:val="0"/>
              <w:noProof/>
              <w:kern w:val="2"/>
              <w:sz w:val="24"/>
              <w:szCs w:val="24"/>
              <w14:ligatures w14:val="standardContextual"/>
            </w:rPr>
          </w:pPr>
          <w:ins w:id="7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2.3 Open-Source Software, Open-Access Data and User Autonomy as a Key Feature</w:t>
            </w:r>
            <w:r>
              <w:rPr>
                <w:noProof/>
                <w:webHidden/>
              </w:rPr>
              <w:tab/>
            </w:r>
            <w:r>
              <w:rPr>
                <w:noProof/>
                <w:webHidden/>
              </w:rPr>
              <w:fldChar w:fldCharType="begin"/>
            </w:r>
            <w:r>
              <w:rPr>
                <w:noProof/>
                <w:webHidden/>
              </w:rPr>
              <w:instrText xml:space="preserve"> PAGEREF _Toc211885003 \h </w:instrText>
            </w:r>
            <w:r>
              <w:rPr>
                <w:noProof/>
                <w:webHidden/>
              </w:rPr>
            </w:r>
            <w:r>
              <w:rPr>
                <w:noProof/>
                <w:webHidden/>
              </w:rPr>
              <w:fldChar w:fldCharType="separate"/>
            </w:r>
            <w:r>
              <w:rPr>
                <w:noProof/>
                <w:webHidden/>
              </w:rPr>
              <w:t>17</w:t>
            </w:r>
            <w:r>
              <w:rPr>
                <w:noProof/>
                <w:webHidden/>
              </w:rPr>
              <w:fldChar w:fldCharType="end"/>
            </w:r>
            <w:r w:rsidRPr="00C65DA8">
              <w:rPr>
                <w:rStyle w:val="Hyperlink"/>
                <w:noProof/>
              </w:rPr>
              <w:fldChar w:fldCharType="end"/>
            </w:r>
          </w:ins>
        </w:p>
        <w:p w14:paraId="3274F129" w14:textId="581D8B9F" w:rsidR="005F68F8" w:rsidRDefault="005F68F8">
          <w:pPr>
            <w:pStyle w:val="TOC2"/>
            <w:tabs>
              <w:tab w:val="right" w:leader="dot" w:pos="9350"/>
            </w:tabs>
            <w:rPr>
              <w:ins w:id="77" w:author="Graham Inglert" w:date="2025-10-20T20:36:00Z" w16du:dateUtc="2025-10-20T09:36:00Z"/>
              <w:rFonts w:eastAsiaTheme="minorEastAsia" w:cstheme="minorBidi"/>
              <w:b w:val="0"/>
              <w:bCs w:val="0"/>
              <w:noProof/>
              <w:kern w:val="2"/>
              <w:sz w:val="24"/>
              <w:szCs w:val="24"/>
              <w14:ligatures w14:val="standardContextual"/>
            </w:rPr>
          </w:pPr>
          <w:ins w:id="7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2.4 The Role of the Built-Environment Professional: Planners, Designers, Engineers and Analysts</w:t>
            </w:r>
            <w:r>
              <w:rPr>
                <w:noProof/>
                <w:webHidden/>
              </w:rPr>
              <w:tab/>
            </w:r>
            <w:r>
              <w:rPr>
                <w:noProof/>
                <w:webHidden/>
              </w:rPr>
              <w:fldChar w:fldCharType="begin"/>
            </w:r>
            <w:r>
              <w:rPr>
                <w:noProof/>
                <w:webHidden/>
              </w:rPr>
              <w:instrText xml:space="preserve"> PAGEREF _Toc211885004 \h </w:instrText>
            </w:r>
            <w:r>
              <w:rPr>
                <w:noProof/>
                <w:webHidden/>
              </w:rPr>
            </w:r>
            <w:r>
              <w:rPr>
                <w:noProof/>
                <w:webHidden/>
              </w:rPr>
              <w:fldChar w:fldCharType="separate"/>
            </w:r>
            <w:r>
              <w:rPr>
                <w:noProof/>
                <w:webHidden/>
              </w:rPr>
              <w:t>20</w:t>
            </w:r>
            <w:r>
              <w:rPr>
                <w:noProof/>
                <w:webHidden/>
              </w:rPr>
              <w:fldChar w:fldCharType="end"/>
            </w:r>
            <w:r w:rsidRPr="00C65DA8">
              <w:rPr>
                <w:rStyle w:val="Hyperlink"/>
                <w:noProof/>
              </w:rPr>
              <w:fldChar w:fldCharType="end"/>
            </w:r>
          </w:ins>
        </w:p>
        <w:p w14:paraId="4B5479E6" w14:textId="1C662816" w:rsidR="005F68F8" w:rsidRDefault="005F68F8">
          <w:pPr>
            <w:pStyle w:val="TOC2"/>
            <w:tabs>
              <w:tab w:val="right" w:leader="dot" w:pos="9350"/>
            </w:tabs>
            <w:rPr>
              <w:ins w:id="79" w:author="Graham Inglert" w:date="2025-10-20T20:36:00Z" w16du:dateUtc="2025-10-20T09:36:00Z"/>
              <w:rFonts w:eastAsiaTheme="minorEastAsia" w:cstheme="minorBidi"/>
              <w:b w:val="0"/>
              <w:bCs w:val="0"/>
              <w:noProof/>
              <w:kern w:val="2"/>
              <w:sz w:val="24"/>
              <w:szCs w:val="24"/>
              <w14:ligatures w14:val="standardContextual"/>
            </w:rPr>
          </w:pPr>
          <w:ins w:id="8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2.5 Using Actor-Networks to Trace Application of FLOSS in Practice</w:t>
            </w:r>
            <w:r>
              <w:rPr>
                <w:noProof/>
                <w:webHidden/>
              </w:rPr>
              <w:tab/>
            </w:r>
            <w:r>
              <w:rPr>
                <w:noProof/>
                <w:webHidden/>
              </w:rPr>
              <w:fldChar w:fldCharType="begin"/>
            </w:r>
            <w:r>
              <w:rPr>
                <w:noProof/>
                <w:webHidden/>
              </w:rPr>
              <w:instrText xml:space="preserve"> PAGEREF _Toc211885005 \h </w:instrText>
            </w:r>
            <w:r>
              <w:rPr>
                <w:noProof/>
                <w:webHidden/>
              </w:rPr>
            </w:r>
            <w:r>
              <w:rPr>
                <w:noProof/>
                <w:webHidden/>
              </w:rPr>
              <w:fldChar w:fldCharType="separate"/>
            </w:r>
            <w:r>
              <w:rPr>
                <w:noProof/>
                <w:webHidden/>
              </w:rPr>
              <w:t>22</w:t>
            </w:r>
            <w:r>
              <w:rPr>
                <w:noProof/>
                <w:webHidden/>
              </w:rPr>
              <w:fldChar w:fldCharType="end"/>
            </w:r>
            <w:r w:rsidRPr="00C65DA8">
              <w:rPr>
                <w:rStyle w:val="Hyperlink"/>
                <w:noProof/>
              </w:rPr>
              <w:fldChar w:fldCharType="end"/>
            </w:r>
          </w:ins>
        </w:p>
        <w:p w14:paraId="02D55BC1" w14:textId="6196CBF8" w:rsidR="005F68F8" w:rsidRDefault="005F68F8">
          <w:pPr>
            <w:pStyle w:val="TOC1"/>
            <w:tabs>
              <w:tab w:val="right" w:leader="dot" w:pos="9350"/>
            </w:tabs>
            <w:rPr>
              <w:ins w:id="81" w:author="Graham Inglert" w:date="2025-10-20T20:36:00Z" w16du:dateUtc="2025-10-20T09:36:00Z"/>
              <w:rFonts w:eastAsiaTheme="minorEastAsia" w:cstheme="minorBidi"/>
              <w:b w:val="0"/>
              <w:bCs w:val="0"/>
              <w:i w:val="0"/>
              <w:iCs w:val="0"/>
              <w:noProof/>
              <w:kern w:val="2"/>
              <w14:ligatures w14:val="standardContextual"/>
            </w:rPr>
          </w:pPr>
          <w:ins w:id="8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III: Methodology:</w:t>
            </w:r>
            <w:r>
              <w:rPr>
                <w:noProof/>
                <w:webHidden/>
              </w:rPr>
              <w:tab/>
            </w:r>
            <w:r>
              <w:rPr>
                <w:noProof/>
                <w:webHidden/>
              </w:rPr>
              <w:fldChar w:fldCharType="begin"/>
            </w:r>
            <w:r>
              <w:rPr>
                <w:noProof/>
                <w:webHidden/>
              </w:rPr>
              <w:instrText xml:space="preserve"> PAGEREF _Toc211885006 \h </w:instrText>
            </w:r>
            <w:r>
              <w:rPr>
                <w:noProof/>
                <w:webHidden/>
              </w:rPr>
            </w:r>
            <w:r>
              <w:rPr>
                <w:noProof/>
                <w:webHidden/>
              </w:rPr>
              <w:fldChar w:fldCharType="separate"/>
            </w:r>
            <w:r>
              <w:rPr>
                <w:noProof/>
                <w:webHidden/>
              </w:rPr>
              <w:t>26</w:t>
            </w:r>
            <w:r>
              <w:rPr>
                <w:noProof/>
                <w:webHidden/>
              </w:rPr>
              <w:fldChar w:fldCharType="end"/>
            </w:r>
            <w:r w:rsidRPr="00C65DA8">
              <w:rPr>
                <w:rStyle w:val="Hyperlink"/>
                <w:noProof/>
              </w:rPr>
              <w:fldChar w:fldCharType="end"/>
            </w:r>
          </w:ins>
        </w:p>
        <w:p w14:paraId="4E2D9D81" w14:textId="548BC482" w:rsidR="005F68F8" w:rsidRDefault="005F68F8">
          <w:pPr>
            <w:pStyle w:val="TOC2"/>
            <w:tabs>
              <w:tab w:val="right" w:leader="dot" w:pos="9350"/>
            </w:tabs>
            <w:rPr>
              <w:ins w:id="83" w:author="Graham Inglert" w:date="2025-10-20T20:36:00Z" w16du:dateUtc="2025-10-20T09:36:00Z"/>
              <w:rFonts w:eastAsiaTheme="minorEastAsia" w:cstheme="minorBidi"/>
              <w:b w:val="0"/>
              <w:bCs w:val="0"/>
              <w:noProof/>
              <w:kern w:val="2"/>
              <w:sz w:val="24"/>
              <w:szCs w:val="24"/>
              <w14:ligatures w14:val="standardContextual"/>
            </w:rPr>
          </w:pPr>
          <w:ins w:id="8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3.1 Research Design</w:t>
            </w:r>
            <w:r>
              <w:rPr>
                <w:noProof/>
                <w:webHidden/>
              </w:rPr>
              <w:tab/>
            </w:r>
            <w:r>
              <w:rPr>
                <w:noProof/>
                <w:webHidden/>
              </w:rPr>
              <w:fldChar w:fldCharType="begin"/>
            </w:r>
            <w:r>
              <w:rPr>
                <w:noProof/>
                <w:webHidden/>
              </w:rPr>
              <w:instrText xml:space="preserve"> PAGEREF _Toc211885007 \h </w:instrText>
            </w:r>
            <w:r>
              <w:rPr>
                <w:noProof/>
                <w:webHidden/>
              </w:rPr>
            </w:r>
            <w:r>
              <w:rPr>
                <w:noProof/>
                <w:webHidden/>
              </w:rPr>
              <w:fldChar w:fldCharType="separate"/>
            </w:r>
            <w:r>
              <w:rPr>
                <w:noProof/>
                <w:webHidden/>
              </w:rPr>
              <w:t>26</w:t>
            </w:r>
            <w:r>
              <w:rPr>
                <w:noProof/>
                <w:webHidden/>
              </w:rPr>
              <w:fldChar w:fldCharType="end"/>
            </w:r>
            <w:r w:rsidRPr="00C65DA8">
              <w:rPr>
                <w:rStyle w:val="Hyperlink"/>
                <w:noProof/>
              </w:rPr>
              <w:fldChar w:fldCharType="end"/>
            </w:r>
          </w:ins>
        </w:p>
        <w:p w14:paraId="47004604" w14:textId="0EE5EDF9" w:rsidR="005F68F8" w:rsidRDefault="005F68F8">
          <w:pPr>
            <w:pStyle w:val="TOC2"/>
            <w:tabs>
              <w:tab w:val="right" w:leader="dot" w:pos="9350"/>
            </w:tabs>
            <w:rPr>
              <w:ins w:id="85" w:author="Graham Inglert" w:date="2025-10-20T20:36:00Z" w16du:dateUtc="2025-10-20T09:36:00Z"/>
              <w:rFonts w:eastAsiaTheme="minorEastAsia" w:cstheme="minorBidi"/>
              <w:b w:val="0"/>
              <w:bCs w:val="0"/>
              <w:noProof/>
              <w:kern w:val="2"/>
              <w:sz w:val="24"/>
              <w:szCs w:val="24"/>
              <w14:ligatures w14:val="standardContextual"/>
            </w:rPr>
          </w:pPr>
          <w:ins w:id="8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3.2 Sampling Strategy and Population</w:t>
            </w:r>
            <w:r>
              <w:rPr>
                <w:noProof/>
                <w:webHidden/>
              </w:rPr>
              <w:tab/>
            </w:r>
            <w:r>
              <w:rPr>
                <w:noProof/>
                <w:webHidden/>
              </w:rPr>
              <w:fldChar w:fldCharType="begin"/>
            </w:r>
            <w:r>
              <w:rPr>
                <w:noProof/>
                <w:webHidden/>
              </w:rPr>
              <w:instrText xml:space="preserve"> PAGEREF _Toc211885008 \h </w:instrText>
            </w:r>
            <w:r>
              <w:rPr>
                <w:noProof/>
                <w:webHidden/>
              </w:rPr>
            </w:r>
            <w:r>
              <w:rPr>
                <w:noProof/>
                <w:webHidden/>
              </w:rPr>
              <w:fldChar w:fldCharType="separate"/>
            </w:r>
            <w:r>
              <w:rPr>
                <w:noProof/>
                <w:webHidden/>
              </w:rPr>
              <w:t>27</w:t>
            </w:r>
            <w:r>
              <w:rPr>
                <w:noProof/>
                <w:webHidden/>
              </w:rPr>
              <w:fldChar w:fldCharType="end"/>
            </w:r>
            <w:r w:rsidRPr="00C65DA8">
              <w:rPr>
                <w:rStyle w:val="Hyperlink"/>
                <w:noProof/>
              </w:rPr>
              <w:fldChar w:fldCharType="end"/>
            </w:r>
          </w:ins>
        </w:p>
        <w:p w14:paraId="708AE45D" w14:textId="2F9B3F7F" w:rsidR="005F68F8" w:rsidRDefault="005F68F8">
          <w:pPr>
            <w:pStyle w:val="TOC2"/>
            <w:tabs>
              <w:tab w:val="right" w:leader="dot" w:pos="9350"/>
            </w:tabs>
            <w:rPr>
              <w:ins w:id="87" w:author="Graham Inglert" w:date="2025-10-20T20:36:00Z" w16du:dateUtc="2025-10-20T09:36:00Z"/>
              <w:rFonts w:eastAsiaTheme="minorEastAsia" w:cstheme="minorBidi"/>
              <w:b w:val="0"/>
              <w:bCs w:val="0"/>
              <w:noProof/>
              <w:kern w:val="2"/>
              <w:sz w:val="24"/>
              <w:szCs w:val="24"/>
              <w14:ligatures w14:val="standardContextual"/>
            </w:rPr>
          </w:pPr>
          <w:ins w:id="8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3.3 Development of Interview Protocol</w:t>
            </w:r>
            <w:r>
              <w:rPr>
                <w:noProof/>
                <w:webHidden/>
              </w:rPr>
              <w:tab/>
            </w:r>
            <w:r>
              <w:rPr>
                <w:noProof/>
                <w:webHidden/>
              </w:rPr>
              <w:fldChar w:fldCharType="begin"/>
            </w:r>
            <w:r>
              <w:rPr>
                <w:noProof/>
                <w:webHidden/>
              </w:rPr>
              <w:instrText xml:space="preserve"> PAGEREF _Toc211885009 \h </w:instrText>
            </w:r>
            <w:r>
              <w:rPr>
                <w:noProof/>
                <w:webHidden/>
              </w:rPr>
            </w:r>
            <w:r>
              <w:rPr>
                <w:noProof/>
                <w:webHidden/>
              </w:rPr>
              <w:fldChar w:fldCharType="separate"/>
            </w:r>
            <w:r>
              <w:rPr>
                <w:noProof/>
                <w:webHidden/>
              </w:rPr>
              <w:t>28</w:t>
            </w:r>
            <w:r>
              <w:rPr>
                <w:noProof/>
                <w:webHidden/>
              </w:rPr>
              <w:fldChar w:fldCharType="end"/>
            </w:r>
            <w:r w:rsidRPr="00C65DA8">
              <w:rPr>
                <w:rStyle w:val="Hyperlink"/>
                <w:noProof/>
              </w:rPr>
              <w:fldChar w:fldCharType="end"/>
            </w:r>
          </w:ins>
        </w:p>
        <w:p w14:paraId="1B67A69E" w14:textId="2DDCDBCA" w:rsidR="005F68F8" w:rsidRDefault="005F68F8">
          <w:pPr>
            <w:pStyle w:val="TOC2"/>
            <w:tabs>
              <w:tab w:val="right" w:leader="dot" w:pos="9350"/>
            </w:tabs>
            <w:rPr>
              <w:ins w:id="89" w:author="Graham Inglert" w:date="2025-10-20T20:36:00Z" w16du:dateUtc="2025-10-20T09:36:00Z"/>
              <w:rFonts w:eastAsiaTheme="minorEastAsia" w:cstheme="minorBidi"/>
              <w:b w:val="0"/>
              <w:bCs w:val="0"/>
              <w:noProof/>
              <w:kern w:val="2"/>
              <w:sz w:val="24"/>
              <w:szCs w:val="24"/>
              <w14:ligatures w14:val="standardContextual"/>
            </w:rPr>
          </w:pPr>
          <w:ins w:id="9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3.4 Data Collection Procedures</w:t>
            </w:r>
            <w:r>
              <w:rPr>
                <w:noProof/>
                <w:webHidden/>
              </w:rPr>
              <w:tab/>
            </w:r>
            <w:r>
              <w:rPr>
                <w:noProof/>
                <w:webHidden/>
              </w:rPr>
              <w:fldChar w:fldCharType="begin"/>
            </w:r>
            <w:r>
              <w:rPr>
                <w:noProof/>
                <w:webHidden/>
              </w:rPr>
              <w:instrText xml:space="preserve"> PAGEREF _Toc211885010 \h </w:instrText>
            </w:r>
            <w:r>
              <w:rPr>
                <w:noProof/>
                <w:webHidden/>
              </w:rPr>
            </w:r>
            <w:r>
              <w:rPr>
                <w:noProof/>
                <w:webHidden/>
              </w:rPr>
              <w:fldChar w:fldCharType="separate"/>
            </w:r>
            <w:r>
              <w:rPr>
                <w:noProof/>
                <w:webHidden/>
              </w:rPr>
              <w:t>28</w:t>
            </w:r>
            <w:r>
              <w:rPr>
                <w:noProof/>
                <w:webHidden/>
              </w:rPr>
              <w:fldChar w:fldCharType="end"/>
            </w:r>
            <w:r w:rsidRPr="00C65DA8">
              <w:rPr>
                <w:rStyle w:val="Hyperlink"/>
                <w:noProof/>
              </w:rPr>
              <w:fldChar w:fldCharType="end"/>
            </w:r>
          </w:ins>
        </w:p>
        <w:p w14:paraId="726FC55A" w14:textId="5559936A" w:rsidR="005F68F8" w:rsidRDefault="005F68F8">
          <w:pPr>
            <w:pStyle w:val="TOC2"/>
            <w:tabs>
              <w:tab w:val="right" w:leader="dot" w:pos="9350"/>
            </w:tabs>
            <w:rPr>
              <w:ins w:id="91" w:author="Graham Inglert" w:date="2025-10-20T20:36:00Z" w16du:dateUtc="2025-10-20T09:36:00Z"/>
              <w:rFonts w:eastAsiaTheme="minorEastAsia" w:cstheme="minorBidi"/>
              <w:b w:val="0"/>
              <w:bCs w:val="0"/>
              <w:noProof/>
              <w:kern w:val="2"/>
              <w:sz w:val="24"/>
              <w:szCs w:val="24"/>
              <w14:ligatures w14:val="standardContextual"/>
            </w:rPr>
          </w:pPr>
          <w:ins w:id="9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3.5 Data Analysis Framework</w:t>
            </w:r>
            <w:r>
              <w:rPr>
                <w:noProof/>
                <w:webHidden/>
              </w:rPr>
              <w:tab/>
            </w:r>
            <w:r>
              <w:rPr>
                <w:noProof/>
                <w:webHidden/>
              </w:rPr>
              <w:fldChar w:fldCharType="begin"/>
            </w:r>
            <w:r>
              <w:rPr>
                <w:noProof/>
                <w:webHidden/>
              </w:rPr>
              <w:instrText xml:space="preserve"> PAGEREF _Toc211885011 \h </w:instrText>
            </w:r>
            <w:r>
              <w:rPr>
                <w:noProof/>
                <w:webHidden/>
              </w:rPr>
            </w:r>
            <w:r>
              <w:rPr>
                <w:noProof/>
                <w:webHidden/>
              </w:rPr>
              <w:fldChar w:fldCharType="separate"/>
            </w:r>
            <w:r>
              <w:rPr>
                <w:noProof/>
                <w:webHidden/>
              </w:rPr>
              <w:t>29</w:t>
            </w:r>
            <w:r>
              <w:rPr>
                <w:noProof/>
                <w:webHidden/>
              </w:rPr>
              <w:fldChar w:fldCharType="end"/>
            </w:r>
            <w:r w:rsidRPr="00C65DA8">
              <w:rPr>
                <w:rStyle w:val="Hyperlink"/>
                <w:noProof/>
              </w:rPr>
              <w:fldChar w:fldCharType="end"/>
            </w:r>
          </w:ins>
        </w:p>
        <w:p w14:paraId="44F2F240" w14:textId="096DA918" w:rsidR="005F68F8" w:rsidRDefault="005F68F8">
          <w:pPr>
            <w:pStyle w:val="TOC3"/>
            <w:tabs>
              <w:tab w:val="right" w:leader="dot" w:pos="9350"/>
            </w:tabs>
            <w:rPr>
              <w:ins w:id="93" w:author="Graham Inglert" w:date="2025-10-20T20:36:00Z" w16du:dateUtc="2025-10-20T09:36:00Z"/>
              <w:rFonts w:eastAsiaTheme="minorEastAsia" w:cstheme="minorBidi"/>
              <w:noProof/>
              <w:kern w:val="2"/>
              <w:sz w:val="24"/>
              <w:szCs w:val="24"/>
              <w14:ligatures w14:val="standardContextual"/>
            </w:rPr>
          </w:pPr>
          <w:ins w:id="9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3.5.1 Human Actors:</w:t>
            </w:r>
            <w:r>
              <w:rPr>
                <w:noProof/>
                <w:webHidden/>
              </w:rPr>
              <w:tab/>
            </w:r>
            <w:r>
              <w:rPr>
                <w:noProof/>
                <w:webHidden/>
              </w:rPr>
              <w:fldChar w:fldCharType="begin"/>
            </w:r>
            <w:r>
              <w:rPr>
                <w:noProof/>
                <w:webHidden/>
              </w:rPr>
              <w:instrText xml:space="preserve"> PAGEREF _Toc211885012 \h </w:instrText>
            </w:r>
            <w:r>
              <w:rPr>
                <w:noProof/>
                <w:webHidden/>
              </w:rPr>
            </w:r>
            <w:r>
              <w:rPr>
                <w:noProof/>
                <w:webHidden/>
              </w:rPr>
              <w:fldChar w:fldCharType="separate"/>
            </w:r>
            <w:r>
              <w:rPr>
                <w:noProof/>
                <w:webHidden/>
              </w:rPr>
              <w:t>29</w:t>
            </w:r>
            <w:r>
              <w:rPr>
                <w:noProof/>
                <w:webHidden/>
              </w:rPr>
              <w:fldChar w:fldCharType="end"/>
            </w:r>
            <w:r w:rsidRPr="00C65DA8">
              <w:rPr>
                <w:rStyle w:val="Hyperlink"/>
                <w:noProof/>
              </w:rPr>
              <w:fldChar w:fldCharType="end"/>
            </w:r>
          </w:ins>
        </w:p>
        <w:p w14:paraId="374451F3" w14:textId="51430486" w:rsidR="005F68F8" w:rsidRDefault="005F68F8">
          <w:pPr>
            <w:pStyle w:val="TOC3"/>
            <w:tabs>
              <w:tab w:val="right" w:leader="dot" w:pos="9350"/>
            </w:tabs>
            <w:rPr>
              <w:ins w:id="95" w:author="Graham Inglert" w:date="2025-10-20T20:36:00Z" w16du:dateUtc="2025-10-20T09:36:00Z"/>
              <w:rFonts w:eastAsiaTheme="minorEastAsia" w:cstheme="minorBidi"/>
              <w:noProof/>
              <w:kern w:val="2"/>
              <w:sz w:val="24"/>
              <w:szCs w:val="24"/>
              <w14:ligatures w14:val="standardContextual"/>
            </w:rPr>
          </w:pPr>
          <w:ins w:id="9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3.5.2 Non-Human Actors</w:t>
            </w:r>
            <w:r w:rsidRPr="00C65DA8">
              <w:rPr>
                <w:rStyle w:val="Hyperlink"/>
                <w:b/>
                <w:bCs/>
                <w:noProof/>
                <w:lang w:val="en-AU"/>
              </w:rPr>
              <w:t>:</w:t>
            </w:r>
            <w:r>
              <w:rPr>
                <w:noProof/>
                <w:webHidden/>
              </w:rPr>
              <w:tab/>
            </w:r>
            <w:r>
              <w:rPr>
                <w:noProof/>
                <w:webHidden/>
              </w:rPr>
              <w:fldChar w:fldCharType="begin"/>
            </w:r>
            <w:r>
              <w:rPr>
                <w:noProof/>
                <w:webHidden/>
              </w:rPr>
              <w:instrText xml:space="preserve"> PAGEREF _Toc211885013 \h </w:instrText>
            </w:r>
            <w:r>
              <w:rPr>
                <w:noProof/>
                <w:webHidden/>
              </w:rPr>
            </w:r>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5308A2CE" w14:textId="1BCCA7B3" w:rsidR="005F68F8" w:rsidRDefault="005F68F8">
          <w:pPr>
            <w:pStyle w:val="TOC3"/>
            <w:tabs>
              <w:tab w:val="right" w:leader="dot" w:pos="9350"/>
            </w:tabs>
            <w:rPr>
              <w:ins w:id="97" w:author="Graham Inglert" w:date="2025-10-20T20:36:00Z" w16du:dateUtc="2025-10-20T09:36:00Z"/>
              <w:rFonts w:eastAsiaTheme="minorEastAsia" w:cstheme="minorBidi"/>
              <w:noProof/>
              <w:kern w:val="2"/>
              <w:sz w:val="24"/>
              <w:szCs w:val="24"/>
              <w14:ligatures w14:val="standardContextual"/>
            </w:rPr>
          </w:pPr>
          <w:ins w:id="9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3.5.3 Interactions and Relations:</w:t>
            </w:r>
            <w:r>
              <w:rPr>
                <w:noProof/>
                <w:webHidden/>
              </w:rPr>
              <w:tab/>
            </w:r>
            <w:r>
              <w:rPr>
                <w:noProof/>
                <w:webHidden/>
              </w:rPr>
              <w:fldChar w:fldCharType="begin"/>
            </w:r>
            <w:r>
              <w:rPr>
                <w:noProof/>
                <w:webHidden/>
              </w:rPr>
              <w:instrText xml:space="preserve"> PAGEREF _Toc211885014 \h </w:instrText>
            </w:r>
            <w:r>
              <w:rPr>
                <w:noProof/>
                <w:webHidden/>
              </w:rPr>
            </w:r>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0D5A9646" w14:textId="5C81DAB4" w:rsidR="005F68F8" w:rsidRDefault="005F68F8">
          <w:pPr>
            <w:pStyle w:val="TOC3"/>
            <w:tabs>
              <w:tab w:val="right" w:leader="dot" w:pos="9350"/>
            </w:tabs>
            <w:rPr>
              <w:ins w:id="99" w:author="Graham Inglert" w:date="2025-10-20T20:36:00Z" w16du:dateUtc="2025-10-20T09:36:00Z"/>
              <w:rFonts w:eastAsiaTheme="minorEastAsia" w:cstheme="minorBidi"/>
              <w:noProof/>
              <w:kern w:val="2"/>
              <w:sz w:val="24"/>
              <w:szCs w:val="24"/>
              <w14:ligatures w14:val="standardContextual"/>
            </w:rPr>
          </w:pPr>
          <w:ins w:id="10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3.5.4 Translation and Enrollment</w:t>
            </w:r>
            <w:r>
              <w:rPr>
                <w:noProof/>
                <w:webHidden/>
              </w:rPr>
              <w:tab/>
            </w:r>
            <w:r>
              <w:rPr>
                <w:noProof/>
                <w:webHidden/>
              </w:rPr>
              <w:fldChar w:fldCharType="begin"/>
            </w:r>
            <w:r>
              <w:rPr>
                <w:noProof/>
                <w:webHidden/>
              </w:rPr>
              <w:instrText xml:space="preserve"> PAGEREF _Toc211885015 \h </w:instrText>
            </w:r>
            <w:r>
              <w:rPr>
                <w:noProof/>
                <w:webHidden/>
              </w:rPr>
            </w:r>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6743C24F" w14:textId="09DC220E" w:rsidR="005F68F8" w:rsidRDefault="005F68F8">
          <w:pPr>
            <w:pStyle w:val="TOC3"/>
            <w:tabs>
              <w:tab w:val="right" w:leader="dot" w:pos="9350"/>
            </w:tabs>
            <w:rPr>
              <w:ins w:id="101" w:author="Graham Inglert" w:date="2025-10-20T20:36:00Z" w16du:dateUtc="2025-10-20T09:36:00Z"/>
              <w:rFonts w:eastAsiaTheme="minorEastAsia" w:cstheme="minorBidi"/>
              <w:noProof/>
              <w:kern w:val="2"/>
              <w:sz w:val="24"/>
              <w:szCs w:val="24"/>
              <w14:ligatures w14:val="standardContextual"/>
            </w:rPr>
          </w:pPr>
          <w:ins w:id="10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3.5.5 Stability and Fragility</w:t>
            </w:r>
            <w:r>
              <w:rPr>
                <w:noProof/>
                <w:webHidden/>
              </w:rPr>
              <w:tab/>
            </w:r>
            <w:r>
              <w:rPr>
                <w:noProof/>
                <w:webHidden/>
              </w:rPr>
              <w:fldChar w:fldCharType="begin"/>
            </w:r>
            <w:r>
              <w:rPr>
                <w:noProof/>
                <w:webHidden/>
              </w:rPr>
              <w:instrText xml:space="preserve"> PAGEREF _Toc211885016 \h </w:instrText>
            </w:r>
            <w:r>
              <w:rPr>
                <w:noProof/>
                <w:webHidden/>
              </w:rPr>
            </w:r>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2D824A76" w14:textId="42C6B378" w:rsidR="005F68F8" w:rsidRDefault="005F68F8">
          <w:pPr>
            <w:pStyle w:val="TOC3"/>
            <w:tabs>
              <w:tab w:val="right" w:leader="dot" w:pos="9350"/>
            </w:tabs>
            <w:rPr>
              <w:ins w:id="103" w:author="Graham Inglert" w:date="2025-10-20T20:36:00Z" w16du:dateUtc="2025-10-20T09:36:00Z"/>
              <w:rFonts w:eastAsiaTheme="minorEastAsia" w:cstheme="minorBidi"/>
              <w:noProof/>
              <w:kern w:val="2"/>
              <w:sz w:val="24"/>
              <w:szCs w:val="24"/>
              <w14:ligatures w14:val="standardContextual"/>
            </w:rPr>
          </w:pPr>
          <w:ins w:id="10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3.5.6 Material Inscriptions</w:t>
            </w:r>
            <w:r>
              <w:rPr>
                <w:noProof/>
                <w:webHidden/>
              </w:rPr>
              <w:tab/>
            </w:r>
            <w:r>
              <w:rPr>
                <w:noProof/>
                <w:webHidden/>
              </w:rPr>
              <w:fldChar w:fldCharType="begin"/>
            </w:r>
            <w:r>
              <w:rPr>
                <w:noProof/>
                <w:webHidden/>
              </w:rPr>
              <w:instrText xml:space="preserve"> PAGEREF _Toc211885017 \h </w:instrText>
            </w:r>
            <w:r>
              <w:rPr>
                <w:noProof/>
                <w:webHidden/>
              </w:rPr>
            </w:r>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7A6F4AB5" w14:textId="338EBD3A" w:rsidR="005F68F8" w:rsidRDefault="005F68F8">
          <w:pPr>
            <w:pStyle w:val="TOC3"/>
            <w:tabs>
              <w:tab w:val="right" w:leader="dot" w:pos="9350"/>
            </w:tabs>
            <w:rPr>
              <w:ins w:id="105" w:author="Graham Inglert" w:date="2025-10-20T20:36:00Z" w16du:dateUtc="2025-10-20T09:36:00Z"/>
              <w:rFonts w:eastAsiaTheme="minorEastAsia" w:cstheme="minorBidi"/>
              <w:noProof/>
              <w:kern w:val="2"/>
              <w:sz w:val="24"/>
              <w:szCs w:val="24"/>
              <w14:ligatures w14:val="standardContextual"/>
            </w:rPr>
          </w:pPr>
          <w:ins w:id="10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3.5.7 Legitimacy Work</w:t>
            </w:r>
            <w:r>
              <w:rPr>
                <w:noProof/>
                <w:webHidden/>
              </w:rPr>
              <w:tab/>
            </w:r>
            <w:r>
              <w:rPr>
                <w:noProof/>
                <w:webHidden/>
              </w:rPr>
              <w:fldChar w:fldCharType="begin"/>
            </w:r>
            <w:r>
              <w:rPr>
                <w:noProof/>
                <w:webHidden/>
              </w:rPr>
              <w:instrText xml:space="preserve"> PAGEREF _Toc211885018 \h </w:instrText>
            </w:r>
            <w:r>
              <w:rPr>
                <w:noProof/>
                <w:webHidden/>
              </w:rPr>
            </w:r>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1A920AA7" w14:textId="7FE173F0" w:rsidR="005F68F8" w:rsidRDefault="005F68F8">
          <w:pPr>
            <w:pStyle w:val="TOC2"/>
            <w:tabs>
              <w:tab w:val="right" w:leader="dot" w:pos="9350"/>
            </w:tabs>
            <w:rPr>
              <w:ins w:id="107" w:author="Graham Inglert" w:date="2025-10-20T20:36:00Z" w16du:dateUtc="2025-10-20T09:36:00Z"/>
              <w:rFonts w:eastAsiaTheme="minorEastAsia" w:cstheme="minorBidi"/>
              <w:b w:val="0"/>
              <w:bCs w:val="0"/>
              <w:noProof/>
              <w:kern w:val="2"/>
              <w:sz w:val="24"/>
              <w:szCs w:val="24"/>
              <w14:ligatures w14:val="standardContextual"/>
            </w:rPr>
          </w:pPr>
          <w:ins w:id="10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3.6 Trustworthiness and Credibility</w:t>
            </w:r>
            <w:r>
              <w:rPr>
                <w:noProof/>
                <w:webHidden/>
              </w:rPr>
              <w:tab/>
            </w:r>
            <w:r>
              <w:rPr>
                <w:noProof/>
                <w:webHidden/>
              </w:rPr>
              <w:fldChar w:fldCharType="begin"/>
            </w:r>
            <w:r>
              <w:rPr>
                <w:noProof/>
                <w:webHidden/>
              </w:rPr>
              <w:instrText xml:space="preserve"> PAGEREF _Toc211885019 \h </w:instrText>
            </w:r>
            <w:r>
              <w:rPr>
                <w:noProof/>
                <w:webHidden/>
              </w:rPr>
            </w:r>
            <w:r>
              <w:rPr>
                <w:noProof/>
                <w:webHidden/>
              </w:rPr>
              <w:fldChar w:fldCharType="separate"/>
            </w:r>
            <w:r>
              <w:rPr>
                <w:noProof/>
                <w:webHidden/>
              </w:rPr>
              <w:t>32</w:t>
            </w:r>
            <w:r>
              <w:rPr>
                <w:noProof/>
                <w:webHidden/>
              </w:rPr>
              <w:fldChar w:fldCharType="end"/>
            </w:r>
            <w:r w:rsidRPr="00C65DA8">
              <w:rPr>
                <w:rStyle w:val="Hyperlink"/>
                <w:noProof/>
              </w:rPr>
              <w:fldChar w:fldCharType="end"/>
            </w:r>
          </w:ins>
        </w:p>
        <w:p w14:paraId="6FAF56BF" w14:textId="69A77AFC" w:rsidR="005F68F8" w:rsidRDefault="005F68F8">
          <w:pPr>
            <w:pStyle w:val="TOC1"/>
            <w:tabs>
              <w:tab w:val="right" w:leader="dot" w:pos="9350"/>
            </w:tabs>
            <w:rPr>
              <w:ins w:id="109" w:author="Graham Inglert" w:date="2025-10-20T20:36:00Z" w16du:dateUtc="2025-10-20T09:36:00Z"/>
              <w:rFonts w:eastAsiaTheme="minorEastAsia" w:cstheme="minorBidi"/>
              <w:b w:val="0"/>
              <w:bCs w:val="0"/>
              <w:i w:val="0"/>
              <w:iCs w:val="0"/>
              <w:noProof/>
              <w:kern w:val="2"/>
              <w14:ligatures w14:val="standardContextual"/>
            </w:rPr>
          </w:pPr>
          <w:ins w:id="11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IV: Results and Discussion</w:t>
            </w:r>
            <w:r>
              <w:rPr>
                <w:noProof/>
                <w:webHidden/>
              </w:rPr>
              <w:tab/>
            </w:r>
            <w:r>
              <w:rPr>
                <w:noProof/>
                <w:webHidden/>
              </w:rPr>
              <w:fldChar w:fldCharType="begin"/>
            </w:r>
            <w:r>
              <w:rPr>
                <w:noProof/>
                <w:webHidden/>
              </w:rPr>
              <w:instrText xml:space="preserve"> PAGEREF _Toc211885020 \h </w:instrText>
            </w:r>
            <w:r>
              <w:rPr>
                <w:noProof/>
                <w:webHidden/>
              </w:rPr>
            </w:r>
            <w:r>
              <w:rPr>
                <w:noProof/>
                <w:webHidden/>
              </w:rPr>
              <w:fldChar w:fldCharType="separate"/>
            </w:r>
            <w:r>
              <w:rPr>
                <w:noProof/>
                <w:webHidden/>
              </w:rPr>
              <w:t>33</w:t>
            </w:r>
            <w:r>
              <w:rPr>
                <w:noProof/>
                <w:webHidden/>
              </w:rPr>
              <w:fldChar w:fldCharType="end"/>
            </w:r>
            <w:r w:rsidRPr="00C65DA8">
              <w:rPr>
                <w:rStyle w:val="Hyperlink"/>
                <w:noProof/>
              </w:rPr>
              <w:fldChar w:fldCharType="end"/>
            </w:r>
          </w:ins>
        </w:p>
        <w:p w14:paraId="349FD26D" w14:textId="214344C8" w:rsidR="005F68F8" w:rsidRDefault="005F68F8">
          <w:pPr>
            <w:pStyle w:val="TOC2"/>
            <w:tabs>
              <w:tab w:val="right" w:leader="dot" w:pos="9350"/>
            </w:tabs>
            <w:rPr>
              <w:ins w:id="111" w:author="Graham Inglert" w:date="2025-10-20T20:36:00Z" w16du:dateUtc="2025-10-20T09:36:00Z"/>
              <w:rFonts w:eastAsiaTheme="minorEastAsia" w:cstheme="minorBidi"/>
              <w:b w:val="0"/>
              <w:bCs w:val="0"/>
              <w:noProof/>
              <w:kern w:val="2"/>
              <w:sz w:val="24"/>
              <w:szCs w:val="24"/>
              <w14:ligatures w14:val="standardContextual"/>
            </w:rPr>
          </w:pPr>
          <w:ins w:id="11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4.1 Demographics and Roles</w:t>
            </w:r>
            <w:r>
              <w:rPr>
                <w:noProof/>
                <w:webHidden/>
              </w:rPr>
              <w:tab/>
            </w:r>
            <w:r>
              <w:rPr>
                <w:noProof/>
                <w:webHidden/>
              </w:rPr>
              <w:fldChar w:fldCharType="begin"/>
            </w:r>
            <w:r>
              <w:rPr>
                <w:noProof/>
                <w:webHidden/>
              </w:rPr>
              <w:instrText xml:space="preserve"> PAGEREF _Toc211885021 \h </w:instrText>
            </w:r>
            <w:r>
              <w:rPr>
                <w:noProof/>
                <w:webHidden/>
              </w:rPr>
            </w:r>
            <w:r>
              <w:rPr>
                <w:noProof/>
                <w:webHidden/>
              </w:rPr>
              <w:fldChar w:fldCharType="separate"/>
            </w:r>
            <w:r>
              <w:rPr>
                <w:noProof/>
                <w:webHidden/>
              </w:rPr>
              <w:t>34</w:t>
            </w:r>
            <w:r>
              <w:rPr>
                <w:noProof/>
                <w:webHidden/>
              </w:rPr>
              <w:fldChar w:fldCharType="end"/>
            </w:r>
            <w:r w:rsidRPr="00C65DA8">
              <w:rPr>
                <w:rStyle w:val="Hyperlink"/>
                <w:noProof/>
              </w:rPr>
              <w:fldChar w:fldCharType="end"/>
            </w:r>
          </w:ins>
        </w:p>
        <w:p w14:paraId="72586ECB" w14:textId="56EA32CD" w:rsidR="005F68F8" w:rsidRDefault="005F68F8">
          <w:pPr>
            <w:pStyle w:val="TOC2"/>
            <w:tabs>
              <w:tab w:val="right" w:leader="dot" w:pos="9350"/>
            </w:tabs>
            <w:rPr>
              <w:ins w:id="113" w:author="Graham Inglert" w:date="2025-10-20T20:36:00Z" w16du:dateUtc="2025-10-20T09:36:00Z"/>
              <w:rFonts w:eastAsiaTheme="minorEastAsia" w:cstheme="minorBidi"/>
              <w:b w:val="0"/>
              <w:bCs w:val="0"/>
              <w:noProof/>
              <w:kern w:val="2"/>
              <w:sz w:val="24"/>
              <w:szCs w:val="24"/>
              <w14:ligatures w14:val="standardContextual"/>
            </w:rPr>
          </w:pPr>
          <w:ins w:id="114" w:author="Graham Inglert" w:date="2025-10-20T20:36:00Z" w16du:dateUtc="2025-10-20T09:36:00Z">
            <w:r w:rsidRPr="00C65DA8">
              <w:rPr>
                <w:rStyle w:val="Hyperlink"/>
                <w:noProof/>
              </w:rPr>
              <w:lastRenderedPageBreak/>
              <w:fldChar w:fldCharType="begin"/>
            </w:r>
            <w:r w:rsidRPr="00C65DA8">
              <w:rPr>
                <w:rStyle w:val="Hyperlink"/>
                <w:noProof/>
              </w:rPr>
              <w:instrText xml:space="preserve"> </w:instrText>
            </w:r>
            <w:r>
              <w:rPr>
                <w:noProof/>
              </w:rPr>
              <w:instrText>HYPERLINK \l "_Toc211885022"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4.2 Overall Codes and Response Rate</w:t>
            </w:r>
            <w:r>
              <w:rPr>
                <w:noProof/>
                <w:webHidden/>
              </w:rPr>
              <w:tab/>
            </w:r>
            <w:r>
              <w:rPr>
                <w:noProof/>
                <w:webHidden/>
              </w:rPr>
              <w:fldChar w:fldCharType="begin"/>
            </w:r>
            <w:r>
              <w:rPr>
                <w:noProof/>
                <w:webHidden/>
              </w:rPr>
              <w:instrText xml:space="preserve"> PAGEREF _Toc211885022 \h </w:instrText>
            </w:r>
            <w:r>
              <w:rPr>
                <w:noProof/>
                <w:webHidden/>
              </w:rPr>
            </w:r>
            <w:r>
              <w:rPr>
                <w:noProof/>
                <w:webHidden/>
              </w:rPr>
              <w:fldChar w:fldCharType="separate"/>
            </w:r>
            <w:r>
              <w:rPr>
                <w:noProof/>
                <w:webHidden/>
              </w:rPr>
              <w:t>35</w:t>
            </w:r>
            <w:r>
              <w:rPr>
                <w:noProof/>
                <w:webHidden/>
              </w:rPr>
              <w:fldChar w:fldCharType="end"/>
            </w:r>
            <w:r w:rsidRPr="00C65DA8">
              <w:rPr>
                <w:rStyle w:val="Hyperlink"/>
                <w:noProof/>
              </w:rPr>
              <w:fldChar w:fldCharType="end"/>
            </w:r>
          </w:ins>
        </w:p>
        <w:p w14:paraId="459F61B9" w14:textId="651372D8" w:rsidR="005F68F8" w:rsidRDefault="005F68F8">
          <w:pPr>
            <w:pStyle w:val="TOC2"/>
            <w:tabs>
              <w:tab w:val="right" w:leader="dot" w:pos="9350"/>
            </w:tabs>
            <w:rPr>
              <w:ins w:id="115" w:author="Graham Inglert" w:date="2025-10-20T20:36:00Z" w16du:dateUtc="2025-10-20T09:36:00Z"/>
              <w:rFonts w:eastAsiaTheme="minorEastAsia" w:cstheme="minorBidi"/>
              <w:b w:val="0"/>
              <w:bCs w:val="0"/>
              <w:noProof/>
              <w:kern w:val="2"/>
              <w:sz w:val="24"/>
              <w:szCs w:val="24"/>
              <w14:ligatures w14:val="standardContextual"/>
            </w:rPr>
          </w:pPr>
          <w:ins w:id="11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4.3 Individual Codes Analysis and Discussion</w:t>
            </w:r>
            <w:r>
              <w:rPr>
                <w:noProof/>
                <w:webHidden/>
              </w:rPr>
              <w:tab/>
            </w:r>
            <w:r>
              <w:rPr>
                <w:noProof/>
                <w:webHidden/>
              </w:rPr>
              <w:fldChar w:fldCharType="begin"/>
            </w:r>
            <w:r>
              <w:rPr>
                <w:noProof/>
                <w:webHidden/>
              </w:rPr>
              <w:instrText xml:space="preserve"> PAGEREF _Toc211885023 \h </w:instrText>
            </w:r>
            <w:r>
              <w:rPr>
                <w:noProof/>
                <w:webHidden/>
              </w:rPr>
            </w:r>
            <w:r>
              <w:rPr>
                <w:noProof/>
                <w:webHidden/>
              </w:rPr>
              <w:fldChar w:fldCharType="separate"/>
            </w:r>
            <w:r>
              <w:rPr>
                <w:noProof/>
                <w:webHidden/>
              </w:rPr>
              <w:t>36</w:t>
            </w:r>
            <w:r>
              <w:rPr>
                <w:noProof/>
                <w:webHidden/>
              </w:rPr>
              <w:fldChar w:fldCharType="end"/>
            </w:r>
            <w:r w:rsidRPr="00C65DA8">
              <w:rPr>
                <w:rStyle w:val="Hyperlink"/>
                <w:noProof/>
              </w:rPr>
              <w:fldChar w:fldCharType="end"/>
            </w:r>
          </w:ins>
        </w:p>
        <w:p w14:paraId="0E74D957" w14:textId="78C86566" w:rsidR="005F68F8" w:rsidRDefault="005F68F8">
          <w:pPr>
            <w:pStyle w:val="TOC3"/>
            <w:tabs>
              <w:tab w:val="right" w:leader="dot" w:pos="9350"/>
            </w:tabs>
            <w:rPr>
              <w:ins w:id="117" w:author="Graham Inglert" w:date="2025-10-20T20:36:00Z" w16du:dateUtc="2025-10-20T09:36:00Z"/>
              <w:rFonts w:eastAsiaTheme="minorEastAsia" w:cstheme="minorBidi"/>
              <w:noProof/>
              <w:kern w:val="2"/>
              <w:sz w:val="24"/>
              <w:szCs w:val="24"/>
              <w14:ligatures w14:val="standardContextual"/>
            </w:rPr>
          </w:pPr>
          <w:ins w:id="11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4.3.1 Non-Human Actors: An Extensive Landscape of Unfamiliar Instruments</w:t>
            </w:r>
            <w:r>
              <w:rPr>
                <w:noProof/>
                <w:webHidden/>
              </w:rPr>
              <w:tab/>
            </w:r>
            <w:r>
              <w:rPr>
                <w:noProof/>
                <w:webHidden/>
              </w:rPr>
              <w:fldChar w:fldCharType="begin"/>
            </w:r>
            <w:r>
              <w:rPr>
                <w:noProof/>
                <w:webHidden/>
              </w:rPr>
              <w:instrText xml:space="preserve"> PAGEREF _Toc211885024 \h </w:instrText>
            </w:r>
            <w:r>
              <w:rPr>
                <w:noProof/>
                <w:webHidden/>
              </w:rPr>
            </w:r>
            <w:r>
              <w:rPr>
                <w:noProof/>
                <w:webHidden/>
              </w:rPr>
              <w:fldChar w:fldCharType="separate"/>
            </w:r>
            <w:r>
              <w:rPr>
                <w:noProof/>
                <w:webHidden/>
              </w:rPr>
              <w:t>37</w:t>
            </w:r>
            <w:r>
              <w:rPr>
                <w:noProof/>
                <w:webHidden/>
              </w:rPr>
              <w:fldChar w:fldCharType="end"/>
            </w:r>
            <w:r w:rsidRPr="00C65DA8">
              <w:rPr>
                <w:rStyle w:val="Hyperlink"/>
                <w:noProof/>
              </w:rPr>
              <w:fldChar w:fldCharType="end"/>
            </w:r>
          </w:ins>
        </w:p>
        <w:p w14:paraId="33C29DFF" w14:textId="49AE4CA3" w:rsidR="005F68F8" w:rsidRDefault="005F68F8">
          <w:pPr>
            <w:pStyle w:val="TOC3"/>
            <w:tabs>
              <w:tab w:val="right" w:leader="dot" w:pos="9350"/>
            </w:tabs>
            <w:rPr>
              <w:ins w:id="119" w:author="Graham Inglert" w:date="2025-10-20T20:36:00Z" w16du:dateUtc="2025-10-20T09:36:00Z"/>
              <w:rFonts w:eastAsiaTheme="minorEastAsia" w:cstheme="minorBidi"/>
              <w:noProof/>
              <w:kern w:val="2"/>
              <w:sz w:val="24"/>
              <w:szCs w:val="24"/>
              <w14:ligatures w14:val="standardContextual"/>
            </w:rPr>
          </w:pPr>
          <w:ins w:id="12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4.3.2 Human Actors: The Gatekeepers and Vanguards in FLOSS Adoption</w:t>
            </w:r>
            <w:r>
              <w:rPr>
                <w:noProof/>
                <w:webHidden/>
              </w:rPr>
              <w:tab/>
            </w:r>
            <w:r>
              <w:rPr>
                <w:noProof/>
                <w:webHidden/>
              </w:rPr>
              <w:fldChar w:fldCharType="begin"/>
            </w:r>
            <w:r>
              <w:rPr>
                <w:noProof/>
                <w:webHidden/>
              </w:rPr>
              <w:instrText xml:space="preserve"> PAGEREF _Toc211885025 \h </w:instrText>
            </w:r>
            <w:r>
              <w:rPr>
                <w:noProof/>
                <w:webHidden/>
              </w:rPr>
            </w:r>
            <w:r>
              <w:rPr>
                <w:noProof/>
                <w:webHidden/>
              </w:rPr>
              <w:fldChar w:fldCharType="separate"/>
            </w:r>
            <w:r>
              <w:rPr>
                <w:noProof/>
                <w:webHidden/>
              </w:rPr>
              <w:t>39</w:t>
            </w:r>
            <w:r>
              <w:rPr>
                <w:noProof/>
                <w:webHidden/>
              </w:rPr>
              <w:fldChar w:fldCharType="end"/>
            </w:r>
            <w:r w:rsidRPr="00C65DA8">
              <w:rPr>
                <w:rStyle w:val="Hyperlink"/>
                <w:noProof/>
              </w:rPr>
              <w:fldChar w:fldCharType="end"/>
            </w:r>
          </w:ins>
        </w:p>
        <w:p w14:paraId="4C340CBD" w14:textId="3D8C3113" w:rsidR="005F68F8" w:rsidRDefault="005F68F8">
          <w:pPr>
            <w:pStyle w:val="TOC3"/>
            <w:tabs>
              <w:tab w:val="right" w:leader="dot" w:pos="9350"/>
            </w:tabs>
            <w:rPr>
              <w:ins w:id="121" w:author="Graham Inglert" w:date="2025-10-20T20:36:00Z" w16du:dateUtc="2025-10-20T09:36:00Z"/>
              <w:rFonts w:eastAsiaTheme="minorEastAsia" w:cstheme="minorBidi"/>
              <w:noProof/>
              <w:kern w:val="2"/>
              <w:sz w:val="24"/>
              <w:szCs w:val="24"/>
              <w14:ligatures w14:val="standardContextual"/>
            </w:rPr>
          </w:pPr>
          <w:ins w:id="12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4.3.3 Material Inscriptions: The Persistence of Proprietary Standards</w:t>
            </w:r>
            <w:r>
              <w:rPr>
                <w:noProof/>
                <w:webHidden/>
              </w:rPr>
              <w:tab/>
            </w:r>
            <w:r>
              <w:rPr>
                <w:noProof/>
                <w:webHidden/>
              </w:rPr>
              <w:fldChar w:fldCharType="begin"/>
            </w:r>
            <w:r>
              <w:rPr>
                <w:noProof/>
                <w:webHidden/>
              </w:rPr>
              <w:instrText xml:space="preserve"> PAGEREF _Toc211885026 \h </w:instrText>
            </w:r>
            <w:r>
              <w:rPr>
                <w:noProof/>
                <w:webHidden/>
              </w:rPr>
            </w:r>
            <w:r>
              <w:rPr>
                <w:noProof/>
                <w:webHidden/>
              </w:rPr>
              <w:fldChar w:fldCharType="separate"/>
            </w:r>
            <w:r>
              <w:rPr>
                <w:noProof/>
                <w:webHidden/>
              </w:rPr>
              <w:t>41</w:t>
            </w:r>
            <w:r>
              <w:rPr>
                <w:noProof/>
                <w:webHidden/>
              </w:rPr>
              <w:fldChar w:fldCharType="end"/>
            </w:r>
            <w:r w:rsidRPr="00C65DA8">
              <w:rPr>
                <w:rStyle w:val="Hyperlink"/>
                <w:noProof/>
              </w:rPr>
              <w:fldChar w:fldCharType="end"/>
            </w:r>
          </w:ins>
        </w:p>
        <w:p w14:paraId="03D984FB" w14:textId="27490508" w:rsidR="005F68F8" w:rsidRDefault="005F68F8">
          <w:pPr>
            <w:pStyle w:val="TOC3"/>
            <w:tabs>
              <w:tab w:val="right" w:leader="dot" w:pos="9350"/>
            </w:tabs>
            <w:rPr>
              <w:ins w:id="123" w:author="Graham Inglert" w:date="2025-10-20T20:36:00Z" w16du:dateUtc="2025-10-20T09:36:00Z"/>
              <w:rFonts w:eastAsiaTheme="minorEastAsia" w:cstheme="minorBidi"/>
              <w:noProof/>
              <w:kern w:val="2"/>
              <w:sz w:val="24"/>
              <w:szCs w:val="24"/>
              <w14:ligatures w14:val="standardContextual"/>
            </w:rPr>
          </w:pPr>
          <w:ins w:id="12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4.3.4. Stability and Fragility: Tangible and Imagined</w:t>
            </w:r>
            <w:r>
              <w:rPr>
                <w:noProof/>
                <w:webHidden/>
              </w:rPr>
              <w:tab/>
            </w:r>
            <w:r>
              <w:rPr>
                <w:noProof/>
                <w:webHidden/>
              </w:rPr>
              <w:fldChar w:fldCharType="begin"/>
            </w:r>
            <w:r>
              <w:rPr>
                <w:noProof/>
                <w:webHidden/>
              </w:rPr>
              <w:instrText xml:space="preserve"> PAGEREF _Toc211885027 \h </w:instrText>
            </w:r>
            <w:r>
              <w:rPr>
                <w:noProof/>
                <w:webHidden/>
              </w:rPr>
            </w:r>
            <w:r>
              <w:rPr>
                <w:noProof/>
                <w:webHidden/>
              </w:rPr>
              <w:fldChar w:fldCharType="separate"/>
            </w:r>
            <w:r>
              <w:rPr>
                <w:noProof/>
                <w:webHidden/>
              </w:rPr>
              <w:t>44</w:t>
            </w:r>
            <w:r>
              <w:rPr>
                <w:noProof/>
                <w:webHidden/>
              </w:rPr>
              <w:fldChar w:fldCharType="end"/>
            </w:r>
            <w:r w:rsidRPr="00C65DA8">
              <w:rPr>
                <w:rStyle w:val="Hyperlink"/>
                <w:noProof/>
              </w:rPr>
              <w:fldChar w:fldCharType="end"/>
            </w:r>
          </w:ins>
        </w:p>
        <w:p w14:paraId="4ACF4E40" w14:textId="7FDE27E5" w:rsidR="005F68F8" w:rsidRDefault="005F68F8">
          <w:pPr>
            <w:pStyle w:val="TOC3"/>
            <w:tabs>
              <w:tab w:val="right" w:leader="dot" w:pos="9350"/>
            </w:tabs>
            <w:rPr>
              <w:ins w:id="125" w:author="Graham Inglert" w:date="2025-10-20T20:36:00Z" w16du:dateUtc="2025-10-20T09:36:00Z"/>
              <w:rFonts w:eastAsiaTheme="minorEastAsia" w:cstheme="minorBidi"/>
              <w:noProof/>
              <w:kern w:val="2"/>
              <w:sz w:val="24"/>
              <w:szCs w:val="24"/>
              <w14:ligatures w14:val="standardContextual"/>
            </w:rPr>
          </w:pPr>
          <w:ins w:id="12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4.3.5 Interactions and Relations: An Enthusiastic Community Marred by Institutional Trepidation</w:t>
            </w:r>
            <w:r>
              <w:rPr>
                <w:noProof/>
                <w:webHidden/>
              </w:rPr>
              <w:tab/>
            </w:r>
            <w:r>
              <w:rPr>
                <w:noProof/>
                <w:webHidden/>
              </w:rPr>
              <w:fldChar w:fldCharType="begin"/>
            </w:r>
            <w:r>
              <w:rPr>
                <w:noProof/>
                <w:webHidden/>
              </w:rPr>
              <w:instrText xml:space="preserve"> PAGEREF _Toc211885028 \h </w:instrText>
            </w:r>
            <w:r>
              <w:rPr>
                <w:noProof/>
                <w:webHidden/>
              </w:rPr>
            </w:r>
            <w:r>
              <w:rPr>
                <w:noProof/>
                <w:webHidden/>
              </w:rPr>
              <w:fldChar w:fldCharType="separate"/>
            </w:r>
            <w:r>
              <w:rPr>
                <w:noProof/>
                <w:webHidden/>
              </w:rPr>
              <w:t>46</w:t>
            </w:r>
            <w:r>
              <w:rPr>
                <w:noProof/>
                <w:webHidden/>
              </w:rPr>
              <w:fldChar w:fldCharType="end"/>
            </w:r>
            <w:r w:rsidRPr="00C65DA8">
              <w:rPr>
                <w:rStyle w:val="Hyperlink"/>
                <w:noProof/>
              </w:rPr>
              <w:fldChar w:fldCharType="end"/>
            </w:r>
          </w:ins>
        </w:p>
        <w:p w14:paraId="0DF9C884" w14:textId="7F9042A2" w:rsidR="005F68F8" w:rsidRDefault="005F68F8">
          <w:pPr>
            <w:pStyle w:val="TOC3"/>
            <w:tabs>
              <w:tab w:val="right" w:leader="dot" w:pos="9350"/>
            </w:tabs>
            <w:rPr>
              <w:ins w:id="127" w:author="Graham Inglert" w:date="2025-10-20T20:36:00Z" w16du:dateUtc="2025-10-20T09:36:00Z"/>
              <w:rFonts w:eastAsiaTheme="minorEastAsia" w:cstheme="minorBidi"/>
              <w:noProof/>
              <w:kern w:val="2"/>
              <w:sz w:val="24"/>
              <w:szCs w:val="24"/>
              <w14:ligatures w14:val="standardContextual"/>
            </w:rPr>
          </w:pPr>
          <w:ins w:id="12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4.3.6. Legitimacy Work: A Future of Publicly Accessible Privacy Infringement</w:t>
            </w:r>
            <w:r>
              <w:rPr>
                <w:noProof/>
                <w:webHidden/>
              </w:rPr>
              <w:tab/>
            </w:r>
            <w:r>
              <w:rPr>
                <w:noProof/>
                <w:webHidden/>
              </w:rPr>
              <w:fldChar w:fldCharType="begin"/>
            </w:r>
            <w:r>
              <w:rPr>
                <w:noProof/>
                <w:webHidden/>
              </w:rPr>
              <w:instrText xml:space="preserve"> PAGEREF _Toc211885029 \h </w:instrText>
            </w:r>
            <w:r>
              <w:rPr>
                <w:noProof/>
                <w:webHidden/>
              </w:rPr>
            </w:r>
            <w:r>
              <w:rPr>
                <w:noProof/>
                <w:webHidden/>
              </w:rPr>
              <w:fldChar w:fldCharType="separate"/>
            </w:r>
            <w:r>
              <w:rPr>
                <w:noProof/>
                <w:webHidden/>
              </w:rPr>
              <w:t>48</w:t>
            </w:r>
            <w:r>
              <w:rPr>
                <w:noProof/>
                <w:webHidden/>
              </w:rPr>
              <w:fldChar w:fldCharType="end"/>
            </w:r>
            <w:r w:rsidRPr="00C65DA8">
              <w:rPr>
                <w:rStyle w:val="Hyperlink"/>
                <w:noProof/>
              </w:rPr>
              <w:fldChar w:fldCharType="end"/>
            </w:r>
          </w:ins>
        </w:p>
        <w:p w14:paraId="428E2C92" w14:textId="63FF8BD6" w:rsidR="005F68F8" w:rsidRDefault="005F68F8">
          <w:pPr>
            <w:pStyle w:val="TOC3"/>
            <w:tabs>
              <w:tab w:val="right" w:leader="dot" w:pos="9350"/>
            </w:tabs>
            <w:rPr>
              <w:ins w:id="129" w:author="Graham Inglert" w:date="2025-10-20T20:36:00Z" w16du:dateUtc="2025-10-20T09:36:00Z"/>
              <w:rFonts w:eastAsiaTheme="minorEastAsia" w:cstheme="minorBidi"/>
              <w:noProof/>
              <w:kern w:val="2"/>
              <w:sz w:val="24"/>
              <w:szCs w:val="24"/>
              <w14:ligatures w14:val="standardContextual"/>
            </w:rPr>
          </w:pPr>
          <w:ins w:id="13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4.3.7. Translation and Enrollment: Vanguards in Need of Institutional Backing</w:t>
            </w:r>
            <w:r>
              <w:rPr>
                <w:noProof/>
                <w:webHidden/>
              </w:rPr>
              <w:tab/>
            </w:r>
            <w:r>
              <w:rPr>
                <w:noProof/>
                <w:webHidden/>
              </w:rPr>
              <w:fldChar w:fldCharType="begin"/>
            </w:r>
            <w:r>
              <w:rPr>
                <w:noProof/>
                <w:webHidden/>
              </w:rPr>
              <w:instrText xml:space="preserve"> PAGEREF _Toc211885030 \h </w:instrText>
            </w:r>
            <w:r>
              <w:rPr>
                <w:noProof/>
                <w:webHidden/>
              </w:rPr>
            </w:r>
            <w:r>
              <w:rPr>
                <w:noProof/>
                <w:webHidden/>
              </w:rPr>
              <w:fldChar w:fldCharType="separate"/>
            </w:r>
            <w:r>
              <w:rPr>
                <w:noProof/>
                <w:webHidden/>
              </w:rPr>
              <w:t>51</w:t>
            </w:r>
            <w:r>
              <w:rPr>
                <w:noProof/>
                <w:webHidden/>
              </w:rPr>
              <w:fldChar w:fldCharType="end"/>
            </w:r>
            <w:r w:rsidRPr="00C65DA8">
              <w:rPr>
                <w:rStyle w:val="Hyperlink"/>
                <w:noProof/>
              </w:rPr>
              <w:fldChar w:fldCharType="end"/>
            </w:r>
          </w:ins>
        </w:p>
        <w:p w14:paraId="6350B4DA" w14:textId="0D1D084E" w:rsidR="005F68F8" w:rsidRDefault="005F68F8">
          <w:pPr>
            <w:pStyle w:val="TOC1"/>
            <w:tabs>
              <w:tab w:val="right" w:leader="dot" w:pos="9350"/>
            </w:tabs>
            <w:rPr>
              <w:ins w:id="131" w:author="Graham Inglert" w:date="2025-10-20T20:36:00Z" w16du:dateUtc="2025-10-20T09:36:00Z"/>
              <w:rFonts w:eastAsiaTheme="minorEastAsia" w:cstheme="minorBidi"/>
              <w:b w:val="0"/>
              <w:bCs w:val="0"/>
              <w:i w:val="0"/>
              <w:iCs w:val="0"/>
              <w:noProof/>
              <w:kern w:val="2"/>
              <w14:ligatures w14:val="standardContextual"/>
            </w:rPr>
          </w:pPr>
          <w:ins w:id="13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Chapter V: Impact And Recommendations</w:t>
            </w:r>
            <w:r>
              <w:rPr>
                <w:noProof/>
                <w:webHidden/>
              </w:rPr>
              <w:tab/>
            </w:r>
            <w:r>
              <w:rPr>
                <w:noProof/>
                <w:webHidden/>
              </w:rPr>
              <w:fldChar w:fldCharType="begin"/>
            </w:r>
            <w:r>
              <w:rPr>
                <w:noProof/>
                <w:webHidden/>
              </w:rPr>
              <w:instrText xml:space="preserve"> PAGEREF _Toc211885031 \h </w:instrText>
            </w:r>
            <w:r>
              <w:rPr>
                <w:noProof/>
                <w:webHidden/>
              </w:rPr>
            </w:r>
            <w:r>
              <w:rPr>
                <w:noProof/>
                <w:webHidden/>
              </w:rPr>
              <w:fldChar w:fldCharType="separate"/>
            </w:r>
            <w:r>
              <w:rPr>
                <w:noProof/>
                <w:webHidden/>
              </w:rPr>
              <w:t>54</w:t>
            </w:r>
            <w:r>
              <w:rPr>
                <w:noProof/>
                <w:webHidden/>
              </w:rPr>
              <w:fldChar w:fldCharType="end"/>
            </w:r>
            <w:r w:rsidRPr="00C65DA8">
              <w:rPr>
                <w:rStyle w:val="Hyperlink"/>
                <w:noProof/>
              </w:rPr>
              <w:fldChar w:fldCharType="end"/>
            </w:r>
          </w:ins>
        </w:p>
        <w:p w14:paraId="2A370AE7" w14:textId="45D48C12" w:rsidR="005F68F8" w:rsidRDefault="005F68F8">
          <w:pPr>
            <w:pStyle w:val="TOC2"/>
            <w:tabs>
              <w:tab w:val="right" w:leader="dot" w:pos="9350"/>
            </w:tabs>
            <w:rPr>
              <w:ins w:id="133" w:author="Graham Inglert" w:date="2025-10-20T20:36:00Z" w16du:dateUtc="2025-10-20T09:36:00Z"/>
              <w:rFonts w:eastAsiaTheme="minorEastAsia" w:cstheme="minorBidi"/>
              <w:b w:val="0"/>
              <w:bCs w:val="0"/>
              <w:noProof/>
              <w:kern w:val="2"/>
              <w:sz w:val="24"/>
              <w:szCs w:val="24"/>
              <w14:ligatures w14:val="standardContextual"/>
            </w:rPr>
          </w:pPr>
          <w:ins w:id="13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5.1 Impact</w:t>
            </w:r>
            <w:r>
              <w:rPr>
                <w:noProof/>
                <w:webHidden/>
              </w:rPr>
              <w:tab/>
            </w:r>
            <w:r>
              <w:rPr>
                <w:noProof/>
                <w:webHidden/>
              </w:rPr>
              <w:fldChar w:fldCharType="begin"/>
            </w:r>
            <w:r>
              <w:rPr>
                <w:noProof/>
                <w:webHidden/>
              </w:rPr>
              <w:instrText xml:space="preserve"> PAGEREF _Toc211885032 \h </w:instrText>
            </w:r>
            <w:r>
              <w:rPr>
                <w:noProof/>
                <w:webHidden/>
              </w:rPr>
            </w:r>
            <w:r>
              <w:rPr>
                <w:noProof/>
                <w:webHidden/>
              </w:rPr>
              <w:fldChar w:fldCharType="separate"/>
            </w:r>
            <w:r>
              <w:rPr>
                <w:noProof/>
                <w:webHidden/>
              </w:rPr>
              <w:t>54</w:t>
            </w:r>
            <w:r>
              <w:rPr>
                <w:noProof/>
                <w:webHidden/>
              </w:rPr>
              <w:fldChar w:fldCharType="end"/>
            </w:r>
            <w:r w:rsidRPr="00C65DA8">
              <w:rPr>
                <w:rStyle w:val="Hyperlink"/>
                <w:noProof/>
              </w:rPr>
              <w:fldChar w:fldCharType="end"/>
            </w:r>
          </w:ins>
        </w:p>
        <w:p w14:paraId="1CAA157D" w14:textId="6F406002" w:rsidR="005F68F8" w:rsidRDefault="005F68F8">
          <w:pPr>
            <w:pStyle w:val="TOC2"/>
            <w:tabs>
              <w:tab w:val="right" w:leader="dot" w:pos="9350"/>
            </w:tabs>
            <w:rPr>
              <w:ins w:id="135" w:author="Graham Inglert" w:date="2025-10-20T20:36:00Z" w16du:dateUtc="2025-10-20T09:36:00Z"/>
              <w:rFonts w:eastAsiaTheme="minorEastAsia" w:cstheme="minorBidi"/>
              <w:b w:val="0"/>
              <w:bCs w:val="0"/>
              <w:noProof/>
              <w:kern w:val="2"/>
              <w:sz w:val="24"/>
              <w:szCs w:val="24"/>
              <w14:ligatures w14:val="standardContextual"/>
            </w:rPr>
          </w:pPr>
          <w:ins w:id="13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5.2 Limitations</w:t>
            </w:r>
            <w:r>
              <w:rPr>
                <w:noProof/>
                <w:webHidden/>
              </w:rPr>
              <w:tab/>
            </w:r>
            <w:r>
              <w:rPr>
                <w:noProof/>
                <w:webHidden/>
              </w:rPr>
              <w:fldChar w:fldCharType="begin"/>
            </w:r>
            <w:r>
              <w:rPr>
                <w:noProof/>
                <w:webHidden/>
              </w:rPr>
              <w:instrText xml:space="preserve"> PAGEREF _Toc211885033 \h </w:instrText>
            </w:r>
            <w:r>
              <w:rPr>
                <w:noProof/>
                <w:webHidden/>
              </w:rPr>
            </w:r>
            <w:r>
              <w:rPr>
                <w:noProof/>
                <w:webHidden/>
              </w:rPr>
              <w:fldChar w:fldCharType="separate"/>
            </w:r>
            <w:r>
              <w:rPr>
                <w:noProof/>
                <w:webHidden/>
              </w:rPr>
              <w:t>55</w:t>
            </w:r>
            <w:r>
              <w:rPr>
                <w:noProof/>
                <w:webHidden/>
              </w:rPr>
              <w:fldChar w:fldCharType="end"/>
            </w:r>
            <w:r w:rsidRPr="00C65DA8">
              <w:rPr>
                <w:rStyle w:val="Hyperlink"/>
                <w:noProof/>
              </w:rPr>
              <w:fldChar w:fldCharType="end"/>
            </w:r>
          </w:ins>
        </w:p>
        <w:p w14:paraId="44072085" w14:textId="63E18FDF" w:rsidR="005F68F8" w:rsidRDefault="005F68F8">
          <w:pPr>
            <w:pStyle w:val="TOC2"/>
            <w:tabs>
              <w:tab w:val="right" w:leader="dot" w:pos="9350"/>
            </w:tabs>
            <w:rPr>
              <w:ins w:id="137" w:author="Graham Inglert" w:date="2025-10-20T20:36:00Z" w16du:dateUtc="2025-10-20T09:36:00Z"/>
              <w:rFonts w:eastAsiaTheme="minorEastAsia" w:cstheme="minorBidi"/>
              <w:b w:val="0"/>
              <w:bCs w:val="0"/>
              <w:noProof/>
              <w:kern w:val="2"/>
              <w:sz w:val="24"/>
              <w:szCs w:val="24"/>
              <w14:ligatures w14:val="standardContextual"/>
            </w:rPr>
          </w:pPr>
          <w:ins w:id="13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5.3 Project Observations</w:t>
            </w:r>
            <w:r>
              <w:rPr>
                <w:noProof/>
                <w:webHidden/>
              </w:rPr>
              <w:tab/>
            </w:r>
            <w:r>
              <w:rPr>
                <w:noProof/>
                <w:webHidden/>
              </w:rPr>
              <w:fldChar w:fldCharType="begin"/>
            </w:r>
            <w:r>
              <w:rPr>
                <w:noProof/>
                <w:webHidden/>
              </w:rPr>
              <w:instrText xml:space="preserve"> PAGEREF _Toc211885034 \h </w:instrText>
            </w:r>
            <w:r>
              <w:rPr>
                <w:noProof/>
                <w:webHidden/>
              </w:rPr>
            </w:r>
            <w:r>
              <w:rPr>
                <w:noProof/>
                <w:webHidden/>
              </w:rPr>
              <w:fldChar w:fldCharType="separate"/>
            </w:r>
            <w:r>
              <w:rPr>
                <w:noProof/>
                <w:webHidden/>
              </w:rPr>
              <w:t>56</w:t>
            </w:r>
            <w:r>
              <w:rPr>
                <w:noProof/>
                <w:webHidden/>
              </w:rPr>
              <w:fldChar w:fldCharType="end"/>
            </w:r>
            <w:r w:rsidRPr="00C65DA8">
              <w:rPr>
                <w:rStyle w:val="Hyperlink"/>
                <w:noProof/>
              </w:rPr>
              <w:fldChar w:fldCharType="end"/>
            </w:r>
          </w:ins>
        </w:p>
        <w:p w14:paraId="60776C6D" w14:textId="7E6704DA" w:rsidR="005F68F8" w:rsidRDefault="005F68F8">
          <w:pPr>
            <w:pStyle w:val="TOC2"/>
            <w:tabs>
              <w:tab w:val="right" w:leader="dot" w:pos="9350"/>
            </w:tabs>
            <w:rPr>
              <w:ins w:id="139" w:author="Graham Inglert" w:date="2025-10-20T20:36:00Z" w16du:dateUtc="2025-10-20T09:36:00Z"/>
              <w:rFonts w:eastAsiaTheme="minorEastAsia" w:cstheme="minorBidi"/>
              <w:b w:val="0"/>
              <w:bCs w:val="0"/>
              <w:noProof/>
              <w:kern w:val="2"/>
              <w:sz w:val="24"/>
              <w:szCs w:val="24"/>
              <w14:ligatures w14:val="standardContextual"/>
            </w:rPr>
          </w:pPr>
          <w:ins w:id="14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5.4 Conclusion and Recommendations for Practice</w:t>
            </w:r>
            <w:r>
              <w:rPr>
                <w:noProof/>
                <w:webHidden/>
              </w:rPr>
              <w:tab/>
            </w:r>
            <w:r>
              <w:rPr>
                <w:noProof/>
                <w:webHidden/>
              </w:rPr>
              <w:fldChar w:fldCharType="begin"/>
            </w:r>
            <w:r>
              <w:rPr>
                <w:noProof/>
                <w:webHidden/>
              </w:rPr>
              <w:instrText xml:space="preserve"> PAGEREF _Toc211885035 \h </w:instrText>
            </w:r>
            <w:r>
              <w:rPr>
                <w:noProof/>
                <w:webHidden/>
              </w:rPr>
            </w:r>
            <w:r>
              <w:rPr>
                <w:noProof/>
                <w:webHidden/>
              </w:rPr>
              <w:fldChar w:fldCharType="separate"/>
            </w:r>
            <w:r>
              <w:rPr>
                <w:noProof/>
                <w:webHidden/>
              </w:rPr>
              <w:t>57</w:t>
            </w:r>
            <w:r>
              <w:rPr>
                <w:noProof/>
                <w:webHidden/>
              </w:rPr>
              <w:fldChar w:fldCharType="end"/>
            </w:r>
            <w:r w:rsidRPr="00C65DA8">
              <w:rPr>
                <w:rStyle w:val="Hyperlink"/>
                <w:noProof/>
              </w:rPr>
              <w:fldChar w:fldCharType="end"/>
            </w:r>
          </w:ins>
        </w:p>
        <w:p w14:paraId="608770D4" w14:textId="0C0DB0AB" w:rsidR="005F68F8" w:rsidRDefault="005F68F8">
          <w:pPr>
            <w:pStyle w:val="TOC3"/>
            <w:tabs>
              <w:tab w:val="right" w:leader="dot" w:pos="9350"/>
            </w:tabs>
            <w:rPr>
              <w:ins w:id="141" w:author="Graham Inglert" w:date="2025-10-20T20:36:00Z" w16du:dateUtc="2025-10-20T09:36:00Z"/>
              <w:rFonts w:eastAsiaTheme="minorEastAsia" w:cstheme="minorBidi"/>
              <w:noProof/>
              <w:kern w:val="2"/>
              <w:sz w:val="24"/>
              <w:szCs w:val="24"/>
              <w14:ligatures w14:val="standardContextual"/>
            </w:rPr>
          </w:pPr>
          <w:ins w:id="14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5.4.1 Holistic Enrollment Among Organisations:</w:t>
            </w:r>
            <w:r>
              <w:rPr>
                <w:noProof/>
                <w:webHidden/>
              </w:rPr>
              <w:tab/>
            </w:r>
            <w:r>
              <w:rPr>
                <w:noProof/>
                <w:webHidden/>
              </w:rPr>
              <w:fldChar w:fldCharType="begin"/>
            </w:r>
            <w:r>
              <w:rPr>
                <w:noProof/>
                <w:webHidden/>
              </w:rPr>
              <w:instrText xml:space="preserve"> PAGEREF _Toc211885036 \h </w:instrText>
            </w:r>
            <w:r>
              <w:rPr>
                <w:noProof/>
                <w:webHidden/>
              </w:rPr>
            </w:r>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4700700C" w14:textId="0ADD2D13" w:rsidR="005F68F8" w:rsidRDefault="005F68F8">
          <w:pPr>
            <w:pStyle w:val="TOC3"/>
            <w:tabs>
              <w:tab w:val="right" w:leader="dot" w:pos="9350"/>
            </w:tabs>
            <w:rPr>
              <w:ins w:id="143" w:author="Graham Inglert" w:date="2025-10-20T20:36:00Z" w16du:dateUtc="2025-10-20T09:36:00Z"/>
              <w:rFonts w:eastAsiaTheme="minorEastAsia" w:cstheme="minorBidi"/>
              <w:noProof/>
              <w:kern w:val="2"/>
              <w:sz w:val="24"/>
              <w:szCs w:val="24"/>
              <w14:ligatures w14:val="standardContextual"/>
            </w:rPr>
          </w:pPr>
          <w:ins w:id="14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5.4.2 Opening Black Boxes within Education:</w:t>
            </w:r>
            <w:r>
              <w:rPr>
                <w:noProof/>
                <w:webHidden/>
              </w:rPr>
              <w:tab/>
            </w:r>
            <w:r>
              <w:rPr>
                <w:noProof/>
                <w:webHidden/>
              </w:rPr>
              <w:fldChar w:fldCharType="begin"/>
            </w:r>
            <w:r>
              <w:rPr>
                <w:noProof/>
                <w:webHidden/>
              </w:rPr>
              <w:instrText xml:space="preserve"> PAGEREF _Toc211885037 \h </w:instrText>
            </w:r>
            <w:r>
              <w:rPr>
                <w:noProof/>
                <w:webHidden/>
              </w:rPr>
            </w:r>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76D75FF0" w14:textId="257E53FD" w:rsidR="005F68F8" w:rsidRDefault="005F68F8">
          <w:pPr>
            <w:pStyle w:val="TOC3"/>
            <w:tabs>
              <w:tab w:val="right" w:leader="dot" w:pos="9350"/>
            </w:tabs>
            <w:rPr>
              <w:ins w:id="145" w:author="Graham Inglert" w:date="2025-10-20T20:36:00Z" w16du:dateUtc="2025-10-20T09:36:00Z"/>
              <w:rFonts w:eastAsiaTheme="minorEastAsia" w:cstheme="minorBidi"/>
              <w:noProof/>
              <w:kern w:val="2"/>
              <w:sz w:val="24"/>
              <w:szCs w:val="24"/>
              <w14:ligatures w14:val="standardContextual"/>
            </w:rPr>
          </w:pPr>
          <w:ins w:id="14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5.4.3 Constructing Large Industry FLOSS Networks</w:t>
            </w:r>
            <w:r>
              <w:rPr>
                <w:noProof/>
                <w:webHidden/>
              </w:rPr>
              <w:tab/>
            </w:r>
            <w:r>
              <w:rPr>
                <w:noProof/>
                <w:webHidden/>
              </w:rPr>
              <w:fldChar w:fldCharType="begin"/>
            </w:r>
            <w:r>
              <w:rPr>
                <w:noProof/>
                <w:webHidden/>
              </w:rPr>
              <w:instrText xml:space="preserve"> PAGEREF _Toc211885038 \h </w:instrText>
            </w:r>
            <w:r>
              <w:rPr>
                <w:noProof/>
                <w:webHidden/>
              </w:rPr>
            </w:r>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3F886363" w14:textId="20EC7402" w:rsidR="005F68F8" w:rsidRDefault="005F68F8">
          <w:pPr>
            <w:pStyle w:val="TOC3"/>
            <w:tabs>
              <w:tab w:val="right" w:leader="dot" w:pos="9350"/>
            </w:tabs>
            <w:rPr>
              <w:ins w:id="147" w:author="Graham Inglert" w:date="2025-10-20T20:36:00Z" w16du:dateUtc="2025-10-20T09:36:00Z"/>
              <w:rFonts w:eastAsiaTheme="minorEastAsia" w:cstheme="minorBidi"/>
              <w:noProof/>
              <w:kern w:val="2"/>
              <w:sz w:val="24"/>
              <w:szCs w:val="24"/>
              <w14:ligatures w14:val="standardContextual"/>
            </w:rPr>
          </w:pPr>
          <w:ins w:id="14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5.4.4 Forming Hybridised Network Schemes:</w:t>
            </w:r>
            <w:r>
              <w:rPr>
                <w:noProof/>
                <w:webHidden/>
              </w:rPr>
              <w:tab/>
            </w:r>
            <w:r>
              <w:rPr>
                <w:noProof/>
                <w:webHidden/>
              </w:rPr>
              <w:fldChar w:fldCharType="begin"/>
            </w:r>
            <w:r>
              <w:rPr>
                <w:noProof/>
                <w:webHidden/>
              </w:rPr>
              <w:instrText xml:space="preserve"> PAGEREF _Toc211885039 \h </w:instrText>
            </w:r>
            <w:r>
              <w:rPr>
                <w:noProof/>
                <w:webHidden/>
              </w:rPr>
            </w:r>
            <w:r>
              <w:rPr>
                <w:noProof/>
                <w:webHidden/>
              </w:rPr>
              <w:fldChar w:fldCharType="separate"/>
            </w:r>
            <w:r>
              <w:rPr>
                <w:noProof/>
                <w:webHidden/>
              </w:rPr>
              <w:t>59</w:t>
            </w:r>
            <w:r>
              <w:rPr>
                <w:noProof/>
                <w:webHidden/>
              </w:rPr>
              <w:fldChar w:fldCharType="end"/>
            </w:r>
            <w:r w:rsidRPr="00C65DA8">
              <w:rPr>
                <w:rStyle w:val="Hyperlink"/>
                <w:noProof/>
              </w:rPr>
              <w:fldChar w:fldCharType="end"/>
            </w:r>
          </w:ins>
        </w:p>
        <w:p w14:paraId="6E59A7B3" w14:textId="57D8C55E" w:rsidR="005F68F8" w:rsidRDefault="005F68F8">
          <w:pPr>
            <w:pStyle w:val="TOC2"/>
            <w:tabs>
              <w:tab w:val="right" w:leader="dot" w:pos="9350"/>
            </w:tabs>
            <w:rPr>
              <w:ins w:id="149" w:author="Graham Inglert" w:date="2025-10-20T20:36:00Z" w16du:dateUtc="2025-10-20T09:36:00Z"/>
              <w:rFonts w:eastAsiaTheme="minorEastAsia" w:cstheme="minorBidi"/>
              <w:b w:val="0"/>
              <w:bCs w:val="0"/>
              <w:noProof/>
              <w:kern w:val="2"/>
              <w:sz w:val="24"/>
              <w:szCs w:val="24"/>
              <w14:ligatures w14:val="standardContextual"/>
            </w:rPr>
          </w:pPr>
          <w:ins w:id="15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5.5 Recommendations for Further Research</w:t>
            </w:r>
            <w:r>
              <w:rPr>
                <w:noProof/>
                <w:webHidden/>
              </w:rPr>
              <w:tab/>
            </w:r>
            <w:r>
              <w:rPr>
                <w:noProof/>
                <w:webHidden/>
              </w:rPr>
              <w:fldChar w:fldCharType="begin"/>
            </w:r>
            <w:r>
              <w:rPr>
                <w:noProof/>
                <w:webHidden/>
              </w:rPr>
              <w:instrText xml:space="preserve"> PAGEREF _Toc211885040 \h </w:instrText>
            </w:r>
            <w:r>
              <w:rPr>
                <w:noProof/>
                <w:webHidden/>
              </w:rPr>
            </w:r>
            <w:r>
              <w:rPr>
                <w:noProof/>
                <w:webHidden/>
              </w:rPr>
              <w:fldChar w:fldCharType="separate"/>
            </w:r>
            <w:r>
              <w:rPr>
                <w:noProof/>
                <w:webHidden/>
              </w:rPr>
              <w:t>59</w:t>
            </w:r>
            <w:r>
              <w:rPr>
                <w:noProof/>
                <w:webHidden/>
              </w:rPr>
              <w:fldChar w:fldCharType="end"/>
            </w:r>
            <w:r w:rsidRPr="00C65DA8">
              <w:rPr>
                <w:rStyle w:val="Hyperlink"/>
                <w:noProof/>
              </w:rPr>
              <w:fldChar w:fldCharType="end"/>
            </w:r>
          </w:ins>
        </w:p>
        <w:p w14:paraId="00837CF6" w14:textId="71BA3456" w:rsidR="005F68F8" w:rsidRDefault="005F68F8">
          <w:pPr>
            <w:pStyle w:val="TOC1"/>
            <w:tabs>
              <w:tab w:val="right" w:leader="dot" w:pos="9350"/>
            </w:tabs>
            <w:rPr>
              <w:ins w:id="151" w:author="Graham Inglert" w:date="2025-10-20T20:36:00Z" w16du:dateUtc="2025-10-20T09:36:00Z"/>
              <w:rFonts w:eastAsiaTheme="minorEastAsia" w:cstheme="minorBidi"/>
              <w:b w:val="0"/>
              <w:bCs w:val="0"/>
              <w:i w:val="0"/>
              <w:iCs w:val="0"/>
              <w:noProof/>
              <w:kern w:val="2"/>
              <w14:ligatures w14:val="standardContextual"/>
            </w:rPr>
          </w:pPr>
          <w:ins w:id="15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_Toc211885041 \h </w:instrText>
            </w:r>
            <w:r>
              <w:rPr>
                <w:noProof/>
                <w:webHidden/>
              </w:rPr>
            </w:r>
            <w:r>
              <w:rPr>
                <w:noProof/>
                <w:webHidden/>
              </w:rPr>
              <w:fldChar w:fldCharType="separate"/>
            </w:r>
            <w:r>
              <w:rPr>
                <w:noProof/>
                <w:webHidden/>
              </w:rPr>
              <w:t>61</w:t>
            </w:r>
            <w:r>
              <w:rPr>
                <w:noProof/>
                <w:webHidden/>
              </w:rPr>
              <w:fldChar w:fldCharType="end"/>
            </w:r>
            <w:r w:rsidRPr="00C65DA8">
              <w:rPr>
                <w:rStyle w:val="Hyperlink"/>
                <w:noProof/>
              </w:rPr>
              <w:fldChar w:fldCharType="end"/>
            </w:r>
          </w:ins>
        </w:p>
        <w:p w14:paraId="4F5D914E" w14:textId="5AA5F3F8" w:rsidR="005F68F8" w:rsidRDefault="005F68F8">
          <w:pPr>
            <w:pStyle w:val="TOC1"/>
            <w:tabs>
              <w:tab w:val="right" w:leader="dot" w:pos="9350"/>
            </w:tabs>
            <w:rPr>
              <w:ins w:id="153" w:author="Graham Inglert" w:date="2025-10-20T20:36:00Z" w16du:dateUtc="2025-10-20T09:36:00Z"/>
              <w:rFonts w:eastAsiaTheme="minorEastAsia" w:cstheme="minorBidi"/>
              <w:b w:val="0"/>
              <w:bCs w:val="0"/>
              <w:i w:val="0"/>
              <w:iCs w:val="0"/>
              <w:noProof/>
              <w:kern w:val="2"/>
              <w14:ligatures w14:val="standardContextual"/>
            </w:rPr>
          </w:pPr>
          <w:ins w:id="15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A</w:t>
            </w:r>
            <w:r>
              <w:rPr>
                <w:noProof/>
                <w:webHidden/>
              </w:rPr>
              <w:tab/>
            </w:r>
            <w:r>
              <w:rPr>
                <w:noProof/>
                <w:webHidden/>
              </w:rPr>
              <w:fldChar w:fldCharType="begin"/>
            </w:r>
            <w:r>
              <w:rPr>
                <w:noProof/>
                <w:webHidden/>
              </w:rPr>
              <w:instrText xml:space="preserve"> PAGEREF _Toc211885042 \h </w:instrText>
            </w:r>
            <w:r>
              <w:rPr>
                <w:noProof/>
                <w:webHidden/>
              </w:rPr>
            </w:r>
            <w:r>
              <w:rPr>
                <w:noProof/>
                <w:webHidden/>
              </w:rPr>
              <w:fldChar w:fldCharType="separate"/>
            </w:r>
            <w:r>
              <w:rPr>
                <w:noProof/>
                <w:webHidden/>
              </w:rPr>
              <w:t>71</w:t>
            </w:r>
            <w:r>
              <w:rPr>
                <w:noProof/>
                <w:webHidden/>
              </w:rPr>
              <w:fldChar w:fldCharType="end"/>
            </w:r>
            <w:r w:rsidRPr="00C65DA8">
              <w:rPr>
                <w:rStyle w:val="Hyperlink"/>
                <w:noProof/>
              </w:rPr>
              <w:fldChar w:fldCharType="end"/>
            </w:r>
          </w:ins>
        </w:p>
        <w:p w14:paraId="539C300F" w14:textId="6A6037E0" w:rsidR="005F68F8" w:rsidRDefault="005F68F8">
          <w:pPr>
            <w:pStyle w:val="TOC1"/>
            <w:tabs>
              <w:tab w:val="right" w:leader="dot" w:pos="9350"/>
            </w:tabs>
            <w:rPr>
              <w:ins w:id="155" w:author="Graham Inglert" w:date="2025-10-20T20:36:00Z" w16du:dateUtc="2025-10-20T09:36:00Z"/>
              <w:rFonts w:eastAsiaTheme="minorEastAsia" w:cstheme="minorBidi"/>
              <w:b w:val="0"/>
              <w:bCs w:val="0"/>
              <w:i w:val="0"/>
              <w:iCs w:val="0"/>
              <w:noProof/>
              <w:kern w:val="2"/>
              <w14:ligatures w14:val="standardContextual"/>
            </w:rPr>
          </w:pPr>
          <w:ins w:id="15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B.</w:t>
            </w:r>
            <w:r>
              <w:rPr>
                <w:noProof/>
                <w:webHidden/>
              </w:rPr>
              <w:tab/>
            </w:r>
            <w:r>
              <w:rPr>
                <w:noProof/>
                <w:webHidden/>
              </w:rPr>
              <w:fldChar w:fldCharType="begin"/>
            </w:r>
            <w:r>
              <w:rPr>
                <w:noProof/>
                <w:webHidden/>
              </w:rPr>
              <w:instrText xml:space="preserve"> PAGEREF _Toc211885043 \h </w:instrText>
            </w:r>
            <w:r>
              <w:rPr>
                <w:noProof/>
                <w:webHidden/>
              </w:rPr>
            </w:r>
            <w:r>
              <w:rPr>
                <w:noProof/>
                <w:webHidden/>
              </w:rPr>
              <w:fldChar w:fldCharType="separate"/>
            </w:r>
            <w:r>
              <w:rPr>
                <w:noProof/>
                <w:webHidden/>
              </w:rPr>
              <w:t>72</w:t>
            </w:r>
            <w:r>
              <w:rPr>
                <w:noProof/>
                <w:webHidden/>
              </w:rPr>
              <w:fldChar w:fldCharType="end"/>
            </w:r>
            <w:r w:rsidRPr="00C65DA8">
              <w:rPr>
                <w:rStyle w:val="Hyperlink"/>
                <w:noProof/>
              </w:rPr>
              <w:fldChar w:fldCharType="end"/>
            </w:r>
          </w:ins>
        </w:p>
        <w:p w14:paraId="29EC82C5" w14:textId="7B4F8038" w:rsidR="005F68F8" w:rsidRDefault="005F68F8">
          <w:pPr>
            <w:pStyle w:val="TOC1"/>
            <w:tabs>
              <w:tab w:val="right" w:leader="dot" w:pos="9350"/>
            </w:tabs>
            <w:rPr>
              <w:ins w:id="157" w:author="Graham Inglert" w:date="2025-10-20T20:36:00Z" w16du:dateUtc="2025-10-20T09:36:00Z"/>
              <w:rFonts w:eastAsiaTheme="minorEastAsia" w:cstheme="minorBidi"/>
              <w:b w:val="0"/>
              <w:bCs w:val="0"/>
              <w:i w:val="0"/>
              <w:iCs w:val="0"/>
              <w:noProof/>
              <w:kern w:val="2"/>
              <w14:ligatures w14:val="standardContextual"/>
            </w:rPr>
          </w:pPr>
          <w:ins w:id="15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C.</w:t>
            </w:r>
            <w:r>
              <w:rPr>
                <w:noProof/>
                <w:webHidden/>
              </w:rPr>
              <w:tab/>
            </w:r>
            <w:r>
              <w:rPr>
                <w:noProof/>
                <w:webHidden/>
              </w:rPr>
              <w:fldChar w:fldCharType="begin"/>
            </w:r>
            <w:r>
              <w:rPr>
                <w:noProof/>
                <w:webHidden/>
              </w:rPr>
              <w:instrText xml:space="preserve"> PAGEREF _Toc211885044 \h </w:instrText>
            </w:r>
            <w:r>
              <w:rPr>
                <w:noProof/>
                <w:webHidden/>
              </w:rPr>
            </w:r>
            <w:r>
              <w:rPr>
                <w:noProof/>
                <w:webHidden/>
              </w:rPr>
              <w:fldChar w:fldCharType="separate"/>
            </w:r>
            <w:r>
              <w:rPr>
                <w:noProof/>
                <w:webHidden/>
              </w:rPr>
              <w:t>73</w:t>
            </w:r>
            <w:r>
              <w:rPr>
                <w:noProof/>
                <w:webHidden/>
              </w:rPr>
              <w:fldChar w:fldCharType="end"/>
            </w:r>
            <w:r w:rsidRPr="00C65DA8">
              <w:rPr>
                <w:rStyle w:val="Hyperlink"/>
                <w:noProof/>
              </w:rPr>
              <w:fldChar w:fldCharType="end"/>
            </w:r>
          </w:ins>
        </w:p>
        <w:p w14:paraId="716198CE" w14:textId="217402FE" w:rsidR="005F68F8" w:rsidRDefault="005F68F8">
          <w:pPr>
            <w:pStyle w:val="TOC1"/>
            <w:tabs>
              <w:tab w:val="right" w:leader="dot" w:pos="9350"/>
            </w:tabs>
            <w:rPr>
              <w:ins w:id="159" w:author="Graham Inglert" w:date="2025-10-20T20:36:00Z" w16du:dateUtc="2025-10-20T09:36:00Z"/>
              <w:rFonts w:eastAsiaTheme="minorEastAsia" w:cstheme="minorBidi"/>
              <w:b w:val="0"/>
              <w:bCs w:val="0"/>
              <w:i w:val="0"/>
              <w:iCs w:val="0"/>
              <w:noProof/>
              <w:kern w:val="2"/>
              <w14:ligatures w14:val="standardContextual"/>
            </w:rPr>
          </w:pPr>
          <w:ins w:id="16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Appendix D.</w:t>
            </w:r>
            <w:r>
              <w:rPr>
                <w:noProof/>
                <w:webHidden/>
              </w:rPr>
              <w:tab/>
            </w:r>
            <w:r>
              <w:rPr>
                <w:noProof/>
                <w:webHidden/>
              </w:rPr>
              <w:fldChar w:fldCharType="begin"/>
            </w:r>
            <w:r>
              <w:rPr>
                <w:noProof/>
                <w:webHidden/>
              </w:rPr>
              <w:instrText xml:space="preserve"> PAGEREF _Toc211885045 \h </w:instrText>
            </w:r>
            <w:r>
              <w:rPr>
                <w:noProof/>
                <w:webHidden/>
              </w:rPr>
            </w:r>
            <w:r>
              <w:rPr>
                <w:noProof/>
                <w:webHidden/>
              </w:rPr>
              <w:fldChar w:fldCharType="separate"/>
            </w:r>
            <w:r>
              <w:rPr>
                <w:noProof/>
                <w:webHidden/>
              </w:rPr>
              <w:t>74</w:t>
            </w:r>
            <w:r>
              <w:rPr>
                <w:noProof/>
                <w:webHidden/>
              </w:rPr>
              <w:fldChar w:fldCharType="end"/>
            </w:r>
            <w:r w:rsidRPr="00C65DA8">
              <w:rPr>
                <w:rStyle w:val="Hyperlink"/>
                <w:noProof/>
              </w:rPr>
              <w:fldChar w:fldCharType="end"/>
            </w:r>
          </w:ins>
        </w:p>
        <w:p w14:paraId="482FFD7D" w14:textId="6D471E7B" w:rsidR="005F68F8" w:rsidRDefault="005F68F8">
          <w:pPr>
            <w:pStyle w:val="TOC1"/>
            <w:tabs>
              <w:tab w:val="right" w:leader="dot" w:pos="9350"/>
            </w:tabs>
            <w:rPr>
              <w:ins w:id="161" w:author="Graham Inglert" w:date="2025-10-20T20:36:00Z" w16du:dateUtc="2025-10-20T09:36:00Z"/>
              <w:rFonts w:eastAsiaTheme="minorEastAsia" w:cstheme="minorBidi"/>
              <w:b w:val="0"/>
              <w:bCs w:val="0"/>
              <w:i w:val="0"/>
              <w:iCs w:val="0"/>
              <w:noProof/>
              <w:kern w:val="2"/>
              <w14:ligatures w14:val="standardContextual"/>
            </w:rPr>
          </w:pPr>
          <w:ins w:id="16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Appendix E.</w:t>
            </w:r>
            <w:r>
              <w:rPr>
                <w:noProof/>
                <w:webHidden/>
              </w:rPr>
              <w:tab/>
            </w:r>
            <w:r>
              <w:rPr>
                <w:noProof/>
                <w:webHidden/>
              </w:rPr>
              <w:fldChar w:fldCharType="begin"/>
            </w:r>
            <w:r>
              <w:rPr>
                <w:noProof/>
                <w:webHidden/>
              </w:rPr>
              <w:instrText xml:space="preserve"> PAGEREF _Toc211885046 \h </w:instrText>
            </w:r>
            <w:r>
              <w:rPr>
                <w:noProof/>
                <w:webHidden/>
              </w:rPr>
            </w:r>
            <w:r>
              <w:rPr>
                <w:noProof/>
                <w:webHidden/>
              </w:rPr>
              <w:fldChar w:fldCharType="separate"/>
            </w:r>
            <w:r>
              <w:rPr>
                <w:noProof/>
                <w:webHidden/>
              </w:rPr>
              <w:t>75</w:t>
            </w:r>
            <w:r>
              <w:rPr>
                <w:noProof/>
                <w:webHidden/>
              </w:rPr>
              <w:fldChar w:fldCharType="end"/>
            </w:r>
            <w:r w:rsidRPr="00C65DA8">
              <w:rPr>
                <w:rStyle w:val="Hyperlink"/>
                <w:noProof/>
              </w:rPr>
              <w:fldChar w:fldCharType="end"/>
            </w:r>
          </w:ins>
        </w:p>
        <w:p w14:paraId="67DDA939" w14:textId="741C7867" w:rsidR="00B84D80" w:rsidRPr="00030B78" w:rsidDel="000E32FF" w:rsidRDefault="00B84D80" w:rsidP="00B84D80">
          <w:pPr>
            <w:pStyle w:val="TOC1"/>
            <w:tabs>
              <w:tab w:val="right" w:leader="dot" w:pos="9350"/>
            </w:tabs>
            <w:spacing w:line="480" w:lineRule="auto"/>
            <w:rPr>
              <w:del w:id="163" w:author="Graham Inglert" w:date="2025-10-20T19:01:00Z" w16du:dateUtc="2025-10-20T08:01:00Z"/>
              <w:rFonts w:ascii="Times New Roman" w:eastAsiaTheme="minorEastAsia" w:hAnsi="Times New Roman"/>
              <w:b w:val="0"/>
              <w:bCs w:val="0"/>
              <w:i w:val="0"/>
              <w:iCs w:val="0"/>
              <w:noProof/>
              <w:kern w:val="2"/>
              <w14:ligatures w14:val="standardContextual"/>
            </w:rPr>
          </w:pPr>
          <w:del w:id="164" w:author="Graham Inglert" w:date="2025-10-20T19:01:00Z" w16du:dateUtc="2025-10-20T08:01:00Z">
            <w:r w:rsidRPr="000E32FF" w:rsidDel="000E32FF">
              <w:rPr>
                <w:rFonts w:ascii="Times New Roman" w:hAnsi="Times New Roman"/>
                <w:i w:val="0"/>
                <w:iCs w:val="0"/>
                <w:noProof/>
                <w:lang w:val="en-AU"/>
                <w:rPrChange w:id="165" w:author="Graham Inglert" w:date="2025-10-20T19:01:00Z" w16du:dateUtc="2025-10-20T08:01:00Z">
                  <w:rPr>
                    <w:rStyle w:val="Hyperlink"/>
                    <w:rFonts w:ascii="Times New Roman" w:hAnsi="Times New Roman"/>
                    <w:i w:val="0"/>
                    <w:iCs w:val="0"/>
                    <w:noProof/>
                    <w:lang w:val="en-AU"/>
                  </w:rPr>
                </w:rPrChange>
              </w:rPr>
              <w:delText>ACKNOWLEDGEMENTS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i</w:delText>
            </w:r>
          </w:del>
        </w:p>
        <w:p w14:paraId="3DB1D4A3" w14:textId="30A5C020" w:rsidR="00B84D80" w:rsidRPr="00030B78" w:rsidDel="000E32FF" w:rsidRDefault="00B84D80" w:rsidP="00B84D80">
          <w:pPr>
            <w:pStyle w:val="TOC1"/>
            <w:tabs>
              <w:tab w:val="right" w:leader="dot" w:pos="9350"/>
            </w:tabs>
            <w:spacing w:line="480" w:lineRule="auto"/>
            <w:rPr>
              <w:del w:id="166" w:author="Graham Inglert" w:date="2025-10-20T19:01:00Z" w16du:dateUtc="2025-10-20T08:01:00Z"/>
              <w:rFonts w:ascii="Times New Roman" w:eastAsiaTheme="minorEastAsia" w:hAnsi="Times New Roman"/>
              <w:b w:val="0"/>
              <w:bCs w:val="0"/>
              <w:i w:val="0"/>
              <w:iCs w:val="0"/>
              <w:noProof/>
              <w:kern w:val="2"/>
              <w14:ligatures w14:val="standardContextual"/>
            </w:rPr>
          </w:pPr>
          <w:del w:id="167" w:author="Graham Inglert" w:date="2025-10-20T19:01:00Z" w16du:dateUtc="2025-10-20T08:01:00Z">
            <w:r w:rsidRPr="000E32FF" w:rsidDel="000E32FF">
              <w:rPr>
                <w:rFonts w:ascii="Times New Roman" w:hAnsi="Times New Roman"/>
                <w:i w:val="0"/>
                <w:iCs w:val="0"/>
                <w:noProof/>
                <w:lang w:val="en-AU"/>
                <w:rPrChange w:id="168" w:author="Graham Inglert" w:date="2025-10-20T19:01:00Z" w16du:dateUtc="2025-10-20T08:01:00Z">
                  <w:rPr>
                    <w:rStyle w:val="Hyperlink"/>
                    <w:rFonts w:ascii="Times New Roman" w:hAnsi="Times New Roman"/>
                    <w:i w:val="0"/>
                    <w:iCs w:val="0"/>
                    <w:noProof/>
                    <w:lang w:val="en-AU"/>
                  </w:rPr>
                </w:rPrChange>
              </w:rPr>
              <w:delText>LIST OF TABLES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vi</w:delText>
            </w:r>
          </w:del>
        </w:p>
        <w:p w14:paraId="6A373E64" w14:textId="7B3706CC" w:rsidR="00B84D80" w:rsidRPr="00030B78" w:rsidDel="000E32FF" w:rsidRDefault="00B84D80" w:rsidP="00B84D80">
          <w:pPr>
            <w:pStyle w:val="TOC1"/>
            <w:tabs>
              <w:tab w:val="right" w:leader="dot" w:pos="9350"/>
            </w:tabs>
            <w:spacing w:line="480" w:lineRule="auto"/>
            <w:rPr>
              <w:del w:id="169" w:author="Graham Inglert" w:date="2025-10-20T19:01:00Z" w16du:dateUtc="2025-10-20T08:01:00Z"/>
              <w:rFonts w:ascii="Times New Roman" w:eastAsiaTheme="minorEastAsia" w:hAnsi="Times New Roman"/>
              <w:b w:val="0"/>
              <w:bCs w:val="0"/>
              <w:i w:val="0"/>
              <w:iCs w:val="0"/>
              <w:noProof/>
              <w:kern w:val="2"/>
              <w14:ligatures w14:val="standardContextual"/>
            </w:rPr>
          </w:pPr>
          <w:del w:id="170" w:author="Graham Inglert" w:date="2025-10-20T19:01:00Z" w16du:dateUtc="2025-10-20T08:01:00Z">
            <w:r w:rsidRPr="000E32FF" w:rsidDel="000E32FF">
              <w:rPr>
                <w:rFonts w:ascii="Times New Roman" w:hAnsi="Times New Roman"/>
                <w:i w:val="0"/>
                <w:iCs w:val="0"/>
                <w:noProof/>
                <w:lang w:val="en-AU"/>
                <w:rPrChange w:id="171" w:author="Graham Inglert" w:date="2025-10-20T19:01:00Z" w16du:dateUtc="2025-10-20T08:01:00Z">
                  <w:rPr>
                    <w:rStyle w:val="Hyperlink"/>
                    <w:rFonts w:ascii="Times New Roman" w:hAnsi="Times New Roman"/>
                    <w:i w:val="0"/>
                    <w:iCs w:val="0"/>
                    <w:noProof/>
                    <w:lang w:val="en-AU"/>
                  </w:rPr>
                </w:rPrChange>
              </w:rPr>
              <w:delText>LIST OF FIGURES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vii</w:delText>
            </w:r>
          </w:del>
        </w:p>
        <w:p w14:paraId="64615F9D" w14:textId="540C5DE7" w:rsidR="00B84D80" w:rsidRPr="00030B78" w:rsidDel="000E32FF" w:rsidRDefault="00B84D80" w:rsidP="00B84D80">
          <w:pPr>
            <w:pStyle w:val="TOC1"/>
            <w:tabs>
              <w:tab w:val="right" w:leader="dot" w:pos="9350"/>
            </w:tabs>
            <w:spacing w:line="480" w:lineRule="auto"/>
            <w:rPr>
              <w:del w:id="172" w:author="Graham Inglert" w:date="2025-10-20T19:01:00Z" w16du:dateUtc="2025-10-20T08:01:00Z"/>
              <w:rFonts w:ascii="Times New Roman" w:eastAsiaTheme="minorEastAsia" w:hAnsi="Times New Roman"/>
              <w:b w:val="0"/>
              <w:bCs w:val="0"/>
              <w:i w:val="0"/>
              <w:iCs w:val="0"/>
              <w:noProof/>
              <w:kern w:val="2"/>
              <w14:ligatures w14:val="standardContextual"/>
            </w:rPr>
          </w:pPr>
          <w:del w:id="173" w:author="Graham Inglert" w:date="2025-10-20T19:01:00Z" w16du:dateUtc="2025-10-20T08:01:00Z">
            <w:r w:rsidRPr="000E32FF" w:rsidDel="000E32FF">
              <w:rPr>
                <w:rFonts w:ascii="Times New Roman" w:hAnsi="Times New Roman"/>
                <w:i w:val="0"/>
                <w:iCs w:val="0"/>
                <w:noProof/>
                <w:lang w:val="en-AU"/>
                <w:rPrChange w:id="174" w:author="Graham Inglert" w:date="2025-10-20T19:01:00Z" w16du:dateUtc="2025-10-20T08:01:00Z">
                  <w:rPr>
                    <w:rStyle w:val="Hyperlink"/>
                    <w:rFonts w:ascii="Times New Roman" w:hAnsi="Times New Roman"/>
                    <w:i w:val="0"/>
                    <w:iCs w:val="0"/>
                    <w:noProof/>
                    <w:lang w:val="en-AU"/>
                  </w:rPr>
                </w:rPrChange>
              </w:rPr>
              <w:delText>Chapter I: Introduction</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1</w:delText>
            </w:r>
          </w:del>
        </w:p>
        <w:p w14:paraId="069DE959" w14:textId="703CE247" w:rsidR="00B84D80" w:rsidRPr="00030B78" w:rsidDel="000E32FF" w:rsidRDefault="00B84D80" w:rsidP="00B84D80">
          <w:pPr>
            <w:pStyle w:val="TOC2"/>
            <w:tabs>
              <w:tab w:val="left" w:pos="960"/>
              <w:tab w:val="right" w:leader="dot" w:pos="9350"/>
            </w:tabs>
            <w:spacing w:line="480" w:lineRule="auto"/>
            <w:rPr>
              <w:del w:id="175" w:author="Graham Inglert" w:date="2025-10-20T19:01:00Z" w16du:dateUtc="2025-10-20T08:01:00Z"/>
              <w:rFonts w:ascii="Times New Roman" w:eastAsiaTheme="minorEastAsia" w:hAnsi="Times New Roman"/>
              <w:b w:val="0"/>
              <w:bCs w:val="0"/>
              <w:noProof/>
              <w:kern w:val="2"/>
              <w:sz w:val="24"/>
              <w:szCs w:val="24"/>
              <w14:ligatures w14:val="standardContextual"/>
            </w:rPr>
          </w:pPr>
          <w:del w:id="176" w:author="Graham Inglert" w:date="2025-10-20T19:01:00Z" w16du:dateUtc="2025-10-20T08:01:00Z">
            <w:r w:rsidRPr="000E32FF" w:rsidDel="000E32FF">
              <w:rPr>
                <w:rFonts w:ascii="Times New Roman" w:hAnsi="Times New Roman"/>
                <w:noProof/>
                <w:lang w:val="en-AU"/>
                <w:rPrChange w:id="177" w:author="Graham Inglert" w:date="2025-10-20T19:01:00Z" w16du:dateUtc="2025-10-20T08:01:00Z">
                  <w:rPr>
                    <w:rStyle w:val="Hyperlink"/>
                    <w:rFonts w:ascii="Times New Roman" w:hAnsi="Times New Roman"/>
                    <w:noProof/>
                    <w:lang w:val="en-AU"/>
                  </w:rPr>
                </w:rPrChange>
              </w:rPr>
              <w:delText>1.1</w:delText>
            </w:r>
            <w:r w:rsidRPr="00030B78" w:rsidDel="000E32FF">
              <w:rPr>
                <w:rFonts w:ascii="Times New Roman" w:eastAsiaTheme="minorEastAsia" w:hAnsi="Times New Roman"/>
                <w:b w:val="0"/>
                <w:bCs w:val="0"/>
                <w:noProof/>
                <w:kern w:val="2"/>
                <w:sz w:val="24"/>
                <w:szCs w:val="24"/>
                <w14:ligatures w14:val="standardContextual"/>
              </w:rPr>
              <w:tab/>
            </w:r>
            <w:r w:rsidRPr="000E32FF" w:rsidDel="000E32FF">
              <w:rPr>
                <w:rFonts w:ascii="Times New Roman" w:hAnsi="Times New Roman"/>
                <w:noProof/>
                <w:lang w:val="en-AU"/>
                <w:rPrChange w:id="178" w:author="Graham Inglert" w:date="2025-10-20T19:01:00Z" w16du:dateUtc="2025-10-20T08:01:00Z">
                  <w:rPr>
                    <w:rStyle w:val="Hyperlink"/>
                    <w:rFonts w:ascii="Times New Roman" w:hAnsi="Times New Roman"/>
                    <w:noProof/>
                    <w:lang w:val="en-AU"/>
                  </w:rPr>
                </w:rPrChange>
              </w:rPr>
              <w:delText>Background and Setting</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w:delText>
            </w:r>
          </w:del>
        </w:p>
        <w:p w14:paraId="730DB09A" w14:textId="13B16CDA" w:rsidR="00B84D80" w:rsidRPr="00030B78" w:rsidDel="000E32FF" w:rsidRDefault="00B84D80" w:rsidP="00B84D80">
          <w:pPr>
            <w:pStyle w:val="TOC2"/>
            <w:tabs>
              <w:tab w:val="right" w:leader="dot" w:pos="9350"/>
            </w:tabs>
            <w:spacing w:line="480" w:lineRule="auto"/>
            <w:rPr>
              <w:del w:id="179" w:author="Graham Inglert" w:date="2025-10-20T19:01:00Z" w16du:dateUtc="2025-10-20T08:01:00Z"/>
              <w:rFonts w:ascii="Times New Roman" w:eastAsiaTheme="minorEastAsia" w:hAnsi="Times New Roman"/>
              <w:b w:val="0"/>
              <w:bCs w:val="0"/>
              <w:noProof/>
              <w:kern w:val="2"/>
              <w:sz w:val="24"/>
              <w:szCs w:val="24"/>
              <w14:ligatures w14:val="standardContextual"/>
            </w:rPr>
          </w:pPr>
          <w:del w:id="180" w:author="Graham Inglert" w:date="2025-10-20T19:01:00Z" w16du:dateUtc="2025-10-20T08:01:00Z">
            <w:r w:rsidRPr="000E32FF" w:rsidDel="000E32FF">
              <w:rPr>
                <w:rFonts w:ascii="Times New Roman" w:hAnsi="Times New Roman"/>
                <w:noProof/>
                <w:lang w:val="en-AU"/>
                <w:rPrChange w:id="181" w:author="Graham Inglert" w:date="2025-10-20T19:01:00Z" w16du:dateUtc="2025-10-20T08:01:00Z">
                  <w:rPr>
                    <w:rStyle w:val="Hyperlink"/>
                    <w:rFonts w:ascii="Times New Roman" w:hAnsi="Times New Roman"/>
                    <w:noProof/>
                    <w:lang w:val="en-AU"/>
                  </w:rPr>
                </w:rPrChange>
              </w:rPr>
              <w:delText>1.2 Data Collection Procedure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w:delText>
            </w:r>
          </w:del>
        </w:p>
        <w:p w14:paraId="6F3D09C4" w14:textId="7936B802" w:rsidR="00B84D80" w:rsidRPr="00030B78" w:rsidDel="000E32FF" w:rsidRDefault="00B84D80" w:rsidP="00B84D80">
          <w:pPr>
            <w:pStyle w:val="TOC2"/>
            <w:tabs>
              <w:tab w:val="right" w:leader="dot" w:pos="9350"/>
            </w:tabs>
            <w:spacing w:line="480" w:lineRule="auto"/>
            <w:rPr>
              <w:del w:id="182" w:author="Graham Inglert" w:date="2025-10-20T19:01:00Z" w16du:dateUtc="2025-10-20T08:01:00Z"/>
              <w:rFonts w:ascii="Times New Roman" w:eastAsiaTheme="minorEastAsia" w:hAnsi="Times New Roman"/>
              <w:b w:val="0"/>
              <w:bCs w:val="0"/>
              <w:noProof/>
              <w:kern w:val="2"/>
              <w:sz w:val="24"/>
              <w:szCs w:val="24"/>
              <w14:ligatures w14:val="standardContextual"/>
            </w:rPr>
          </w:pPr>
          <w:del w:id="183" w:author="Graham Inglert" w:date="2025-10-20T19:01:00Z" w16du:dateUtc="2025-10-20T08:01:00Z">
            <w:r w:rsidRPr="000E32FF" w:rsidDel="000E32FF">
              <w:rPr>
                <w:rFonts w:ascii="Times New Roman" w:hAnsi="Times New Roman"/>
                <w:noProof/>
                <w:rPrChange w:id="184" w:author="Graham Inglert" w:date="2025-10-20T19:01:00Z" w16du:dateUtc="2025-10-20T08:01:00Z">
                  <w:rPr>
                    <w:rStyle w:val="Hyperlink"/>
                    <w:rFonts w:ascii="Times New Roman" w:hAnsi="Times New Roman"/>
                    <w:noProof/>
                  </w:rPr>
                </w:rPrChange>
              </w:rPr>
              <w:delText>1.3 Project Outcome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6</w:delText>
            </w:r>
          </w:del>
        </w:p>
        <w:p w14:paraId="13AC8DC8" w14:textId="21D31517" w:rsidR="00B84D80" w:rsidRPr="00030B78" w:rsidDel="000E32FF" w:rsidRDefault="00B84D80" w:rsidP="00B84D80">
          <w:pPr>
            <w:pStyle w:val="TOC2"/>
            <w:tabs>
              <w:tab w:val="right" w:leader="dot" w:pos="9350"/>
            </w:tabs>
            <w:spacing w:line="480" w:lineRule="auto"/>
            <w:rPr>
              <w:del w:id="185" w:author="Graham Inglert" w:date="2025-10-20T19:01:00Z" w16du:dateUtc="2025-10-20T08:01:00Z"/>
              <w:rFonts w:ascii="Times New Roman" w:eastAsiaTheme="minorEastAsia" w:hAnsi="Times New Roman"/>
              <w:b w:val="0"/>
              <w:bCs w:val="0"/>
              <w:noProof/>
              <w:kern w:val="2"/>
              <w:sz w:val="24"/>
              <w:szCs w:val="24"/>
              <w14:ligatures w14:val="standardContextual"/>
            </w:rPr>
          </w:pPr>
          <w:del w:id="186" w:author="Graham Inglert" w:date="2025-10-20T19:01:00Z" w16du:dateUtc="2025-10-20T08:01:00Z">
            <w:r w:rsidRPr="000E32FF" w:rsidDel="000E32FF">
              <w:rPr>
                <w:rFonts w:ascii="Times New Roman" w:hAnsi="Times New Roman"/>
                <w:noProof/>
                <w:lang w:val="en-AU"/>
                <w:rPrChange w:id="187" w:author="Graham Inglert" w:date="2025-10-20T19:01:00Z" w16du:dateUtc="2025-10-20T08:01:00Z">
                  <w:rPr>
                    <w:rStyle w:val="Hyperlink"/>
                    <w:rFonts w:ascii="Times New Roman" w:hAnsi="Times New Roman"/>
                    <w:noProof/>
                    <w:lang w:val="en-AU"/>
                  </w:rPr>
                </w:rPrChange>
              </w:rPr>
              <w:delText>1.4 Statement of Problem and Research Question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7</w:delText>
            </w:r>
          </w:del>
        </w:p>
        <w:p w14:paraId="5DC7E295" w14:textId="11DA0699" w:rsidR="00B84D80" w:rsidRPr="00030B78" w:rsidDel="000E32FF" w:rsidRDefault="00B84D80" w:rsidP="00B84D80">
          <w:pPr>
            <w:pStyle w:val="TOC2"/>
            <w:tabs>
              <w:tab w:val="right" w:leader="dot" w:pos="9350"/>
            </w:tabs>
            <w:spacing w:line="480" w:lineRule="auto"/>
            <w:rPr>
              <w:del w:id="188" w:author="Graham Inglert" w:date="2025-10-20T19:01:00Z" w16du:dateUtc="2025-10-20T08:01:00Z"/>
              <w:rFonts w:ascii="Times New Roman" w:eastAsiaTheme="minorEastAsia" w:hAnsi="Times New Roman"/>
              <w:b w:val="0"/>
              <w:bCs w:val="0"/>
              <w:noProof/>
              <w:kern w:val="2"/>
              <w:sz w:val="24"/>
              <w:szCs w:val="24"/>
              <w14:ligatures w14:val="standardContextual"/>
            </w:rPr>
          </w:pPr>
          <w:del w:id="189" w:author="Graham Inglert" w:date="2025-10-20T19:01:00Z" w16du:dateUtc="2025-10-20T08:01:00Z">
            <w:r w:rsidRPr="000E32FF" w:rsidDel="000E32FF">
              <w:rPr>
                <w:rFonts w:ascii="Times New Roman" w:hAnsi="Times New Roman"/>
                <w:noProof/>
                <w:lang w:val="en-AU"/>
                <w:rPrChange w:id="190" w:author="Graham Inglert" w:date="2025-10-20T19:01:00Z" w16du:dateUtc="2025-10-20T08:01:00Z">
                  <w:rPr>
                    <w:rStyle w:val="Hyperlink"/>
                    <w:rFonts w:ascii="Times New Roman" w:hAnsi="Times New Roman"/>
                    <w:noProof/>
                    <w:lang w:val="en-AU"/>
                  </w:rPr>
                </w:rPrChange>
              </w:rPr>
              <w:delText>1.5 Limitations of Study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8</w:delText>
            </w:r>
          </w:del>
        </w:p>
        <w:p w14:paraId="584C5F6B" w14:textId="770A2334" w:rsidR="00B84D80" w:rsidRPr="00030B78" w:rsidDel="000E32FF" w:rsidRDefault="00B84D80" w:rsidP="00B84D80">
          <w:pPr>
            <w:pStyle w:val="TOC2"/>
            <w:tabs>
              <w:tab w:val="right" w:leader="dot" w:pos="9350"/>
            </w:tabs>
            <w:spacing w:line="480" w:lineRule="auto"/>
            <w:rPr>
              <w:del w:id="191" w:author="Graham Inglert" w:date="2025-10-20T19:01:00Z" w16du:dateUtc="2025-10-20T08:01:00Z"/>
              <w:rFonts w:ascii="Times New Roman" w:eastAsiaTheme="minorEastAsia" w:hAnsi="Times New Roman"/>
              <w:b w:val="0"/>
              <w:bCs w:val="0"/>
              <w:noProof/>
              <w:kern w:val="2"/>
              <w:sz w:val="24"/>
              <w:szCs w:val="24"/>
              <w14:ligatures w14:val="standardContextual"/>
            </w:rPr>
          </w:pPr>
          <w:del w:id="192" w:author="Graham Inglert" w:date="2025-10-20T19:01:00Z" w16du:dateUtc="2025-10-20T08:01:00Z">
            <w:r w:rsidRPr="000E32FF" w:rsidDel="000E32FF">
              <w:rPr>
                <w:rFonts w:ascii="Times New Roman" w:hAnsi="Times New Roman"/>
                <w:noProof/>
                <w:lang w:val="en-AU"/>
                <w:rPrChange w:id="193" w:author="Graham Inglert" w:date="2025-10-20T19:01:00Z" w16du:dateUtc="2025-10-20T08:01:00Z">
                  <w:rPr>
                    <w:rStyle w:val="Hyperlink"/>
                    <w:rFonts w:ascii="Times New Roman" w:hAnsi="Times New Roman"/>
                    <w:noProof/>
                    <w:lang w:val="en-AU"/>
                  </w:rPr>
                </w:rPrChange>
              </w:rPr>
              <w:delText>1.6 Basic Assumptions of Study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9</w:delText>
            </w:r>
          </w:del>
        </w:p>
        <w:p w14:paraId="04F57E4A" w14:textId="7AA3A1E7" w:rsidR="00B84D80" w:rsidRPr="00030B78" w:rsidDel="000E32FF" w:rsidRDefault="00B84D80" w:rsidP="00B84D80">
          <w:pPr>
            <w:pStyle w:val="TOC2"/>
            <w:tabs>
              <w:tab w:val="right" w:leader="dot" w:pos="9350"/>
            </w:tabs>
            <w:spacing w:line="480" w:lineRule="auto"/>
            <w:rPr>
              <w:del w:id="194" w:author="Graham Inglert" w:date="2025-10-20T19:01:00Z" w16du:dateUtc="2025-10-20T08:01:00Z"/>
              <w:rFonts w:ascii="Times New Roman" w:eastAsiaTheme="minorEastAsia" w:hAnsi="Times New Roman"/>
              <w:b w:val="0"/>
              <w:bCs w:val="0"/>
              <w:noProof/>
              <w:kern w:val="2"/>
              <w:sz w:val="24"/>
              <w:szCs w:val="24"/>
              <w14:ligatures w14:val="standardContextual"/>
            </w:rPr>
          </w:pPr>
          <w:del w:id="195" w:author="Graham Inglert" w:date="2025-10-20T19:01:00Z" w16du:dateUtc="2025-10-20T08:01:00Z">
            <w:r w:rsidRPr="000E32FF" w:rsidDel="000E32FF">
              <w:rPr>
                <w:rFonts w:ascii="Times New Roman" w:hAnsi="Times New Roman"/>
                <w:noProof/>
                <w:lang w:val="en-AU"/>
                <w:rPrChange w:id="196" w:author="Graham Inglert" w:date="2025-10-20T19:01:00Z" w16du:dateUtc="2025-10-20T08:01:00Z">
                  <w:rPr>
                    <w:rStyle w:val="Hyperlink"/>
                    <w:rFonts w:ascii="Times New Roman" w:hAnsi="Times New Roman"/>
                    <w:noProof/>
                    <w:lang w:val="en-AU"/>
                  </w:rPr>
                </w:rPrChange>
              </w:rPr>
              <w:delText>1.7 Definition of Terms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9</w:delText>
            </w:r>
          </w:del>
        </w:p>
        <w:p w14:paraId="58FA9E5E" w14:textId="4BA02D2B" w:rsidR="00B84D80" w:rsidRPr="00030B78" w:rsidDel="000E32FF" w:rsidRDefault="00B84D80" w:rsidP="00B84D80">
          <w:pPr>
            <w:pStyle w:val="TOC1"/>
            <w:tabs>
              <w:tab w:val="right" w:leader="dot" w:pos="9350"/>
            </w:tabs>
            <w:spacing w:line="480" w:lineRule="auto"/>
            <w:rPr>
              <w:del w:id="197" w:author="Graham Inglert" w:date="2025-10-20T19:01:00Z" w16du:dateUtc="2025-10-20T08:01:00Z"/>
              <w:rFonts w:ascii="Times New Roman" w:eastAsiaTheme="minorEastAsia" w:hAnsi="Times New Roman"/>
              <w:b w:val="0"/>
              <w:bCs w:val="0"/>
              <w:i w:val="0"/>
              <w:iCs w:val="0"/>
              <w:noProof/>
              <w:kern w:val="2"/>
              <w14:ligatures w14:val="standardContextual"/>
            </w:rPr>
          </w:pPr>
          <w:del w:id="198" w:author="Graham Inglert" w:date="2025-10-20T19:01:00Z" w16du:dateUtc="2025-10-20T08:01:00Z">
            <w:r w:rsidRPr="000E32FF" w:rsidDel="000E32FF">
              <w:rPr>
                <w:rFonts w:ascii="Times New Roman" w:hAnsi="Times New Roman"/>
                <w:i w:val="0"/>
                <w:iCs w:val="0"/>
                <w:noProof/>
                <w:lang w:val="en-AU"/>
                <w:rPrChange w:id="199" w:author="Graham Inglert" w:date="2025-10-20T19:01:00Z" w16du:dateUtc="2025-10-20T08:01:00Z">
                  <w:rPr>
                    <w:rStyle w:val="Hyperlink"/>
                    <w:rFonts w:ascii="Times New Roman" w:hAnsi="Times New Roman"/>
                    <w:i w:val="0"/>
                    <w:iCs w:val="0"/>
                    <w:noProof/>
                    <w:lang w:val="en-AU"/>
                  </w:rPr>
                </w:rPrChange>
              </w:rPr>
              <w:delText>Chapter II: Literature Review</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13</w:delText>
            </w:r>
          </w:del>
        </w:p>
        <w:p w14:paraId="219A72E9" w14:textId="472F3FCE" w:rsidR="00B84D80" w:rsidRPr="00030B78" w:rsidDel="000E32FF" w:rsidRDefault="00B84D80" w:rsidP="00B84D80">
          <w:pPr>
            <w:pStyle w:val="TOC2"/>
            <w:tabs>
              <w:tab w:val="right" w:leader="dot" w:pos="9350"/>
            </w:tabs>
            <w:spacing w:line="480" w:lineRule="auto"/>
            <w:rPr>
              <w:del w:id="200" w:author="Graham Inglert" w:date="2025-10-20T19:01:00Z" w16du:dateUtc="2025-10-20T08:01:00Z"/>
              <w:rFonts w:ascii="Times New Roman" w:eastAsiaTheme="minorEastAsia" w:hAnsi="Times New Roman"/>
              <w:b w:val="0"/>
              <w:bCs w:val="0"/>
              <w:noProof/>
              <w:kern w:val="2"/>
              <w:sz w:val="24"/>
              <w:szCs w:val="24"/>
              <w14:ligatures w14:val="standardContextual"/>
            </w:rPr>
          </w:pPr>
          <w:del w:id="201" w:author="Graham Inglert" w:date="2025-10-20T19:01:00Z" w16du:dateUtc="2025-10-20T08:01:00Z">
            <w:r w:rsidRPr="000E32FF" w:rsidDel="000E32FF">
              <w:rPr>
                <w:rFonts w:ascii="Times New Roman" w:hAnsi="Times New Roman"/>
                <w:noProof/>
                <w:lang w:val="en-AU"/>
                <w:rPrChange w:id="202" w:author="Graham Inglert" w:date="2025-10-20T19:01:00Z" w16du:dateUtc="2025-10-20T08:01:00Z">
                  <w:rPr>
                    <w:rStyle w:val="Hyperlink"/>
                    <w:rFonts w:ascii="Times New Roman" w:hAnsi="Times New Roman"/>
                    <w:noProof/>
                    <w:lang w:val="en-AU"/>
                  </w:rPr>
                </w:rPrChange>
              </w:rPr>
              <w:delText>2.1 Smart Cities and the Impacts of a Changing Digital Industry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13</w:delText>
            </w:r>
          </w:del>
        </w:p>
        <w:p w14:paraId="3D372AAA" w14:textId="6EDDDBB5" w:rsidR="00B84D80" w:rsidRPr="00030B78" w:rsidDel="000E32FF" w:rsidRDefault="00B84D80" w:rsidP="00B84D80">
          <w:pPr>
            <w:pStyle w:val="TOC2"/>
            <w:tabs>
              <w:tab w:val="right" w:leader="dot" w:pos="9350"/>
            </w:tabs>
            <w:spacing w:line="480" w:lineRule="auto"/>
            <w:rPr>
              <w:del w:id="203" w:author="Graham Inglert" w:date="2025-10-20T19:01:00Z" w16du:dateUtc="2025-10-20T08:01:00Z"/>
              <w:rFonts w:ascii="Times New Roman" w:eastAsiaTheme="minorEastAsia" w:hAnsi="Times New Roman"/>
              <w:b w:val="0"/>
              <w:bCs w:val="0"/>
              <w:noProof/>
              <w:kern w:val="2"/>
              <w:sz w:val="24"/>
              <w:szCs w:val="24"/>
              <w14:ligatures w14:val="standardContextual"/>
            </w:rPr>
          </w:pPr>
          <w:del w:id="204" w:author="Graham Inglert" w:date="2025-10-20T19:01:00Z" w16du:dateUtc="2025-10-20T08:01:00Z">
            <w:r w:rsidRPr="000E32FF" w:rsidDel="000E32FF">
              <w:rPr>
                <w:rFonts w:ascii="Times New Roman" w:hAnsi="Times New Roman"/>
                <w:noProof/>
                <w:lang w:val="en-AU"/>
                <w:rPrChange w:id="205" w:author="Graham Inglert" w:date="2025-10-20T19:01:00Z" w16du:dateUtc="2025-10-20T08:01:00Z">
                  <w:rPr>
                    <w:rStyle w:val="Hyperlink"/>
                    <w:rFonts w:ascii="Times New Roman" w:hAnsi="Times New Roman"/>
                    <w:noProof/>
                    <w:lang w:val="en-AU"/>
                  </w:rPr>
                </w:rPrChange>
              </w:rPr>
              <w:delText>2.2 Neoliberalism and Open-Source Urbanism as a Disruptor</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15</w:delText>
            </w:r>
          </w:del>
        </w:p>
        <w:p w14:paraId="086C8351" w14:textId="75323E15" w:rsidR="00B84D80" w:rsidRPr="00030B78" w:rsidDel="000E32FF" w:rsidRDefault="00B84D80" w:rsidP="00B84D80">
          <w:pPr>
            <w:pStyle w:val="TOC2"/>
            <w:tabs>
              <w:tab w:val="right" w:leader="dot" w:pos="9350"/>
            </w:tabs>
            <w:spacing w:line="480" w:lineRule="auto"/>
            <w:rPr>
              <w:del w:id="206" w:author="Graham Inglert" w:date="2025-10-20T19:01:00Z" w16du:dateUtc="2025-10-20T08:01:00Z"/>
              <w:rFonts w:ascii="Times New Roman" w:eastAsiaTheme="minorEastAsia" w:hAnsi="Times New Roman"/>
              <w:b w:val="0"/>
              <w:bCs w:val="0"/>
              <w:noProof/>
              <w:kern w:val="2"/>
              <w:sz w:val="24"/>
              <w:szCs w:val="24"/>
              <w14:ligatures w14:val="standardContextual"/>
            </w:rPr>
          </w:pPr>
          <w:del w:id="207" w:author="Graham Inglert" w:date="2025-10-20T19:01:00Z" w16du:dateUtc="2025-10-20T08:01:00Z">
            <w:r w:rsidRPr="000E32FF" w:rsidDel="000E32FF">
              <w:rPr>
                <w:rFonts w:ascii="Times New Roman" w:hAnsi="Times New Roman"/>
                <w:noProof/>
                <w:lang w:val="en-AU"/>
                <w:rPrChange w:id="208" w:author="Graham Inglert" w:date="2025-10-20T19:01:00Z" w16du:dateUtc="2025-10-20T08:01:00Z">
                  <w:rPr>
                    <w:rStyle w:val="Hyperlink"/>
                    <w:rFonts w:ascii="Times New Roman" w:hAnsi="Times New Roman"/>
                    <w:noProof/>
                    <w:lang w:val="en-AU"/>
                  </w:rPr>
                </w:rPrChange>
              </w:rPr>
              <w:delText>2.3 Open-Source Software, Open-Access Data and User Autonomy as a Key Feature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17</w:delText>
            </w:r>
          </w:del>
        </w:p>
        <w:p w14:paraId="45F67FCF" w14:textId="500BE63B" w:rsidR="00B84D80" w:rsidRPr="00030B78" w:rsidDel="000E32FF" w:rsidRDefault="00B84D80" w:rsidP="00B84D80">
          <w:pPr>
            <w:pStyle w:val="TOC2"/>
            <w:tabs>
              <w:tab w:val="right" w:leader="dot" w:pos="9350"/>
            </w:tabs>
            <w:spacing w:line="480" w:lineRule="auto"/>
            <w:rPr>
              <w:del w:id="209" w:author="Graham Inglert" w:date="2025-10-20T19:01:00Z" w16du:dateUtc="2025-10-20T08:01:00Z"/>
              <w:rFonts w:ascii="Times New Roman" w:eastAsiaTheme="minorEastAsia" w:hAnsi="Times New Roman"/>
              <w:b w:val="0"/>
              <w:bCs w:val="0"/>
              <w:noProof/>
              <w:kern w:val="2"/>
              <w:sz w:val="24"/>
              <w:szCs w:val="24"/>
              <w14:ligatures w14:val="standardContextual"/>
            </w:rPr>
          </w:pPr>
          <w:del w:id="210" w:author="Graham Inglert" w:date="2025-10-20T19:01:00Z" w16du:dateUtc="2025-10-20T08:01:00Z">
            <w:r w:rsidRPr="000E32FF" w:rsidDel="000E32FF">
              <w:rPr>
                <w:rFonts w:ascii="Times New Roman" w:hAnsi="Times New Roman"/>
                <w:noProof/>
                <w:lang w:val="en-AU"/>
                <w:rPrChange w:id="211" w:author="Graham Inglert" w:date="2025-10-20T19:01:00Z" w16du:dateUtc="2025-10-20T08:01:00Z">
                  <w:rPr>
                    <w:rStyle w:val="Hyperlink"/>
                    <w:rFonts w:ascii="Times New Roman" w:hAnsi="Times New Roman"/>
                    <w:noProof/>
                    <w:lang w:val="en-AU"/>
                  </w:rPr>
                </w:rPrChange>
              </w:rPr>
              <w:delText>2.4 The Role of the Professional Built-Environment: Planners, Designers, Engineers and Analysts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20</w:delText>
            </w:r>
          </w:del>
        </w:p>
        <w:p w14:paraId="1C9209AF" w14:textId="1CCB693B" w:rsidR="00B84D80" w:rsidRPr="00030B78" w:rsidDel="000E32FF" w:rsidRDefault="00B84D80" w:rsidP="00B84D80">
          <w:pPr>
            <w:pStyle w:val="TOC2"/>
            <w:tabs>
              <w:tab w:val="right" w:leader="dot" w:pos="9350"/>
            </w:tabs>
            <w:spacing w:line="480" w:lineRule="auto"/>
            <w:rPr>
              <w:del w:id="212" w:author="Graham Inglert" w:date="2025-10-20T19:01:00Z" w16du:dateUtc="2025-10-20T08:01:00Z"/>
              <w:rFonts w:ascii="Times New Roman" w:eastAsiaTheme="minorEastAsia" w:hAnsi="Times New Roman"/>
              <w:b w:val="0"/>
              <w:bCs w:val="0"/>
              <w:noProof/>
              <w:kern w:val="2"/>
              <w:sz w:val="24"/>
              <w:szCs w:val="24"/>
              <w14:ligatures w14:val="standardContextual"/>
            </w:rPr>
          </w:pPr>
          <w:del w:id="213" w:author="Graham Inglert" w:date="2025-10-20T19:01:00Z" w16du:dateUtc="2025-10-20T08:01:00Z">
            <w:r w:rsidRPr="000E32FF" w:rsidDel="000E32FF">
              <w:rPr>
                <w:rFonts w:ascii="Times New Roman" w:hAnsi="Times New Roman"/>
                <w:noProof/>
                <w:lang w:val="en-AU"/>
                <w:rPrChange w:id="214" w:author="Graham Inglert" w:date="2025-10-20T19:01:00Z" w16du:dateUtc="2025-10-20T08:01:00Z">
                  <w:rPr>
                    <w:rStyle w:val="Hyperlink"/>
                    <w:rFonts w:ascii="Times New Roman" w:hAnsi="Times New Roman"/>
                    <w:noProof/>
                    <w:lang w:val="en-AU"/>
                  </w:rPr>
                </w:rPrChange>
              </w:rPr>
              <w:delText>2.5 Using Actor-Networks to Trace Application of FLOSS in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23</w:delText>
            </w:r>
          </w:del>
        </w:p>
        <w:p w14:paraId="298A3E1D" w14:textId="71512BAC" w:rsidR="00B84D80" w:rsidRPr="00030B78" w:rsidDel="000E32FF" w:rsidRDefault="00B84D80" w:rsidP="00B84D80">
          <w:pPr>
            <w:pStyle w:val="TOC1"/>
            <w:tabs>
              <w:tab w:val="right" w:leader="dot" w:pos="9350"/>
            </w:tabs>
            <w:spacing w:line="480" w:lineRule="auto"/>
            <w:rPr>
              <w:del w:id="215" w:author="Graham Inglert" w:date="2025-10-20T19:01:00Z" w16du:dateUtc="2025-10-20T08:01:00Z"/>
              <w:rFonts w:ascii="Times New Roman" w:eastAsiaTheme="minorEastAsia" w:hAnsi="Times New Roman"/>
              <w:b w:val="0"/>
              <w:bCs w:val="0"/>
              <w:i w:val="0"/>
              <w:iCs w:val="0"/>
              <w:noProof/>
              <w:kern w:val="2"/>
              <w14:ligatures w14:val="standardContextual"/>
            </w:rPr>
          </w:pPr>
          <w:del w:id="216" w:author="Graham Inglert" w:date="2025-10-20T19:01:00Z" w16du:dateUtc="2025-10-20T08:01:00Z">
            <w:r w:rsidRPr="000E32FF" w:rsidDel="000E32FF">
              <w:rPr>
                <w:rFonts w:ascii="Times New Roman" w:hAnsi="Times New Roman"/>
                <w:i w:val="0"/>
                <w:iCs w:val="0"/>
                <w:noProof/>
                <w:lang w:val="en-AU"/>
                <w:rPrChange w:id="217" w:author="Graham Inglert" w:date="2025-10-20T19:01:00Z" w16du:dateUtc="2025-10-20T08:01:00Z">
                  <w:rPr>
                    <w:rStyle w:val="Hyperlink"/>
                    <w:rFonts w:ascii="Times New Roman" w:hAnsi="Times New Roman"/>
                    <w:i w:val="0"/>
                    <w:iCs w:val="0"/>
                    <w:noProof/>
                    <w:lang w:val="en-AU"/>
                  </w:rPr>
                </w:rPrChange>
              </w:rPr>
              <w:delText>Chapter III: Methodology:</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26</w:delText>
            </w:r>
          </w:del>
        </w:p>
        <w:p w14:paraId="377DB993" w14:textId="3E2F5466" w:rsidR="00B84D80" w:rsidRPr="00030B78" w:rsidDel="000E32FF" w:rsidRDefault="00B84D80" w:rsidP="00B84D80">
          <w:pPr>
            <w:pStyle w:val="TOC2"/>
            <w:tabs>
              <w:tab w:val="right" w:leader="dot" w:pos="9350"/>
            </w:tabs>
            <w:spacing w:line="480" w:lineRule="auto"/>
            <w:rPr>
              <w:del w:id="218" w:author="Graham Inglert" w:date="2025-10-20T19:01:00Z" w16du:dateUtc="2025-10-20T08:01:00Z"/>
              <w:rFonts w:ascii="Times New Roman" w:eastAsiaTheme="minorEastAsia" w:hAnsi="Times New Roman"/>
              <w:b w:val="0"/>
              <w:bCs w:val="0"/>
              <w:noProof/>
              <w:kern w:val="2"/>
              <w:sz w:val="24"/>
              <w:szCs w:val="24"/>
              <w14:ligatures w14:val="standardContextual"/>
            </w:rPr>
          </w:pPr>
          <w:del w:id="219" w:author="Graham Inglert" w:date="2025-10-20T19:01:00Z" w16du:dateUtc="2025-10-20T08:01:00Z">
            <w:r w:rsidRPr="000E32FF" w:rsidDel="000E32FF">
              <w:rPr>
                <w:rFonts w:ascii="Times New Roman" w:hAnsi="Times New Roman"/>
                <w:noProof/>
                <w:rPrChange w:id="220" w:author="Graham Inglert" w:date="2025-10-20T19:01:00Z" w16du:dateUtc="2025-10-20T08:01:00Z">
                  <w:rPr>
                    <w:rStyle w:val="Hyperlink"/>
                    <w:rFonts w:ascii="Times New Roman" w:hAnsi="Times New Roman"/>
                    <w:noProof/>
                  </w:rPr>
                </w:rPrChange>
              </w:rPr>
              <w:delText>3.1 Research Design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26</w:delText>
            </w:r>
          </w:del>
        </w:p>
        <w:p w14:paraId="6D450A7A" w14:textId="201E8F6E" w:rsidR="00B84D80" w:rsidRPr="00030B78" w:rsidDel="000E32FF" w:rsidRDefault="00B84D80" w:rsidP="00B84D80">
          <w:pPr>
            <w:pStyle w:val="TOC2"/>
            <w:tabs>
              <w:tab w:val="right" w:leader="dot" w:pos="9350"/>
            </w:tabs>
            <w:spacing w:line="480" w:lineRule="auto"/>
            <w:rPr>
              <w:del w:id="221" w:author="Graham Inglert" w:date="2025-10-20T19:01:00Z" w16du:dateUtc="2025-10-20T08:01:00Z"/>
              <w:rFonts w:ascii="Times New Roman" w:eastAsiaTheme="minorEastAsia" w:hAnsi="Times New Roman"/>
              <w:b w:val="0"/>
              <w:bCs w:val="0"/>
              <w:noProof/>
              <w:kern w:val="2"/>
              <w:sz w:val="24"/>
              <w:szCs w:val="24"/>
              <w14:ligatures w14:val="standardContextual"/>
            </w:rPr>
          </w:pPr>
          <w:del w:id="222" w:author="Graham Inglert" w:date="2025-10-20T19:01:00Z" w16du:dateUtc="2025-10-20T08:01:00Z">
            <w:r w:rsidRPr="000E32FF" w:rsidDel="000E32FF">
              <w:rPr>
                <w:rFonts w:ascii="Times New Roman" w:hAnsi="Times New Roman"/>
                <w:noProof/>
                <w:lang w:val="en-AU"/>
                <w:rPrChange w:id="223" w:author="Graham Inglert" w:date="2025-10-20T19:01:00Z" w16du:dateUtc="2025-10-20T08:01:00Z">
                  <w:rPr>
                    <w:rStyle w:val="Hyperlink"/>
                    <w:rFonts w:ascii="Times New Roman" w:hAnsi="Times New Roman"/>
                    <w:noProof/>
                    <w:lang w:val="en-AU"/>
                  </w:rPr>
                </w:rPrChange>
              </w:rPr>
              <w:delText>3.2 Sampling Strategy and Population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27</w:delText>
            </w:r>
          </w:del>
        </w:p>
        <w:p w14:paraId="0CAFCE81" w14:textId="2B2BDBAB" w:rsidR="00B84D80" w:rsidRPr="00030B78" w:rsidDel="000E32FF" w:rsidRDefault="00B84D80" w:rsidP="00B84D80">
          <w:pPr>
            <w:pStyle w:val="TOC2"/>
            <w:tabs>
              <w:tab w:val="right" w:leader="dot" w:pos="9350"/>
            </w:tabs>
            <w:spacing w:line="480" w:lineRule="auto"/>
            <w:rPr>
              <w:del w:id="224" w:author="Graham Inglert" w:date="2025-10-20T19:01:00Z" w16du:dateUtc="2025-10-20T08:01:00Z"/>
              <w:rFonts w:ascii="Times New Roman" w:eastAsiaTheme="minorEastAsia" w:hAnsi="Times New Roman"/>
              <w:b w:val="0"/>
              <w:bCs w:val="0"/>
              <w:noProof/>
              <w:kern w:val="2"/>
              <w:sz w:val="24"/>
              <w:szCs w:val="24"/>
              <w14:ligatures w14:val="standardContextual"/>
            </w:rPr>
          </w:pPr>
          <w:del w:id="225" w:author="Graham Inglert" w:date="2025-10-20T19:01:00Z" w16du:dateUtc="2025-10-20T08:01:00Z">
            <w:r w:rsidRPr="000E32FF" w:rsidDel="000E32FF">
              <w:rPr>
                <w:rFonts w:ascii="Times New Roman" w:hAnsi="Times New Roman"/>
                <w:noProof/>
                <w:lang w:val="en-AU"/>
                <w:rPrChange w:id="226" w:author="Graham Inglert" w:date="2025-10-20T19:01:00Z" w16du:dateUtc="2025-10-20T08:01:00Z">
                  <w:rPr>
                    <w:rStyle w:val="Hyperlink"/>
                    <w:rFonts w:ascii="Times New Roman" w:hAnsi="Times New Roman"/>
                    <w:noProof/>
                    <w:lang w:val="en-AU"/>
                  </w:rPr>
                </w:rPrChange>
              </w:rPr>
              <w:delText>3.3 Development of Interview Protocol</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28</w:delText>
            </w:r>
          </w:del>
        </w:p>
        <w:p w14:paraId="4F91D8CB" w14:textId="37A5B35C" w:rsidR="00B84D80" w:rsidRPr="00030B78" w:rsidDel="000E32FF" w:rsidRDefault="00B84D80" w:rsidP="00B84D80">
          <w:pPr>
            <w:pStyle w:val="TOC2"/>
            <w:tabs>
              <w:tab w:val="right" w:leader="dot" w:pos="9350"/>
            </w:tabs>
            <w:spacing w:line="480" w:lineRule="auto"/>
            <w:rPr>
              <w:del w:id="227" w:author="Graham Inglert" w:date="2025-10-20T19:01:00Z" w16du:dateUtc="2025-10-20T08:01:00Z"/>
              <w:rFonts w:ascii="Times New Roman" w:eastAsiaTheme="minorEastAsia" w:hAnsi="Times New Roman"/>
              <w:b w:val="0"/>
              <w:bCs w:val="0"/>
              <w:noProof/>
              <w:kern w:val="2"/>
              <w:sz w:val="24"/>
              <w:szCs w:val="24"/>
              <w14:ligatures w14:val="standardContextual"/>
            </w:rPr>
          </w:pPr>
          <w:del w:id="228" w:author="Graham Inglert" w:date="2025-10-20T19:01:00Z" w16du:dateUtc="2025-10-20T08:01:00Z">
            <w:r w:rsidRPr="000E32FF" w:rsidDel="000E32FF">
              <w:rPr>
                <w:rFonts w:ascii="Times New Roman" w:hAnsi="Times New Roman"/>
                <w:noProof/>
                <w:lang w:val="en-AU"/>
                <w:rPrChange w:id="229" w:author="Graham Inglert" w:date="2025-10-20T19:01:00Z" w16du:dateUtc="2025-10-20T08:01:00Z">
                  <w:rPr>
                    <w:rStyle w:val="Hyperlink"/>
                    <w:rFonts w:ascii="Times New Roman" w:hAnsi="Times New Roman"/>
                    <w:noProof/>
                    <w:lang w:val="en-AU"/>
                  </w:rPr>
                </w:rPrChange>
              </w:rPr>
              <w:delText>3.4 Data Collection Procedures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28</w:delText>
            </w:r>
          </w:del>
        </w:p>
        <w:p w14:paraId="2936CAD9" w14:textId="1A168BE6" w:rsidR="00B84D80" w:rsidRPr="00030B78" w:rsidDel="000E32FF" w:rsidRDefault="00B84D80" w:rsidP="00B84D80">
          <w:pPr>
            <w:pStyle w:val="TOC2"/>
            <w:tabs>
              <w:tab w:val="right" w:leader="dot" w:pos="9350"/>
            </w:tabs>
            <w:spacing w:line="480" w:lineRule="auto"/>
            <w:rPr>
              <w:del w:id="230" w:author="Graham Inglert" w:date="2025-10-20T19:01:00Z" w16du:dateUtc="2025-10-20T08:01:00Z"/>
              <w:rFonts w:ascii="Times New Roman" w:eastAsiaTheme="minorEastAsia" w:hAnsi="Times New Roman"/>
              <w:b w:val="0"/>
              <w:bCs w:val="0"/>
              <w:noProof/>
              <w:kern w:val="2"/>
              <w:sz w:val="24"/>
              <w:szCs w:val="24"/>
              <w14:ligatures w14:val="standardContextual"/>
            </w:rPr>
          </w:pPr>
          <w:del w:id="231" w:author="Graham Inglert" w:date="2025-10-20T19:01:00Z" w16du:dateUtc="2025-10-20T08:01:00Z">
            <w:r w:rsidRPr="000E32FF" w:rsidDel="000E32FF">
              <w:rPr>
                <w:rFonts w:ascii="Times New Roman" w:hAnsi="Times New Roman"/>
                <w:noProof/>
                <w:lang w:val="en-AU"/>
                <w:rPrChange w:id="232" w:author="Graham Inglert" w:date="2025-10-20T19:01:00Z" w16du:dateUtc="2025-10-20T08:01:00Z">
                  <w:rPr>
                    <w:rStyle w:val="Hyperlink"/>
                    <w:rFonts w:ascii="Times New Roman" w:hAnsi="Times New Roman"/>
                    <w:noProof/>
                    <w:lang w:val="en-AU"/>
                  </w:rPr>
                </w:rPrChange>
              </w:rPr>
              <w:delText>3.5 Data Analysis Framework</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29</w:delText>
            </w:r>
          </w:del>
        </w:p>
        <w:p w14:paraId="3610BE46" w14:textId="670472ED" w:rsidR="00B84D80" w:rsidRPr="00030B78" w:rsidDel="000E32FF" w:rsidRDefault="00B84D80" w:rsidP="00B84D80">
          <w:pPr>
            <w:pStyle w:val="TOC3"/>
            <w:tabs>
              <w:tab w:val="right" w:leader="dot" w:pos="9350"/>
            </w:tabs>
            <w:spacing w:line="480" w:lineRule="auto"/>
            <w:rPr>
              <w:del w:id="233" w:author="Graham Inglert" w:date="2025-10-20T19:01:00Z" w16du:dateUtc="2025-10-20T08:01:00Z"/>
              <w:rFonts w:ascii="Times New Roman" w:eastAsiaTheme="minorEastAsia" w:hAnsi="Times New Roman"/>
              <w:noProof/>
              <w:kern w:val="2"/>
              <w:sz w:val="24"/>
              <w:szCs w:val="24"/>
              <w14:ligatures w14:val="standardContextual"/>
            </w:rPr>
          </w:pPr>
          <w:del w:id="234" w:author="Graham Inglert" w:date="2025-10-20T19:01:00Z" w16du:dateUtc="2025-10-20T08:01:00Z">
            <w:r w:rsidRPr="000E32FF" w:rsidDel="000E32FF">
              <w:rPr>
                <w:rFonts w:ascii="Times New Roman" w:hAnsi="Times New Roman"/>
                <w:noProof/>
                <w:lang w:val="en-AU"/>
                <w:rPrChange w:id="235" w:author="Graham Inglert" w:date="2025-10-20T19:01:00Z" w16du:dateUtc="2025-10-20T08:01:00Z">
                  <w:rPr>
                    <w:rStyle w:val="Hyperlink"/>
                    <w:rFonts w:ascii="Times New Roman" w:hAnsi="Times New Roman"/>
                    <w:noProof/>
                    <w:lang w:val="en-AU"/>
                  </w:rPr>
                </w:rPrChange>
              </w:rPr>
              <w:delText>3.5.1 Human Actors: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29</w:delText>
            </w:r>
          </w:del>
        </w:p>
        <w:p w14:paraId="3B605C4C" w14:textId="0A1650BD" w:rsidR="00B84D80" w:rsidRPr="00030B78" w:rsidDel="000E32FF" w:rsidRDefault="00B84D80" w:rsidP="00B84D80">
          <w:pPr>
            <w:pStyle w:val="TOC3"/>
            <w:tabs>
              <w:tab w:val="right" w:leader="dot" w:pos="9350"/>
            </w:tabs>
            <w:spacing w:line="480" w:lineRule="auto"/>
            <w:rPr>
              <w:del w:id="236" w:author="Graham Inglert" w:date="2025-10-20T19:01:00Z" w16du:dateUtc="2025-10-20T08:01:00Z"/>
              <w:rFonts w:ascii="Times New Roman" w:eastAsiaTheme="minorEastAsia" w:hAnsi="Times New Roman"/>
              <w:noProof/>
              <w:kern w:val="2"/>
              <w:sz w:val="24"/>
              <w:szCs w:val="24"/>
              <w14:ligatures w14:val="standardContextual"/>
            </w:rPr>
          </w:pPr>
          <w:del w:id="237" w:author="Graham Inglert" w:date="2025-10-20T19:01:00Z" w16du:dateUtc="2025-10-20T08:01:00Z">
            <w:r w:rsidRPr="000E32FF" w:rsidDel="000E32FF">
              <w:rPr>
                <w:rFonts w:ascii="Times New Roman" w:hAnsi="Times New Roman"/>
                <w:noProof/>
                <w:lang w:val="en-AU"/>
                <w:rPrChange w:id="238" w:author="Graham Inglert" w:date="2025-10-20T19:01:00Z" w16du:dateUtc="2025-10-20T08:01:00Z">
                  <w:rPr>
                    <w:rStyle w:val="Hyperlink"/>
                    <w:rFonts w:ascii="Times New Roman" w:hAnsi="Times New Roman"/>
                    <w:noProof/>
                    <w:lang w:val="en-AU"/>
                  </w:rPr>
                </w:rPrChange>
              </w:rPr>
              <w:delText>3.5.2 Non-Human Actors</w:delText>
            </w:r>
            <w:r w:rsidRPr="000E32FF" w:rsidDel="000E32FF">
              <w:rPr>
                <w:rFonts w:ascii="Times New Roman" w:hAnsi="Times New Roman"/>
                <w:b/>
                <w:bCs/>
                <w:noProof/>
                <w:lang w:val="en-AU"/>
                <w:rPrChange w:id="239" w:author="Graham Inglert" w:date="2025-10-20T19:01:00Z" w16du:dateUtc="2025-10-20T08:01:00Z">
                  <w:rPr>
                    <w:rStyle w:val="Hyperlink"/>
                    <w:rFonts w:ascii="Times New Roman" w:hAnsi="Times New Roman"/>
                    <w:b/>
                    <w:bCs/>
                    <w:noProof/>
                    <w:lang w:val="en-AU"/>
                  </w:rPr>
                </w:rPrChange>
              </w:rPr>
              <w:delTex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7AC1936B" w14:textId="32354CBB" w:rsidR="00B84D80" w:rsidRPr="00030B78" w:rsidDel="000E32FF" w:rsidRDefault="00B84D80" w:rsidP="00B84D80">
          <w:pPr>
            <w:pStyle w:val="TOC3"/>
            <w:tabs>
              <w:tab w:val="right" w:leader="dot" w:pos="9350"/>
            </w:tabs>
            <w:spacing w:line="480" w:lineRule="auto"/>
            <w:rPr>
              <w:del w:id="240" w:author="Graham Inglert" w:date="2025-10-20T19:01:00Z" w16du:dateUtc="2025-10-20T08:01:00Z"/>
              <w:rFonts w:ascii="Times New Roman" w:eastAsiaTheme="minorEastAsia" w:hAnsi="Times New Roman"/>
              <w:noProof/>
              <w:kern w:val="2"/>
              <w:sz w:val="24"/>
              <w:szCs w:val="24"/>
              <w14:ligatures w14:val="standardContextual"/>
            </w:rPr>
          </w:pPr>
          <w:del w:id="241" w:author="Graham Inglert" w:date="2025-10-20T19:01:00Z" w16du:dateUtc="2025-10-20T08:01:00Z">
            <w:r w:rsidRPr="000E32FF" w:rsidDel="000E32FF">
              <w:rPr>
                <w:rFonts w:ascii="Times New Roman" w:hAnsi="Times New Roman"/>
                <w:noProof/>
                <w:lang w:val="en-AU"/>
                <w:rPrChange w:id="242" w:author="Graham Inglert" w:date="2025-10-20T19:01:00Z" w16du:dateUtc="2025-10-20T08:01:00Z">
                  <w:rPr>
                    <w:rStyle w:val="Hyperlink"/>
                    <w:rFonts w:ascii="Times New Roman" w:hAnsi="Times New Roman"/>
                    <w:noProof/>
                    <w:lang w:val="en-AU"/>
                  </w:rPr>
                </w:rPrChange>
              </w:rPr>
              <w:delText>3.5.3 Interactions and Relations: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6F415878" w14:textId="3660A2D8" w:rsidR="00B84D80" w:rsidRPr="00030B78" w:rsidDel="000E32FF" w:rsidRDefault="00B84D80" w:rsidP="00B84D80">
          <w:pPr>
            <w:pStyle w:val="TOC3"/>
            <w:tabs>
              <w:tab w:val="right" w:leader="dot" w:pos="9350"/>
            </w:tabs>
            <w:spacing w:line="480" w:lineRule="auto"/>
            <w:rPr>
              <w:del w:id="243" w:author="Graham Inglert" w:date="2025-10-20T19:01:00Z" w16du:dateUtc="2025-10-20T08:01:00Z"/>
              <w:rFonts w:ascii="Times New Roman" w:eastAsiaTheme="minorEastAsia" w:hAnsi="Times New Roman"/>
              <w:noProof/>
              <w:kern w:val="2"/>
              <w:sz w:val="24"/>
              <w:szCs w:val="24"/>
              <w14:ligatures w14:val="standardContextual"/>
            </w:rPr>
          </w:pPr>
          <w:del w:id="244" w:author="Graham Inglert" w:date="2025-10-20T19:01:00Z" w16du:dateUtc="2025-10-20T08:01:00Z">
            <w:r w:rsidRPr="000E32FF" w:rsidDel="000E32FF">
              <w:rPr>
                <w:rFonts w:ascii="Times New Roman" w:hAnsi="Times New Roman"/>
                <w:noProof/>
                <w:lang w:val="en-AU"/>
                <w:rPrChange w:id="245" w:author="Graham Inglert" w:date="2025-10-20T19:01:00Z" w16du:dateUtc="2025-10-20T08:01:00Z">
                  <w:rPr>
                    <w:rStyle w:val="Hyperlink"/>
                    <w:rFonts w:ascii="Times New Roman" w:hAnsi="Times New Roman"/>
                    <w:noProof/>
                    <w:lang w:val="en-AU"/>
                  </w:rPr>
                </w:rPrChange>
              </w:rPr>
              <w:delText>3.5.4 Translation and Enrolment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38EBE350" w14:textId="0EEA720C" w:rsidR="00B84D80" w:rsidRPr="00030B78" w:rsidDel="000E32FF" w:rsidRDefault="00B84D80" w:rsidP="00B84D80">
          <w:pPr>
            <w:pStyle w:val="TOC3"/>
            <w:tabs>
              <w:tab w:val="right" w:leader="dot" w:pos="9350"/>
            </w:tabs>
            <w:spacing w:line="480" w:lineRule="auto"/>
            <w:rPr>
              <w:del w:id="246" w:author="Graham Inglert" w:date="2025-10-20T19:01:00Z" w16du:dateUtc="2025-10-20T08:01:00Z"/>
              <w:rFonts w:ascii="Times New Roman" w:eastAsiaTheme="minorEastAsia" w:hAnsi="Times New Roman"/>
              <w:noProof/>
              <w:kern w:val="2"/>
              <w:sz w:val="24"/>
              <w:szCs w:val="24"/>
              <w14:ligatures w14:val="standardContextual"/>
            </w:rPr>
          </w:pPr>
          <w:del w:id="247" w:author="Graham Inglert" w:date="2025-10-20T19:01:00Z" w16du:dateUtc="2025-10-20T08:01:00Z">
            <w:r w:rsidRPr="000E32FF" w:rsidDel="000E32FF">
              <w:rPr>
                <w:rFonts w:ascii="Times New Roman" w:hAnsi="Times New Roman"/>
                <w:noProof/>
                <w:lang w:val="en-AU"/>
                <w:rPrChange w:id="248" w:author="Graham Inglert" w:date="2025-10-20T19:01:00Z" w16du:dateUtc="2025-10-20T08:01:00Z">
                  <w:rPr>
                    <w:rStyle w:val="Hyperlink"/>
                    <w:rFonts w:ascii="Times New Roman" w:hAnsi="Times New Roman"/>
                    <w:noProof/>
                    <w:lang w:val="en-AU"/>
                  </w:rPr>
                </w:rPrChange>
              </w:rPr>
              <w:delText>3.5.5 Stability and Fragility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4C7C474F" w14:textId="6F0E8C79" w:rsidR="00B84D80" w:rsidRPr="00030B78" w:rsidDel="000E32FF" w:rsidRDefault="00B84D80" w:rsidP="00B84D80">
          <w:pPr>
            <w:pStyle w:val="TOC3"/>
            <w:tabs>
              <w:tab w:val="right" w:leader="dot" w:pos="9350"/>
            </w:tabs>
            <w:spacing w:line="480" w:lineRule="auto"/>
            <w:rPr>
              <w:del w:id="249" w:author="Graham Inglert" w:date="2025-10-20T19:01:00Z" w16du:dateUtc="2025-10-20T08:01:00Z"/>
              <w:rFonts w:ascii="Times New Roman" w:eastAsiaTheme="minorEastAsia" w:hAnsi="Times New Roman"/>
              <w:noProof/>
              <w:kern w:val="2"/>
              <w:sz w:val="24"/>
              <w:szCs w:val="24"/>
              <w14:ligatures w14:val="standardContextual"/>
            </w:rPr>
          </w:pPr>
          <w:del w:id="250" w:author="Graham Inglert" w:date="2025-10-20T19:01:00Z" w16du:dateUtc="2025-10-20T08:01:00Z">
            <w:r w:rsidRPr="000E32FF" w:rsidDel="000E32FF">
              <w:rPr>
                <w:rFonts w:ascii="Times New Roman" w:hAnsi="Times New Roman"/>
                <w:noProof/>
                <w:lang w:val="en-AU"/>
                <w:rPrChange w:id="251" w:author="Graham Inglert" w:date="2025-10-20T19:01:00Z" w16du:dateUtc="2025-10-20T08:01:00Z">
                  <w:rPr>
                    <w:rStyle w:val="Hyperlink"/>
                    <w:rFonts w:ascii="Times New Roman" w:hAnsi="Times New Roman"/>
                    <w:noProof/>
                    <w:lang w:val="en-AU"/>
                  </w:rPr>
                </w:rPrChange>
              </w:rPr>
              <w:delText>3.5.6 Material Inscriptions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31</w:delText>
            </w:r>
          </w:del>
        </w:p>
        <w:p w14:paraId="56C873F8" w14:textId="4336E7A7" w:rsidR="00B84D80" w:rsidRPr="00030B78" w:rsidDel="000E32FF" w:rsidRDefault="00B84D80" w:rsidP="00B84D80">
          <w:pPr>
            <w:pStyle w:val="TOC3"/>
            <w:tabs>
              <w:tab w:val="right" w:leader="dot" w:pos="9350"/>
            </w:tabs>
            <w:spacing w:line="480" w:lineRule="auto"/>
            <w:rPr>
              <w:del w:id="252" w:author="Graham Inglert" w:date="2025-10-20T19:01:00Z" w16du:dateUtc="2025-10-20T08:01:00Z"/>
              <w:rFonts w:ascii="Times New Roman" w:eastAsiaTheme="minorEastAsia" w:hAnsi="Times New Roman"/>
              <w:noProof/>
              <w:kern w:val="2"/>
              <w:sz w:val="24"/>
              <w:szCs w:val="24"/>
              <w14:ligatures w14:val="standardContextual"/>
            </w:rPr>
          </w:pPr>
          <w:del w:id="253" w:author="Graham Inglert" w:date="2025-10-20T19:01:00Z" w16du:dateUtc="2025-10-20T08:01:00Z">
            <w:r w:rsidRPr="000E32FF" w:rsidDel="000E32FF">
              <w:rPr>
                <w:rFonts w:ascii="Times New Roman" w:hAnsi="Times New Roman"/>
                <w:noProof/>
                <w:lang w:val="en-AU"/>
                <w:rPrChange w:id="254" w:author="Graham Inglert" w:date="2025-10-20T19:01:00Z" w16du:dateUtc="2025-10-20T08:01:00Z">
                  <w:rPr>
                    <w:rStyle w:val="Hyperlink"/>
                    <w:rFonts w:ascii="Times New Roman" w:hAnsi="Times New Roman"/>
                    <w:noProof/>
                    <w:lang w:val="en-AU"/>
                  </w:rPr>
                </w:rPrChange>
              </w:rPr>
              <w:delText>3.5.7 Legitimacy Work</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31</w:delText>
            </w:r>
          </w:del>
        </w:p>
        <w:p w14:paraId="6315DBDD" w14:textId="40E06F4E" w:rsidR="00B84D80" w:rsidRPr="00030B78" w:rsidDel="000E32FF" w:rsidRDefault="00B84D80" w:rsidP="00B84D80">
          <w:pPr>
            <w:pStyle w:val="TOC2"/>
            <w:tabs>
              <w:tab w:val="right" w:leader="dot" w:pos="9350"/>
            </w:tabs>
            <w:spacing w:line="480" w:lineRule="auto"/>
            <w:rPr>
              <w:del w:id="255" w:author="Graham Inglert" w:date="2025-10-20T19:01:00Z" w16du:dateUtc="2025-10-20T08:01:00Z"/>
              <w:rFonts w:ascii="Times New Roman" w:eastAsiaTheme="minorEastAsia" w:hAnsi="Times New Roman"/>
              <w:b w:val="0"/>
              <w:bCs w:val="0"/>
              <w:noProof/>
              <w:kern w:val="2"/>
              <w:sz w:val="24"/>
              <w:szCs w:val="24"/>
              <w14:ligatures w14:val="standardContextual"/>
            </w:rPr>
          </w:pPr>
          <w:del w:id="256" w:author="Graham Inglert" w:date="2025-10-20T19:01:00Z" w16du:dateUtc="2025-10-20T08:01:00Z">
            <w:r w:rsidRPr="000E32FF" w:rsidDel="000E32FF">
              <w:rPr>
                <w:rFonts w:ascii="Times New Roman" w:hAnsi="Times New Roman"/>
                <w:noProof/>
                <w:lang w:val="en-AU"/>
                <w:rPrChange w:id="257" w:author="Graham Inglert" w:date="2025-10-20T19:01:00Z" w16du:dateUtc="2025-10-20T08:01:00Z">
                  <w:rPr>
                    <w:rStyle w:val="Hyperlink"/>
                    <w:rFonts w:ascii="Times New Roman" w:hAnsi="Times New Roman"/>
                    <w:noProof/>
                    <w:lang w:val="en-AU"/>
                  </w:rPr>
                </w:rPrChange>
              </w:rPr>
              <w:delText>3.6 Trustworthiness and Credibility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32</w:delText>
            </w:r>
          </w:del>
        </w:p>
        <w:p w14:paraId="58A0A744" w14:textId="4CFE4638" w:rsidR="00B84D80" w:rsidRPr="00030B78" w:rsidDel="000E32FF" w:rsidRDefault="00B84D80" w:rsidP="00B84D80">
          <w:pPr>
            <w:pStyle w:val="TOC1"/>
            <w:tabs>
              <w:tab w:val="right" w:leader="dot" w:pos="9350"/>
            </w:tabs>
            <w:spacing w:line="480" w:lineRule="auto"/>
            <w:rPr>
              <w:del w:id="258" w:author="Graham Inglert" w:date="2025-10-20T19:01:00Z" w16du:dateUtc="2025-10-20T08:01:00Z"/>
              <w:rFonts w:ascii="Times New Roman" w:eastAsiaTheme="minorEastAsia" w:hAnsi="Times New Roman"/>
              <w:b w:val="0"/>
              <w:bCs w:val="0"/>
              <w:i w:val="0"/>
              <w:iCs w:val="0"/>
              <w:noProof/>
              <w:kern w:val="2"/>
              <w14:ligatures w14:val="standardContextual"/>
            </w:rPr>
          </w:pPr>
          <w:del w:id="259" w:author="Graham Inglert" w:date="2025-10-20T19:01:00Z" w16du:dateUtc="2025-10-20T08:01:00Z">
            <w:r w:rsidRPr="000E32FF" w:rsidDel="000E32FF">
              <w:rPr>
                <w:rFonts w:ascii="Times New Roman" w:hAnsi="Times New Roman"/>
                <w:i w:val="0"/>
                <w:iCs w:val="0"/>
                <w:noProof/>
                <w:lang w:val="en-AU"/>
                <w:rPrChange w:id="260" w:author="Graham Inglert" w:date="2025-10-20T19:01:00Z" w16du:dateUtc="2025-10-20T08:01:00Z">
                  <w:rPr>
                    <w:rStyle w:val="Hyperlink"/>
                    <w:rFonts w:ascii="Times New Roman" w:hAnsi="Times New Roman"/>
                    <w:i w:val="0"/>
                    <w:iCs w:val="0"/>
                    <w:noProof/>
                    <w:lang w:val="en-AU"/>
                  </w:rPr>
                </w:rPrChange>
              </w:rPr>
              <w:delText>Chapter IV: Results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33</w:delText>
            </w:r>
          </w:del>
        </w:p>
        <w:p w14:paraId="263DD0D1" w14:textId="1A70EE57" w:rsidR="00B84D80" w:rsidRPr="00030B78" w:rsidDel="000E32FF" w:rsidRDefault="00B84D80" w:rsidP="00B84D80">
          <w:pPr>
            <w:pStyle w:val="TOC2"/>
            <w:tabs>
              <w:tab w:val="right" w:leader="dot" w:pos="9350"/>
            </w:tabs>
            <w:spacing w:line="480" w:lineRule="auto"/>
            <w:rPr>
              <w:del w:id="261" w:author="Graham Inglert" w:date="2025-10-20T19:01:00Z" w16du:dateUtc="2025-10-20T08:01:00Z"/>
              <w:rFonts w:ascii="Times New Roman" w:eastAsiaTheme="minorEastAsia" w:hAnsi="Times New Roman"/>
              <w:b w:val="0"/>
              <w:bCs w:val="0"/>
              <w:noProof/>
              <w:kern w:val="2"/>
              <w:sz w:val="24"/>
              <w:szCs w:val="24"/>
              <w14:ligatures w14:val="standardContextual"/>
            </w:rPr>
          </w:pPr>
          <w:del w:id="262" w:author="Graham Inglert" w:date="2025-10-20T19:01:00Z" w16du:dateUtc="2025-10-20T08:01:00Z">
            <w:r w:rsidRPr="000E32FF" w:rsidDel="000E32FF">
              <w:rPr>
                <w:rFonts w:ascii="Times New Roman" w:hAnsi="Times New Roman"/>
                <w:noProof/>
                <w:lang w:val="en-AU"/>
                <w:rPrChange w:id="263" w:author="Graham Inglert" w:date="2025-10-20T19:01:00Z" w16du:dateUtc="2025-10-20T08:01:00Z">
                  <w:rPr>
                    <w:rStyle w:val="Hyperlink"/>
                    <w:rFonts w:ascii="Times New Roman" w:hAnsi="Times New Roman"/>
                    <w:noProof/>
                    <w:lang w:val="en-AU"/>
                  </w:rPr>
                </w:rPrChange>
              </w:rPr>
              <w:delText>4.1 Demographics and Roles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33</w:delText>
            </w:r>
          </w:del>
        </w:p>
        <w:p w14:paraId="2C80B818" w14:textId="794A00AA" w:rsidR="00B84D80" w:rsidRPr="00030B78" w:rsidDel="000E32FF" w:rsidRDefault="00B84D80" w:rsidP="00B84D80">
          <w:pPr>
            <w:pStyle w:val="TOC2"/>
            <w:tabs>
              <w:tab w:val="right" w:leader="dot" w:pos="9350"/>
            </w:tabs>
            <w:spacing w:line="480" w:lineRule="auto"/>
            <w:rPr>
              <w:del w:id="264" w:author="Graham Inglert" w:date="2025-10-20T19:01:00Z" w16du:dateUtc="2025-10-20T08:01:00Z"/>
              <w:rFonts w:ascii="Times New Roman" w:eastAsiaTheme="minorEastAsia" w:hAnsi="Times New Roman"/>
              <w:b w:val="0"/>
              <w:bCs w:val="0"/>
              <w:noProof/>
              <w:kern w:val="2"/>
              <w:sz w:val="24"/>
              <w:szCs w:val="24"/>
              <w14:ligatures w14:val="standardContextual"/>
            </w:rPr>
          </w:pPr>
          <w:del w:id="265" w:author="Graham Inglert" w:date="2025-10-20T19:01:00Z" w16du:dateUtc="2025-10-20T08:01:00Z">
            <w:r w:rsidRPr="000E32FF" w:rsidDel="000E32FF">
              <w:rPr>
                <w:rFonts w:ascii="Times New Roman" w:hAnsi="Times New Roman"/>
                <w:noProof/>
                <w:lang w:val="en-AU"/>
                <w:rPrChange w:id="266" w:author="Graham Inglert" w:date="2025-10-20T19:01:00Z" w16du:dateUtc="2025-10-20T08:01:00Z">
                  <w:rPr>
                    <w:rStyle w:val="Hyperlink"/>
                    <w:rFonts w:ascii="Times New Roman" w:hAnsi="Times New Roman"/>
                    <w:noProof/>
                    <w:lang w:val="en-AU"/>
                  </w:rPr>
                </w:rPrChange>
              </w:rPr>
              <w:delText>4.2 Overall Codes and Response Rate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34</w:delText>
            </w:r>
          </w:del>
        </w:p>
        <w:p w14:paraId="61234636" w14:textId="31356A9D" w:rsidR="00B84D80" w:rsidRPr="00030B78" w:rsidDel="000E32FF" w:rsidRDefault="00B84D80" w:rsidP="00B84D80">
          <w:pPr>
            <w:pStyle w:val="TOC2"/>
            <w:tabs>
              <w:tab w:val="right" w:leader="dot" w:pos="9350"/>
            </w:tabs>
            <w:spacing w:line="480" w:lineRule="auto"/>
            <w:rPr>
              <w:del w:id="267" w:author="Graham Inglert" w:date="2025-10-20T19:01:00Z" w16du:dateUtc="2025-10-20T08:01:00Z"/>
              <w:rFonts w:ascii="Times New Roman" w:eastAsiaTheme="minorEastAsia" w:hAnsi="Times New Roman"/>
              <w:b w:val="0"/>
              <w:bCs w:val="0"/>
              <w:noProof/>
              <w:kern w:val="2"/>
              <w:sz w:val="24"/>
              <w:szCs w:val="24"/>
              <w14:ligatures w14:val="standardContextual"/>
            </w:rPr>
          </w:pPr>
          <w:del w:id="268" w:author="Graham Inglert" w:date="2025-10-20T19:01:00Z" w16du:dateUtc="2025-10-20T08:01:00Z">
            <w:r w:rsidRPr="000E32FF" w:rsidDel="000E32FF">
              <w:rPr>
                <w:rFonts w:ascii="Times New Roman" w:hAnsi="Times New Roman"/>
                <w:noProof/>
                <w:lang w:val="en-AU"/>
                <w:rPrChange w:id="269" w:author="Graham Inglert" w:date="2025-10-20T19:01:00Z" w16du:dateUtc="2025-10-20T08:01:00Z">
                  <w:rPr>
                    <w:rStyle w:val="Hyperlink"/>
                    <w:rFonts w:ascii="Times New Roman" w:hAnsi="Times New Roman"/>
                    <w:noProof/>
                    <w:lang w:val="en-AU"/>
                  </w:rPr>
                </w:rPrChange>
              </w:rPr>
              <w:delText>4.3 Individual Codes Breakdown and Analysis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36</w:delText>
            </w:r>
          </w:del>
        </w:p>
        <w:p w14:paraId="21496920" w14:textId="74EDDA6C" w:rsidR="00B84D80" w:rsidRPr="00030B78" w:rsidDel="000E32FF" w:rsidRDefault="00B84D80" w:rsidP="00B84D80">
          <w:pPr>
            <w:pStyle w:val="TOC3"/>
            <w:tabs>
              <w:tab w:val="right" w:leader="dot" w:pos="9350"/>
            </w:tabs>
            <w:spacing w:line="480" w:lineRule="auto"/>
            <w:rPr>
              <w:del w:id="270" w:author="Graham Inglert" w:date="2025-10-20T19:01:00Z" w16du:dateUtc="2025-10-20T08:01:00Z"/>
              <w:rFonts w:ascii="Times New Roman" w:eastAsiaTheme="minorEastAsia" w:hAnsi="Times New Roman"/>
              <w:noProof/>
              <w:kern w:val="2"/>
              <w:sz w:val="24"/>
              <w:szCs w:val="24"/>
              <w14:ligatures w14:val="standardContextual"/>
            </w:rPr>
          </w:pPr>
          <w:del w:id="271" w:author="Graham Inglert" w:date="2025-10-20T19:01:00Z" w16du:dateUtc="2025-10-20T08:01:00Z">
            <w:r w:rsidRPr="000E32FF" w:rsidDel="000E32FF">
              <w:rPr>
                <w:rFonts w:ascii="Times New Roman" w:hAnsi="Times New Roman"/>
                <w:noProof/>
                <w:lang w:val="en-AU"/>
                <w:rPrChange w:id="272" w:author="Graham Inglert" w:date="2025-10-20T19:01:00Z" w16du:dateUtc="2025-10-20T08:01:00Z">
                  <w:rPr>
                    <w:rStyle w:val="Hyperlink"/>
                    <w:rFonts w:ascii="Times New Roman" w:hAnsi="Times New Roman"/>
                    <w:noProof/>
                    <w:lang w:val="en-AU"/>
                  </w:rPr>
                </w:rPrChange>
              </w:rPr>
              <w:delText>4.4.1 Non-Human Actors: An Extensive Landscape of Unfamiliar Instruments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37</w:delText>
            </w:r>
          </w:del>
        </w:p>
        <w:p w14:paraId="1852AC7F" w14:textId="585034CC" w:rsidR="00B84D80" w:rsidRPr="00030B78" w:rsidDel="000E32FF" w:rsidRDefault="00B84D80" w:rsidP="00B84D80">
          <w:pPr>
            <w:pStyle w:val="TOC3"/>
            <w:tabs>
              <w:tab w:val="right" w:leader="dot" w:pos="9350"/>
            </w:tabs>
            <w:spacing w:line="480" w:lineRule="auto"/>
            <w:rPr>
              <w:del w:id="273" w:author="Graham Inglert" w:date="2025-10-20T19:01:00Z" w16du:dateUtc="2025-10-20T08:01:00Z"/>
              <w:rFonts w:ascii="Times New Roman" w:eastAsiaTheme="minorEastAsia" w:hAnsi="Times New Roman"/>
              <w:noProof/>
              <w:kern w:val="2"/>
              <w:sz w:val="24"/>
              <w:szCs w:val="24"/>
              <w14:ligatures w14:val="standardContextual"/>
            </w:rPr>
          </w:pPr>
          <w:del w:id="274" w:author="Graham Inglert" w:date="2025-10-20T19:01:00Z" w16du:dateUtc="2025-10-20T08:01:00Z">
            <w:r w:rsidRPr="000E32FF" w:rsidDel="000E32FF">
              <w:rPr>
                <w:rFonts w:ascii="Times New Roman" w:hAnsi="Times New Roman"/>
                <w:noProof/>
                <w:lang w:val="en-AU"/>
                <w:rPrChange w:id="275" w:author="Graham Inglert" w:date="2025-10-20T19:01:00Z" w16du:dateUtc="2025-10-20T08:01:00Z">
                  <w:rPr>
                    <w:rStyle w:val="Hyperlink"/>
                    <w:rFonts w:ascii="Times New Roman" w:hAnsi="Times New Roman"/>
                    <w:noProof/>
                    <w:lang w:val="en-AU"/>
                  </w:rPr>
                </w:rPrChange>
              </w:rPr>
              <w:delText>4.4.2 Human Actors: The Gatekeepers and Vanguards in FLOSS Adoption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38</w:delText>
            </w:r>
          </w:del>
        </w:p>
        <w:p w14:paraId="36B03CA2" w14:textId="60B3D02E" w:rsidR="00B84D80" w:rsidRPr="00030B78" w:rsidDel="000E32FF" w:rsidRDefault="00B84D80" w:rsidP="00B84D80">
          <w:pPr>
            <w:pStyle w:val="TOC3"/>
            <w:tabs>
              <w:tab w:val="right" w:leader="dot" w:pos="9350"/>
            </w:tabs>
            <w:spacing w:line="480" w:lineRule="auto"/>
            <w:rPr>
              <w:del w:id="276" w:author="Graham Inglert" w:date="2025-10-20T19:01:00Z" w16du:dateUtc="2025-10-20T08:01:00Z"/>
              <w:rFonts w:ascii="Times New Roman" w:eastAsiaTheme="minorEastAsia" w:hAnsi="Times New Roman"/>
              <w:noProof/>
              <w:kern w:val="2"/>
              <w:sz w:val="24"/>
              <w:szCs w:val="24"/>
              <w14:ligatures w14:val="standardContextual"/>
            </w:rPr>
          </w:pPr>
          <w:del w:id="277" w:author="Graham Inglert" w:date="2025-10-20T19:01:00Z" w16du:dateUtc="2025-10-20T08:01:00Z">
            <w:r w:rsidRPr="000E32FF" w:rsidDel="000E32FF">
              <w:rPr>
                <w:rFonts w:ascii="Times New Roman" w:hAnsi="Times New Roman"/>
                <w:noProof/>
                <w:lang w:val="en-AU"/>
                <w:rPrChange w:id="278" w:author="Graham Inglert" w:date="2025-10-20T19:01:00Z" w16du:dateUtc="2025-10-20T08:01:00Z">
                  <w:rPr>
                    <w:rStyle w:val="Hyperlink"/>
                    <w:rFonts w:ascii="Times New Roman" w:hAnsi="Times New Roman"/>
                    <w:noProof/>
                    <w:lang w:val="en-AU"/>
                  </w:rPr>
                </w:rPrChange>
              </w:rPr>
              <w:delText>4.4.3 Material Inscriptions: The Persistence of Proprietary Standards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40</w:delText>
            </w:r>
          </w:del>
        </w:p>
        <w:p w14:paraId="2212EB0B" w14:textId="329BB51F" w:rsidR="00B84D80" w:rsidRPr="00030B78" w:rsidDel="000E32FF" w:rsidRDefault="00B84D80" w:rsidP="00B84D80">
          <w:pPr>
            <w:pStyle w:val="TOC3"/>
            <w:tabs>
              <w:tab w:val="right" w:leader="dot" w:pos="9350"/>
            </w:tabs>
            <w:spacing w:line="480" w:lineRule="auto"/>
            <w:rPr>
              <w:del w:id="279" w:author="Graham Inglert" w:date="2025-10-20T19:01:00Z" w16du:dateUtc="2025-10-20T08:01:00Z"/>
              <w:rFonts w:ascii="Times New Roman" w:eastAsiaTheme="minorEastAsia" w:hAnsi="Times New Roman"/>
              <w:noProof/>
              <w:kern w:val="2"/>
              <w:sz w:val="24"/>
              <w:szCs w:val="24"/>
              <w14:ligatures w14:val="standardContextual"/>
            </w:rPr>
          </w:pPr>
          <w:del w:id="280" w:author="Graham Inglert" w:date="2025-10-20T19:01:00Z" w16du:dateUtc="2025-10-20T08:01:00Z">
            <w:r w:rsidRPr="000E32FF" w:rsidDel="000E32FF">
              <w:rPr>
                <w:rFonts w:ascii="Times New Roman" w:hAnsi="Times New Roman"/>
                <w:noProof/>
                <w:lang w:val="en-AU"/>
                <w:rPrChange w:id="281" w:author="Graham Inglert" w:date="2025-10-20T19:01:00Z" w16du:dateUtc="2025-10-20T08:01:00Z">
                  <w:rPr>
                    <w:rStyle w:val="Hyperlink"/>
                    <w:rFonts w:ascii="Times New Roman" w:hAnsi="Times New Roman"/>
                    <w:noProof/>
                    <w:lang w:val="en-AU"/>
                  </w:rPr>
                </w:rPrChange>
              </w:rPr>
              <w:delText>4.4.4. Stability and Fragility: Tangible and Imagined</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41</w:delText>
            </w:r>
          </w:del>
        </w:p>
        <w:p w14:paraId="4ACFD6D1" w14:textId="0167120C" w:rsidR="00B84D80" w:rsidRPr="00030B78" w:rsidDel="000E32FF" w:rsidRDefault="00B84D80" w:rsidP="00B84D80">
          <w:pPr>
            <w:pStyle w:val="TOC3"/>
            <w:tabs>
              <w:tab w:val="right" w:leader="dot" w:pos="9350"/>
            </w:tabs>
            <w:spacing w:line="480" w:lineRule="auto"/>
            <w:rPr>
              <w:del w:id="282" w:author="Graham Inglert" w:date="2025-10-20T19:01:00Z" w16du:dateUtc="2025-10-20T08:01:00Z"/>
              <w:rFonts w:ascii="Times New Roman" w:eastAsiaTheme="minorEastAsia" w:hAnsi="Times New Roman"/>
              <w:noProof/>
              <w:kern w:val="2"/>
              <w:sz w:val="24"/>
              <w:szCs w:val="24"/>
              <w14:ligatures w14:val="standardContextual"/>
            </w:rPr>
          </w:pPr>
          <w:del w:id="283" w:author="Graham Inglert" w:date="2025-10-20T19:01:00Z" w16du:dateUtc="2025-10-20T08:01:00Z">
            <w:r w:rsidRPr="000E32FF" w:rsidDel="000E32FF">
              <w:rPr>
                <w:rFonts w:ascii="Times New Roman" w:hAnsi="Times New Roman"/>
                <w:noProof/>
                <w:lang w:val="en-AU"/>
                <w:rPrChange w:id="284" w:author="Graham Inglert" w:date="2025-10-20T19:01:00Z" w16du:dateUtc="2025-10-20T08:01:00Z">
                  <w:rPr>
                    <w:rStyle w:val="Hyperlink"/>
                    <w:rFonts w:ascii="Times New Roman" w:hAnsi="Times New Roman"/>
                    <w:noProof/>
                    <w:lang w:val="en-AU"/>
                  </w:rPr>
                </w:rPrChange>
              </w:rPr>
              <w:delText>4.4.5 Interactions and Relations: An Enthusiastic Community Marred by Institutional Trepidation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43</w:delText>
            </w:r>
          </w:del>
        </w:p>
        <w:p w14:paraId="2270F741" w14:textId="766FD98B" w:rsidR="00B84D80" w:rsidRPr="00030B78" w:rsidDel="000E32FF" w:rsidRDefault="00B84D80" w:rsidP="00B84D80">
          <w:pPr>
            <w:pStyle w:val="TOC3"/>
            <w:tabs>
              <w:tab w:val="right" w:leader="dot" w:pos="9350"/>
            </w:tabs>
            <w:spacing w:line="480" w:lineRule="auto"/>
            <w:rPr>
              <w:del w:id="285" w:author="Graham Inglert" w:date="2025-10-20T19:01:00Z" w16du:dateUtc="2025-10-20T08:01:00Z"/>
              <w:rFonts w:ascii="Times New Roman" w:eastAsiaTheme="minorEastAsia" w:hAnsi="Times New Roman"/>
              <w:noProof/>
              <w:kern w:val="2"/>
              <w:sz w:val="24"/>
              <w:szCs w:val="24"/>
              <w14:ligatures w14:val="standardContextual"/>
            </w:rPr>
          </w:pPr>
          <w:del w:id="286" w:author="Graham Inglert" w:date="2025-10-20T19:01:00Z" w16du:dateUtc="2025-10-20T08:01:00Z">
            <w:r w:rsidRPr="000E32FF" w:rsidDel="000E32FF">
              <w:rPr>
                <w:rFonts w:ascii="Times New Roman" w:hAnsi="Times New Roman"/>
                <w:noProof/>
                <w:lang w:val="en-AU"/>
                <w:rPrChange w:id="287" w:author="Graham Inglert" w:date="2025-10-20T19:01:00Z" w16du:dateUtc="2025-10-20T08:01:00Z">
                  <w:rPr>
                    <w:rStyle w:val="Hyperlink"/>
                    <w:rFonts w:ascii="Times New Roman" w:hAnsi="Times New Roman"/>
                    <w:noProof/>
                    <w:lang w:val="en-AU"/>
                  </w:rPr>
                </w:rPrChange>
              </w:rPr>
              <w:delText>4.4.6. Legitimacy Work: A Future of Publicly Accessible Privacy Infringement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45</w:delText>
            </w:r>
          </w:del>
        </w:p>
        <w:p w14:paraId="62CA3E98" w14:textId="0EA7108C" w:rsidR="00B84D80" w:rsidRPr="00030B78" w:rsidDel="000E32FF" w:rsidRDefault="00B84D80" w:rsidP="00B84D80">
          <w:pPr>
            <w:pStyle w:val="TOC3"/>
            <w:tabs>
              <w:tab w:val="right" w:leader="dot" w:pos="9350"/>
            </w:tabs>
            <w:spacing w:line="480" w:lineRule="auto"/>
            <w:rPr>
              <w:del w:id="288" w:author="Graham Inglert" w:date="2025-10-20T19:01:00Z" w16du:dateUtc="2025-10-20T08:01:00Z"/>
              <w:rFonts w:ascii="Times New Roman" w:eastAsiaTheme="minorEastAsia" w:hAnsi="Times New Roman"/>
              <w:noProof/>
              <w:kern w:val="2"/>
              <w:sz w:val="24"/>
              <w:szCs w:val="24"/>
              <w14:ligatures w14:val="standardContextual"/>
            </w:rPr>
          </w:pPr>
          <w:del w:id="289" w:author="Graham Inglert" w:date="2025-10-20T19:01:00Z" w16du:dateUtc="2025-10-20T08:01:00Z">
            <w:r w:rsidRPr="000E32FF" w:rsidDel="000E32FF">
              <w:rPr>
                <w:rFonts w:ascii="Times New Roman" w:hAnsi="Times New Roman"/>
                <w:noProof/>
                <w:lang w:val="en-AU"/>
                <w:rPrChange w:id="290" w:author="Graham Inglert" w:date="2025-10-20T19:01:00Z" w16du:dateUtc="2025-10-20T08:01:00Z">
                  <w:rPr>
                    <w:rStyle w:val="Hyperlink"/>
                    <w:rFonts w:ascii="Times New Roman" w:hAnsi="Times New Roman"/>
                    <w:noProof/>
                    <w:lang w:val="en-AU"/>
                  </w:rPr>
                </w:rPrChange>
              </w:rPr>
              <w:delText>4.4.7. Translation and Enrolment: Vanguards in Need of Institutional Backing</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47</w:delText>
            </w:r>
          </w:del>
        </w:p>
        <w:p w14:paraId="03D04016" w14:textId="6BCF62F9" w:rsidR="00B84D80" w:rsidRPr="00030B78" w:rsidDel="000E32FF" w:rsidRDefault="00B84D80" w:rsidP="00B84D80">
          <w:pPr>
            <w:pStyle w:val="TOC1"/>
            <w:tabs>
              <w:tab w:val="right" w:leader="dot" w:pos="9350"/>
            </w:tabs>
            <w:spacing w:line="480" w:lineRule="auto"/>
            <w:rPr>
              <w:del w:id="291" w:author="Graham Inglert" w:date="2025-10-20T19:01:00Z" w16du:dateUtc="2025-10-20T08:01:00Z"/>
              <w:rFonts w:ascii="Times New Roman" w:eastAsiaTheme="minorEastAsia" w:hAnsi="Times New Roman"/>
              <w:b w:val="0"/>
              <w:bCs w:val="0"/>
              <w:i w:val="0"/>
              <w:iCs w:val="0"/>
              <w:noProof/>
              <w:kern w:val="2"/>
              <w14:ligatures w14:val="standardContextual"/>
            </w:rPr>
          </w:pPr>
          <w:del w:id="292" w:author="Graham Inglert" w:date="2025-10-20T19:01:00Z" w16du:dateUtc="2025-10-20T08:01:00Z">
            <w:r w:rsidRPr="000E32FF" w:rsidDel="000E32FF">
              <w:rPr>
                <w:rFonts w:ascii="Times New Roman" w:hAnsi="Times New Roman"/>
                <w:i w:val="0"/>
                <w:iCs w:val="0"/>
                <w:noProof/>
                <w:rPrChange w:id="293" w:author="Graham Inglert" w:date="2025-10-20T19:01:00Z" w16du:dateUtc="2025-10-20T08:01:00Z">
                  <w:rPr>
                    <w:rStyle w:val="Hyperlink"/>
                    <w:rFonts w:ascii="Times New Roman" w:hAnsi="Times New Roman"/>
                    <w:i w:val="0"/>
                    <w:iCs w:val="0"/>
                    <w:noProof/>
                  </w:rPr>
                </w:rPrChange>
              </w:rPr>
              <w:delText>Chapter V: Discussion</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50</w:delText>
            </w:r>
          </w:del>
        </w:p>
        <w:p w14:paraId="673750ED" w14:textId="2B7E7628" w:rsidR="00B84D80" w:rsidRPr="00030B78" w:rsidDel="000E32FF" w:rsidRDefault="00B84D80" w:rsidP="00B84D80">
          <w:pPr>
            <w:pStyle w:val="TOC2"/>
            <w:tabs>
              <w:tab w:val="right" w:leader="dot" w:pos="9350"/>
            </w:tabs>
            <w:spacing w:line="480" w:lineRule="auto"/>
            <w:rPr>
              <w:del w:id="294" w:author="Graham Inglert" w:date="2025-10-20T19:01:00Z" w16du:dateUtc="2025-10-20T08:01:00Z"/>
              <w:rFonts w:ascii="Times New Roman" w:eastAsiaTheme="minorEastAsia" w:hAnsi="Times New Roman"/>
              <w:b w:val="0"/>
              <w:bCs w:val="0"/>
              <w:noProof/>
              <w:kern w:val="2"/>
              <w:sz w:val="24"/>
              <w:szCs w:val="24"/>
              <w14:ligatures w14:val="standardContextual"/>
            </w:rPr>
          </w:pPr>
          <w:del w:id="295" w:author="Graham Inglert" w:date="2025-10-20T19:01:00Z" w16du:dateUtc="2025-10-20T08:01:00Z">
            <w:r w:rsidRPr="000E32FF" w:rsidDel="000E32FF">
              <w:rPr>
                <w:rFonts w:ascii="Times New Roman" w:hAnsi="Times New Roman"/>
                <w:noProof/>
                <w:lang w:val="en-AU"/>
                <w:rPrChange w:id="296" w:author="Graham Inglert" w:date="2025-10-20T19:01:00Z" w16du:dateUtc="2025-10-20T08:01:00Z">
                  <w:rPr>
                    <w:rStyle w:val="Hyperlink"/>
                    <w:rFonts w:ascii="Times New Roman" w:hAnsi="Times New Roman"/>
                    <w:noProof/>
                    <w:lang w:val="en-AU"/>
                  </w:rPr>
                </w:rPrChange>
              </w:rPr>
              <w:delText>5.1 Discussion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50</w:delText>
            </w:r>
          </w:del>
        </w:p>
        <w:p w14:paraId="50287222" w14:textId="062935CF" w:rsidR="00B84D80" w:rsidRPr="00030B78" w:rsidDel="000E32FF" w:rsidRDefault="00B84D80" w:rsidP="00B84D80">
          <w:pPr>
            <w:pStyle w:val="TOC3"/>
            <w:tabs>
              <w:tab w:val="right" w:leader="dot" w:pos="9350"/>
            </w:tabs>
            <w:spacing w:line="480" w:lineRule="auto"/>
            <w:rPr>
              <w:del w:id="297" w:author="Graham Inglert" w:date="2025-10-20T19:01:00Z" w16du:dateUtc="2025-10-20T08:01:00Z"/>
              <w:rFonts w:ascii="Times New Roman" w:eastAsiaTheme="minorEastAsia" w:hAnsi="Times New Roman"/>
              <w:noProof/>
              <w:kern w:val="2"/>
              <w:sz w:val="24"/>
              <w:szCs w:val="24"/>
              <w14:ligatures w14:val="standardContextual"/>
            </w:rPr>
          </w:pPr>
          <w:del w:id="298" w:author="Graham Inglert" w:date="2025-10-20T19:01:00Z" w16du:dateUtc="2025-10-20T08:01:00Z">
            <w:r w:rsidRPr="000E32FF" w:rsidDel="000E32FF">
              <w:rPr>
                <w:rFonts w:ascii="Times New Roman" w:hAnsi="Times New Roman"/>
                <w:noProof/>
                <w:lang w:val="en-AU"/>
                <w:rPrChange w:id="299" w:author="Graham Inglert" w:date="2025-10-20T19:01:00Z" w16du:dateUtc="2025-10-20T08:01:00Z">
                  <w:rPr>
                    <w:rStyle w:val="Hyperlink"/>
                    <w:rFonts w:ascii="Times New Roman" w:hAnsi="Times New Roman"/>
                    <w:noProof/>
                    <w:lang w:val="en-AU"/>
                  </w:rPr>
                </w:rPrChange>
              </w:rPr>
              <w:delText>5.1.1 Institutional IT Policies as Gatekeepers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51</w:delText>
            </w:r>
          </w:del>
        </w:p>
        <w:p w14:paraId="3AAF5A9E" w14:textId="4A9C032A" w:rsidR="00B84D80" w:rsidRPr="00030B78" w:rsidDel="000E32FF" w:rsidRDefault="00B84D80" w:rsidP="00B84D80">
          <w:pPr>
            <w:pStyle w:val="TOC3"/>
            <w:tabs>
              <w:tab w:val="right" w:leader="dot" w:pos="9350"/>
            </w:tabs>
            <w:spacing w:line="480" w:lineRule="auto"/>
            <w:rPr>
              <w:del w:id="300" w:author="Graham Inglert" w:date="2025-10-20T19:01:00Z" w16du:dateUtc="2025-10-20T08:01:00Z"/>
              <w:rFonts w:ascii="Times New Roman" w:eastAsiaTheme="minorEastAsia" w:hAnsi="Times New Roman"/>
              <w:noProof/>
              <w:kern w:val="2"/>
              <w:sz w:val="24"/>
              <w:szCs w:val="24"/>
              <w14:ligatures w14:val="standardContextual"/>
            </w:rPr>
          </w:pPr>
          <w:del w:id="301" w:author="Graham Inglert" w:date="2025-10-20T19:01:00Z" w16du:dateUtc="2025-10-20T08:01:00Z">
            <w:r w:rsidRPr="000E32FF" w:rsidDel="000E32FF">
              <w:rPr>
                <w:rFonts w:ascii="Times New Roman" w:hAnsi="Times New Roman"/>
                <w:noProof/>
                <w:lang w:val="en-AU"/>
                <w:rPrChange w:id="302" w:author="Graham Inglert" w:date="2025-10-20T19:01:00Z" w16du:dateUtc="2025-10-20T08:01:00Z">
                  <w:rPr>
                    <w:rStyle w:val="Hyperlink"/>
                    <w:rFonts w:ascii="Times New Roman" w:hAnsi="Times New Roman"/>
                    <w:noProof/>
                    <w:lang w:val="en-AU"/>
                  </w:rPr>
                </w:rPrChange>
              </w:rPr>
              <w:delText>5.1.2 Black Boxes and Cognitive Entanglements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51</w:delText>
            </w:r>
          </w:del>
        </w:p>
        <w:p w14:paraId="74343830" w14:textId="1A74191C" w:rsidR="00B84D80" w:rsidRPr="00030B78" w:rsidDel="000E32FF" w:rsidRDefault="00B84D80" w:rsidP="00B84D80">
          <w:pPr>
            <w:pStyle w:val="TOC3"/>
            <w:tabs>
              <w:tab w:val="right" w:leader="dot" w:pos="9350"/>
            </w:tabs>
            <w:spacing w:line="480" w:lineRule="auto"/>
            <w:rPr>
              <w:del w:id="303" w:author="Graham Inglert" w:date="2025-10-20T19:01:00Z" w16du:dateUtc="2025-10-20T08:01:00Z"/>
              <w:rFonts w:ascii="Times New Roman" w:eastAsiaTheme="minorEastAsia" w:hAnsi="Times New Roman"/>
              <w:noProof/>
              <w:kern w:val="2"/>
              <w:sz w:val="24"/>
              <w:szCs w:val="24"/>
              <w14:ligatures w14:val="standardContextual"/>
            </w:rPr>
          </w:pPr>
          <w:del w:id="304" w:author="Graham Inglert" w:date="2025-10-20T19:01:00Z" w16du:dateUtc="2025-10-20T08:01:00Z">
            <w:r w:rsidRPr="000E32FF" w:rsidDel="000E32FF">
              <w:rPr>
                <w:rFonts w:ascii="Times New Roman" w:hAnsi="Times New Roman"/>
                <w:noProof/>
                <w:lang w:val="en-AU"/>
                <w:rPrChange w:id="305" w:author="Graham Inglert" w:date="2025-10-20T19:01:00Z" w16du:dateUtc="2025-10-20T08:01:00Z">
                  <w:rPr>
                    <w:rStyle w:val="Hyperlink"/>
                    <w:rFonts w:ascii="Times New Roman" w:hAnsi="Times New Roman"/>
                    <w:noProof/>
                    <w:lang w:val="en-AU"/>
                  </w:rPr>
                </w:rPrChange>
              </w:rPr>
              <w:delText>5.1.3 Individual Vanguards as Network Translators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52</w:delText>
            </w:r>
          </w:del>
        </w:p>
        <w:p w14:paraId="125C6CA5" w14:textId="3303FA20" w:rsidR="00B84D80" w:rsidRPr="00030B78" w:rsidDel="000E32FF" w:rsidRDefault="00B84D80" w:rsidP="00B84D80">
          <w:pPr>
            <w:pStyle w:val="TOC3"/>
            <w:tabs>
              <w:tab w:val="right" w:leader="dot" w:pos="9350"/>
            </w:tabs>
            <w:spacing w:line="480" w:lineRule="auto"/>
            <w:rPr>
              <w:del w:id="306" w:author="Graham Inglert" w:date="2025-10-20T19:01:00Z" w16du:dateUtc="2025-10-20T08:01:00Z"/>
              <w:rFonts w:ascii="Times New Roman" w:eastAsiaTheme="minorEastAsia" w:hAnsi="Times New Roman"/>
              <w:noProof/>
              <w:kern w:val="2"/>
              <w:sz w:val="24"/>
              <w:szCs w:val="24"/>
              <w14:ligatures w14:val="standardContextual"/>
            </w:rPr>
          </w:pPr>
          <w:del w:id="307" w:author="Graham Inglert" w:date="2025-10-20T19:01:00Z" w16du:dateUtc="2025-10-20T08:01:00Z">
            <w:r w:rsidRPr="000E32FF" w:rsidDel="000E32FF">
              <w:rPr>
                <w:rFonts w:ascii="Times New Roman" w:hAnsi="Times New Roman"/>
                <w:noProof/>
                <w:lang w:val="en-AU"/>
                <w:rPrChange w:id="308" w:author="Graham Inglert" w:date="2025-10-20T19:01:00Z" w16du:dateUtc="2025-10-20T08:01:00Z">
                  <w:rPr>
                    <w:rStyle w:val="Hyperlink"/>
                    <w:rFonts w:ascii="Times New Roman" w:hAnsi="Times New Roman"/>
                    <w:noProof/>
                    <w:lang w:val="en-AU"/>
                  </w:rPr>
                </w:rPrChange>
              </w:rPr>
              <w:delText>5.1.4 Material Inscriptions, File Formats and Incarcerative Business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53</w:delText>
            </w:r>
          </w:del>
        </w:p>
        <w:p w14:paraId="7EC0BC4C" w14:textId="7D37FF04" w:rsidR="00B84D80" w:rsidRPr="00030B78" w:rsidDel="000E32FF" w:rsidRDefault="00B84D80" w:rsidP="00B84D80">
          <w:pPr>
            <w:pStyle w:val="TOC3"/>
            <w:tabs>
              <w:tab w:val="right" w:leader="dot" w:pos="9350"/>
            </w:tabs>
            <w:spacing w:line="480" w:lineRule="auto"/>
            <w:rPr>
              <w:del w:id="309" w:author="Graham Inglert" w:date="2025-10-20T19:01:00Z" w16du:dateUtc="2025-10-20T08:01:00Z"/>
              <w:rFonts w:ascii="Times New Roman" w:eastAsiaTheme="minorEastAsia" w:hAnsi="Times New Roman"/>
              <w:noProof/>
              <w:kern w:val="2"/>
              <w:sz w:val="24"/>
              <w:szCs w:val="24"/>
              <w14:ligatures w14:val="standardContextual"/>
            </w:rPr>
          </w:pPr>
          <w:del w:id="310" w:author="Graham Inglert" w:date="2025-10-20T19:01:00Z" w16du:dateUtc="2025-10-20T08:01:00Z">
            <w:r w:rsidRPr="000E32FF" w:rsidDel="000E32FF">
              <w:rPr>
                <w:rFonts w:ascii="Times New Roman" w:hAnsi="Times New Roman"/>
                <w:noProof/>
                <w:lang w:val="en-AU"/>
                <w:rPrChange w:id="311" w:author="Graham Inglert" w:date="2025-10-20T19:01:00Z" w16du:dateUtc="2025-10-20T08:01:00Z">
                  <w:rPr>
                    <w:rStyle w:val="Hyperlink"/>
                    <w:rFonts w:ascii="Times New Roman" w:hAnsi="Times New Roman"/>
                    <w:noProof/>
                    <w:lang w:val="en-AU"/>
                  </w:rPr>
                </w:rPrChange>
              </w:rPr>
              <w:delText>5.1.5 Professional Identity and the perceived illegitimacy of FLOSS and OAD</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54</w:delText>
            </w:r>
          </w:del>
        </w:p>
        <w:p w14:paraId="43049EF4" w14:textId="633240E9" w:rsidR="00B84D80" w:rsidRPr="00030B78" w:rsidDel="000E32FF" w:rsidRDefault="00B84D80" w:rsidP="00B84D80">
          <w:pPr>
            <w:pStyle w:val="TOC2"/>
            <w:tabs>
              <w:tab w:val="right" w:leader="dot" w:pos="9350"/>
            </w:tabs>
            <w:spacing w:line="480" w:lineRule="auto"/>
            <w:rPr>
              <w:del w:id="312" w:author="Graham Inglert" w:date="2025-10-20T19:01:00Z" w16du:dateUtc="2025-10-20T08:01:00Z"/>
              <w:rFonts w:ascii="Times New Roman" w:eastAsiaTheme="minorEastAsia" w:hAnsi="Times New Roman"/>
              <w:b w:val="0"/>
              <w:bCs w:val="0"/>
              <w:noProof/>
              <w:kern w:val="2"/>
              <w:sz w:val="24"/>
              <w:szCs w:val="24"/>
              <w14:ligatures w14:val="standardContextual"/>
            </w:rPr>
          </w:pPr>
          <w:del w:id="313" w:author="Graham Inglert" w:date="2025-10-20T19:01:00Z" w16du:dateUtc="2025-10-20T08:01:00Z">
            <w:r w:rsidRPr="000E32FF" w:rsidDel="000E32FF">
              <w:rPr>
                <w:rFonts w:ascii="Times New Roman" w:hAnsi="Times New Roman"/>
                <w:noProof/>
                <w:lang w:val="en-AU"/>
                <w:rPrChange w:id="314" w:author="Graham Inglert" w:date="2025-10-20T19:01:00Z" w16du:dateUtc="2025-10-20T08:01:00Z">
                  <w:rPr>
                    <w:rStyle w:val="Hyperlink"/>
                    <w:rFonts w:ascii="Times New Roman" w:hAnsi="Times New Roman"/>
                    <w:noProof/>
                    <w:lang w:val="en-AU"/>
                  </w:rPr>
                </w:rPrChange>
              </w:rPr>
              <w:delText>5.2 Limitations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55</w:delText>
            </w:r>
          </w:del>
        </w:p>
        <w:p w14:paraId="2352CD56" w14:textId="743CA169" w:rsidR="00B84D80" w:rsidRPr="00030B78" w:rsidDel="000E32FF" w:rsidRDefault="00B84D80" w:rsidP="00B84D80">
          <w:pPr>
            <w:pStyle w:val="TOC2"/>
            <w:tabs>
              <w:tab w:val="right" w:leader="dot" w:pos="9350"/>
            </w:tabs>
            <w:spacing w:line="480" w:lineRule="auto"/>
            <w:rPr>
              <w:del w:id="315" w:author="Graham Inglert" w:date="2025-10-20T19:01:00Z" w16du:dateUtc="2025-10-20T08:01:00Z"/>
              <w:rFonts w:ascii="Times New Roman" w:eastAsiaTheme="minorEastAsia" w:hAnsi="Times New Roman"/>
              <w:b w:val="0"/>
              <w:bCs w:val="0"/>
              <w:noProof/>
              <w:kern w:val="2"/>
              <w:sz w:val="24"/>
              <w:szCs w:val="24"/>
              <w14:ligatures w14:val="standardContextual"/>
            </w:rPr>
          </w:pPr>
          <w:del w:id="316" w:author="Graham Inglert" w:date="2025-10-20T19:01:00Z" w16du:dateUtc="2025-10-20T08:01:00Z">
            <w:r w:rsidRPr="000E32FF" w:rsidDel="000E32FF">
              <w:rPr>
                <w:rFonts w:ascii="Times New Roman" w:hAnsi="Times New Roman"/>
                <w:noProof/>
                <w:lang w:val="en-AU"/>
                <w:rPrChange w:id="317" w:author="Graham Inglert" w:date="2025-10-20T19:01:00Z" w16du:dateUtc="2025-10-20T08:01:00Z">
                  <w:rPr>
                    <w:rStyle w:val="Hyperlink"/>
                    <w:rFonts w:ascii="Times New Roman" w:hAnsi="Times New Roman"/>
                    <w:noProof/>
                    <w:lang w:val="en-AU"/>
                  </w:rPr>
                </w:rPrChange>
              </w:rPr>
              <w:delText>5.3 Project Observations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56</w:delText>
            </w:r>
          </w:del>
        </w:p>
        <w:p w14:paraId="3A9C15CA" w14:textId="64DA1809" w:rsidR="00B84D80" w:rsidRPr="00030B78" w:rsidDel="000E32FF" w:rsidRDefault="00B84D80" w:rsidP="00B84D80">
          <w:pPr>
            <w:pStyle w:val="TOC2"/>
            <w:tabs>
              <w:tab w:val="right" w:leader="dot" w:pos="9350"/>
            </w:tabs>
            <w:spacing w:line="480" w:lineRule="auto"/>
            <w:rPr>
              <w:del w:id="318" w:author="Graham Inglert" w:date="2025-10-20T19:01:00Z" w16du:dateUtc="2025-10-20T08:01:00Z"/>
              <w:rFonts w:ascii="Times New Roman" w:eastAsiaTheme="minorEastAsia" w:hAnsi="Times New Roman"/>
              <w:b w:val="0"/>
              <w:bCs w:val="0"/>
              <w:noProof/>
              <w:kern w:val="2"/>
              <w:sz w:val="24"/>
              <w:szCs w:val="24"/>
              <w14:ligatures w14:val="standardContextual"/>
            </w:rPr>
          </w:pPr>
          <w:del w:id="319" w:author="Graham Inglert" w:date="2025-10-20T19:01:00Z" w16du:dateUtc="2025-10-20T08:01:00Z">
            <w:r w:rsidRPr="000E32FF" w:rsidDel="000E32FF">
              <w:rPr>
                <w:rFonts w:ascii="Times New Roman" w:hAnsi="Times New Roman"/>
                <w:noProof/>
                <w:lang w:val="en-AU"/>
                <w:rPrChange w:id="320" w:author="Graham Inglert" w:date="2025-10-20T19:01:00Z" w16du:dateUtc="2025-10-20T08:01:00Z">
                  <w:rPr>
                    <w:rStyle w:val="Hyperlink"/>
                    <w:rFonts w:ascii="Times New Roman" w:hAnsi="Times New Roman"/>
                    <w:noProof/>
                    <w:lang w:val="en-AU"/>
                  </w:rPr>
                </w:rPrChange>
              </w:rPr>
              <w:delText>5.4 Conclusion And Recommendations for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57</w:delText>
            </w:r>
          </w:del>
        </w:p>
        <w:p w14:paraId="10FCAD0B" w14:textId="26F2F282" w:rsidR="00B84D80" w:rsidRPr="00030B78" w:rsidDel="000E32FF" w:rsidRDefault="00B84D80" w:rsidP="00B84D80">
          <w:pPr>
            <w:pStyle w:val="TOC3"/>
            <w:tabs>
              <w:tab w:val="right" w:leader="dot" w:pos="9350"/>
            </w:tabs>
            <w:spacing w:line="480" w:lineRule="auto"/>
            <w:rPr>
              <w:del w:id="321" w:author="Graham Inglert" w:date="2025-10-20T19:01:00Z" w16du:dateUtc="2025-10-20T08:01:00Z"/>
              <w:rFonts w:ascii="Times New Roman" w:eastAsiaTheme="minorEastAsia" w:hAnsi="Times New Roman"/>
              <w:noProof/>
              <w:kern w:val="2"/>
              <w:sz w:val="24"/>
              <w:szCs w:val="24"/>
              <w14:ligatures w14:val="standardContextual"/>
            </w:rPr>
          </w:pPr>
          <w:del w:id="322" w:author="Graham Inglert" w:date="2025-10-20T19:01:00Z" w16du:dateUtc="2025-10-20T08:01:00Z">
            <w:r w:rsidRPr="000E32FF" w:rsidDel="000E32FF">
              <w:rPr>
                <w:rFonts w:ascii="Times New Roman" w:hAnsi="Times New Roman"/>
                <w:noProof/>
                <w:lang w:val="en-AU"/>
                <w:rPrChange w:id="323" w:author="Graham Inglert" w:date="2025-10-20T19:01:00Z" w16du:dateUtc="2025-10-20T08:01:00Z">
                  <w:rPr>
                    <w:rStyle w:val="Hyperlink"/>
                    <w:rFonts w:ascii="Times New Roman" w:hAnsi="Times New Roman"/>
                    <w:noProof/>
                    <w:lang w:val="en-AU"/>
                  </w:rPr>
                </w:rPrChange>
              </w:rPr>
              <w:delText>5.4.1 Holistic Enrolment Among Organisations: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58</w:delText>
            </w:r>
          </w:del>
        </w:p>
        <w:p w14:paraId="48873D7C" w14:textId="74DDD5AB" w:rsidR="00B84D80" w:rsidRPr="00030B78" w:rsidDel="000E32FF" w:rsidRDefault="00B84D80" w:rsidP="00B84D80">
          <w:pPr>
            <w:pStyle w:val="TOC3"/>
            <w:tabs>
              <w:tab w:val="right" w:leader="dot" w:pos="9350"/>
            </w:tabs>
            <w:spacing w:line="480" w:lineRule="auto"/>
            <w:rPr>
              <w:del w:id="324" w:author="Graham Inglert" w:date="2025-10-20T19:01:00Z" w16du:dateUtc="2025-10-20T08:01:00Z"/>
              <w:rFonts w:ascii="Times New Roman" w:eastAsiaTheme="minorEastAsia" w:hAnsi="Times New Roman"/>
              <w:noProof/>
              <w:kern w:val="2"/>
              <w:sz w:val="24"/>
              <w:szCs w:val="24"/>
              <w14:ligatures w14:val="standardContextual"/>
            </w:rPr>
          </w:pPr>
          <w:del w:id="325" w:author="Graham Inglert" w:date="2025-10-20T19:01:00Z" w16du:dateUtc="2025-10-20T08:01:00Z">
            <w:r w:rsidRPr="000E32FF" w:rsidDel="000E32FF">
              <w:rPr>
                <w:rFonts w:ascii="Times New Roman" w:hAnsi="Times New Roman"/>
                <w:noProof/>
                <w:lang w:val="en-AU"/>
                <w:rPrChange w:id="326" w:author="Graham Inglert" w:date="2025-10-20T19:01:00Z" w16du:dateUtc="2025-10-20T08:01:00Z">
                  <w:rPr>
                    <w:rStyle w:val="Hyperlink"/>
                    <w:rFonts w:ascii="Times New Roman" w:hAnsi="Times New Roman"/>
                    <w:noProof/>
                    <w:lang w:val="en-AU"/>
                  </w:rPr>
                </w:rPrChange>
              </w:rPr>
              <w:delText>5.4.2 Opening Black Boxes within Education: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58</w:delText>
            </w:r>
          </w:del>
        </w:p>
        <w:p w14:paraId="074EAA9F" w14:textId="3E54BCCE" w:rsidR="00B84D80" w:rsidRPr="00030B78" w:rsidDel="000E32FF" w:rsidRDefault="00B84D80" w:rsidP="00B84D80">
          <w:pPr>
            <w:pStyle w:val="TOC3"/>
            <w:tabs>
              <w:tab w:val="right" w:leader="dot" w:pos="9350"/>
            </w:tabs>
            <w:spacing w:line="480" w:lineRule="auto"/>
            <w:rPr>
              <w:del w:id="327" w:author="Graham Inglert" w:date="2025-10-20T19:01:00Z" w16du:dateUtc="2025-10-20T08:01:00Z"/>
              <w:rFonts w:ascii="Times New Roman" w:eastAsiaTheme="minorEastAsia" w:hAnsi="Times New Roman"/>
              <w:noProof/>
              <w:kern w:val="2"/>
              <w:sz w:val="24"/>
              <w:szCs w:val="24"/>
              <w14:ligatures w14:val="standardContextual"/>
            </w:rPr>
          </w:pPr>
          <w:del w:id="328" w:author="Graham Inglert" w:date="2025-10-20T19:01:00Z" w16du:dateUtc="2025-10-20T08:01:00Z">
            <w:r w:rsidRPr="000E32FF" w:rsidDel="000E32FF">
              <w:rPr>
                <w:rFonts w:ascii="Times New Roman" w:hAnsi="Times New Roman"/>
                <w:noProof/>
                <w:lang w:val="en-AU"/>
                <w:rPrChange w:id="329" w:author="Graham Inglert" w:date="2025-10-20T19:01:00Z" w16du:dateUtc="2025-10-20T08:01:00Z">
                  <w:rPr>
                    <w:rStyle w:val="Hyperlink"/>
                    <w:rFonts w:ascii="Times New Roman" w:hAnsi="Times New Roman"/>
                    <w:noProof/>
                    <w:lang w:val="en-AU"/>
                  </w:rPr>
                </w:rPrChange>
              </w:rPr>
              <w:delText>5.4.3 Constructing Large Industry Networks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6FF450CD" w14:textId="772FA16D" w:rsidR="00B84D80" w:rsidRPr="00030B78" w:rsidDel="000E32FF" w:rsidRDefault="00B84D80" w:rsidP="00B84D80">
          <w:pPr>
            <w:pStyle w:val="TOC3"/>
            <w:tabs>
              <w:tab w:val="right" w:leader="dot" w:pos="9350"/>
            </w:tabs>
            <w:spacing w:line="480" w:lineRule="auto"/>
            <w:rPr>
              <w:del w:id="330" w:author="Graham Inglert" w:date="2025-10-20T19:01:00Z" w16du:dateUtc="2025-10-20T08:01:00Z"/>
              <w:rFonts w:ascii="Times New Roman" w:eastAsiaTheme="minorEastAsia" w:hAnsi="Times New Roman"/>
              <w:noProof/>
              <w:kern w:val="2"/>
              <w:sz w:val="24"/>
              <w:szCs w:val="24"/>
              <w14:ligatures w14:val="standardContextual"/>
            </w:rPr>
          </w:pPr>
          <w:del w:id="331" w:author="Graham Inglert" w:date="2025-10-20T19:01:00Z" w16du:dateUtc="2025-10-20T08:01:00Z">
            <w:r w:rsidRPr="000E32FF" w:rsidDel="000E32FF">
              <w:rPr>
                <w:rFonts w:ascii="Times New Roman" w:hAnsi="Times New Roman"/>
                <w:noProof/>
                <w:lang w:val="en-AU"/>
                <w:rPrChange w:id="332" w:author="Graham Inglert" w:date="2025-10-20T19:01:00Z" w16du:dateUtc="2025-10-20T08:01:00Z">
                  <w:rPr>
                    <w:rStyle w:val="Hyperlink"/>
                    <w:rFonts w:ascii="Times New Roman" w:hAnsi="Times New Roman"/>
                    <w:noProof/>
                    <w:lang w:val="en-AU"/>
                  </w:rPr>
                </w:rPrChange>
              </w:rPr>
              <w:delText>5.4.4 Forming Hybridised Network Schemes: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0ACCCDC6" w14:textId="7BFEB4CD" w:rsidR="00B84D80" w:rsidRPr="00030B78" w:rsidDel="000E32FF" w:rsidRDefault="00B84D80" w:rsidP="00B84D80">
          <w:pPr>
            <w:pStyle w:val="TOC2"/>
            <w:tabs>
              <w:tab w:val="right" w:leader="dot" w:pos="9350"/>
            </w:tabs>
            <w:spacing w:line="480" w:lineRule="auto"/>
            <w:rPr>
              <w:del w:id="333" w:author="Graham Inglert" w:date="2025-10-20T19:01:00Z" w16du:dateUtc="2025-10-20T08:01:00Z"/>
              <w:rFonts w:ascii="Times New Roman" w:eastAsiaTheme="minorEastAsia" w:hAnsi="Times New Roman"/>
              <w:b w:val="0"/>
              <w:bCs w:val="0"/>
              <w:noProof/>
              <w:kern w:val="2"/>
              <w:sz w:val="24"/>
              <w:szCs w:val="24"/>
              <w14:ligatures w14:val="standardContextual"/>
            </w:rPr>
          </w:pPr>
          <w:del w:id="334" w:author="Graham Inglert" w:date="2025-10-20T19:01:00Z" w16du:dateUtc="2025-10-20T08:01:00Z">
            <w:r w:rsidRPr="000E32FF" w:rsidDel="000E32FF">
              <w:rPr>
                <w:rFonts w:ascii="Times New Roman" w:hAnsi="Times New Roman"/>
                <w:noProof/>
                <w:lang w:val="en-AU"/>
                <w:rPrChange w:id="335" w:author="Graham Inglert" w:date="2025-10-20T19:01:00Z" w16du:dateUtc="2025-10-20T08:01:00Z">
                  <w:rPr>
                    <w:rStyle w:val="Hyperlink"/>
                    <w:rFonts w:ascii="Times New Roman" w:hAnsi="Times New Roman"/>
                    <w:noProof/>
                    <w:lang w:val="en-AU"/>
                  </w:rPr>
                </w:rPrChange>
              </w:rPr>
              <w:delText>5.5 Recommendations for Further Research</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6DFEDDCC" w14:textId="36A91C83" w:rsidR="00B84D80" w:rsidRPr="00030B78" w:rsidDel="000E32FF" w:rsidRDefault="00B84D80" w:rsidP="00B84D80">
          <w:pPr>
            <w:pStyle w:val="TOC1"/>
            <w:tabs>
              <w:tab w:val="right" w:leader="dot" w:pos="9350"/>
            </w:tabs>
            <w:spacing w:line="480" w:lineRule="auto"/>
            <w:rPr>
              <w:del w:id="336" w:author="Graham Inglert" w:date="2025-10-20T19:01:00Z" w16du:dateUtc="2025-10-20T08:01:00Z"/>
              <w:rFonts w:ascii="Times New Roman" w:eastAsiaTheme="minorEastAsia" w:hAnsi="Times New Roman"/>
              <w:b w:val="0"/>
              <w:bCs w:val="0"/>
              <w:i w:val="0"/>
              <w:iCs w:val="0"/>
              <w:noProof/>
              <w:kern w:val="2"/>
              <w14:ligatures w14:val="standardContextual"/>
            </w:rPr>
          </w:pPr>
          <w:del w:id="337" w:author="Graham Inglert" w:date="2025-10-20T19:01:00Z" w16du:dateUtc="2025-10-20T08:01:00Z">
            <w:r w:rsidRPr="000E32FF" w:rsidDel="000E32FF">
              <w:rPr>
                <w:rFonts w:ascii="Times New Roman" w:hAnsi="Times New Roman"/>
                <w:i w:val="0"/>
                <w:iCs w:val="0"/>
                <w:noProof/>
                <w:rPrChange w:id="338" w:author="Graham Inglert" w:date="2025-10-20T19:01:00Z" w16du:dateUtc="2025-10-20T08:01:00Z">
                  <w:rPr>
                    <w:rStyle w:val="Hyperlink"/>
                    <w:rFonts w:ascii="Times New Roman" w:hAnsi="Times New Roman"/>
                    <w:i w:val="0"/>
                    <w:iCs w:val="0"/>
                    <w:noProof/>
                  </w:rPr>
                </w:rPrChange>
              </w:rPr>
              <w:delText>References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61</w:delText>
            </w:r>
          </w:del>
        </w:p>
        <w:p w14:paraId="658FD624" w14:textId="4911FCB6" w:rsidR="00B84D80" w:rsidRPr="00030B78" w:rsidDel="000E32FF" w:rsidRDefault="00B84D80" w:rsidP="00B84D80">
          <w:pPr>
            <w:pStyle w:val="TOC1"/>
            <w:tabs>
              <w:tab w:val="right" w:leader="dot" w:pos="9350"/>
            </w:tabs>
            <w:spacing w:line="480" w:lineRule="auto"/>
            <w:rPr>
              <w:del w:id="339" w:author="Graham Inglert" w:date="2025-10-20T19:01:00Z" w16du:dateUtc="2025-10-20T08:01:00Z"/>
              <w:rFonts w:ascii="Times New Roman" w:eastAsiaTheme="minorEastAsia" w:hAnsi="Times New Roman"/>
              <w:b w:val="0"/>
              <w:bCs w:val="0"/>
              <w:i w:val="0"/>
              <w:iCs w:val="0"/>
              <w:noProof/>
              <w:kern w:val="2"/>
              <w14:ligatures w14:val="standardContextual"/>
            </w:rPr>
          </w:pPr>
          <w:del w:id="340" w:author="Graham Inglert" w:date="2025-10-20T19:01:00Z" w16du:dateUtc="2025-10-20T08:01:00Z">
            <w:r w:rsidRPr="000E32FF" w:rsidDel="000E32FF">
              <w:rPr>
                <w:rFonts w:ascii="Times New Roman" w:hAnsi="Times New Roman"/>
                <w:i w:val="0"/>
                <w:iCs w:val="0"/>
                <w:noProof/>
                <w:lang w:val="en-AU"/>
                <w:rPrChange w:id="341" w:author="Graham Inglert" w:date="2025-10-20T19:01:00Z" w16du:dateUtc="2025-10-20T08:01:00Z">
                  <w:rPr>
                    <w:rStyle w:val="Hyperlink"/>
                    <w:rFonts w:ascii="Times New Roman" w:hAnsi="Times New Roman"/>
                    <w:i w:val="0"/>
                    <w:iCs w:val="0"/>
                    <w:noProof/>
                    <w:lang w:val="en-AU"/>
                  </w:rPr>
                </w:rPrChange>
              </w:rPr>
              <w:delText>Appendix A</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71</w:delText>
            </w:r>
          </w:del>
        </w:p>
        <w:p w14:paraId="5A1706A8" w14:textId="478949AC" w:rsidR="00B84D80" w:rsidRPr="00030B78" w:rsidDel="000E32FF" w:rsidRDefault="00B84D80" w:rsidP="00B84D80">
          <w:pPr>
            <w:pStyle w:val="TOC1"/>
            <w:tabs>
              <w:tab w:val="right" w:leader="dot" w:pos="9350"/>
            </w:tabs>
            <w:spacing w:line="480" w:lineRule="auto"/>
            <w:rPr>
              <w:del w:id="342" w:author="Graham Inglert" w:date="2025-10-20T19:01:00Z" w16du:dateUtc="2025-10-20T08:01:00Z"/>
              <w:rFonts w:ascii="Times New Roman" w:eastAsiaTheme="minorEastAsia" w:hAnsi="Times New Roman"/>
              <w:b w:val="0"/>
              <w:bCs w:val="0"/>
              <w:i w:val="0"/>
              <w:iCs w:val="0"/>
              <w:noProof/>
              <w:kern w:val="2"/>
              <w14:ligatures w14:val="standardContextual"/>
            </w:rPr>
          </w:pPr>
          <w:del w:id="343" w:author="Graham Inglert" w:date="2025-10-20T19:01:00Z" w16du:dateUtc="2025-10-20T08:01:00Z">
            <w:r w:rsidRPr="000E32FF" w:rsidDel="000E32FF">
              <w:rPr>
                <w:rFonts w:ascii="Times New Roman" w:hAnsi="Times New Roman"/>
                <w:i w:val="0"/>
                <w:iCs w:val="0"/>
                <w:noProof/>
                <w:lang w:val="en-AU"/>
                <w:rPrChange w:id="344" w:author="Graham Inglert" w:date="2025-10-20T19:01:00Z" w16du:dateUtc="2025-10-20T08:01:00Z">
                  <w:rPr>
                    <w:rStyle w:val="Hyperlink"/>
                    <w:rFonts w:ascii="Times New Roman" w:hAnsi="Times New Roman"/>
                    <w:i w:val="0"/>
                    <w:iCs w:val="0"/>
                    <w:noProof/>
                    <w:lang w:val="en-AU"/>
                  </w:rPr>
                </w:rPrChange>
              </w:rPr>
              <w:delText>Appendix B.</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72</w:delText>
            </w:r>
          </w:del>
        </w:p>
        <w:p w14:paraId="4067443B" w14:textId="1721FFF2" w:rsidR="00B84D80" w:rsidRPr="00030B78" w:rsidDel="000E32FF" w:rsidRDefault="00B84D80" w:rsidP="00B84D80">
          <w:pPr>
            <w:pStyle w:val="TOC1"/>
            <w:tabs>
              <w:tab w:val="right" w:leader="dot" w:pos="9350"/>
            </w:tabs>
            <w:spacing w:line="480" w:lineRule="auto"/>
            <w:rPr>
              <w:del w:id="345" w:author="Graham Inglert" w:date="2025-10-20T19:01:00Z" w16du:dateUtc="2025-10-20T08:01:00Z"/>
              <w:rFonts w:ascii="Times New Roman" w:eastAsiaTheme="minorEastAsia" w:hAnsi="Times New Roman"/>
              <w:b w:val="0"/>
              <w:bCs w:val="0"/>
              <w:i w:val="0"/>
              <w:iCs w:val="0"/>
              <w:noProof/>
              <w:kern w:val="2"/>
              <w14:ligatures w14:val="standardContextual"/>
            </w:rPr>
          </w:pPr>
          <w:del w:id="346" w:author="Graham Inglert" w:date="2025-10-20T19:01:00Z" w16du:dateUtc="2025-10-20T08:01:00Z">
            <w:r w:rsidRPr="000E32FF" w:rsidDel="000E32FF">
              <w:rPr>
                <w:rFonts w:ascii="Times New Roman" w:hAnsi="Times New Roman"/>
                <w:i w:val="0"/>
                <w:iCs w:val="0"/>
                <w:noProof/>
                <w:lang w:val="en-AU"/>
                <w:rPrChange w:id="347" w:author="Graham Inglert" w:date="2025-10-20T19:01:00Z" w16du:dateUtc="2025-10-20T08:01:00Z">
                  <w:rPr>
                    <w:rStyle w:val="Hyperlink"/>
                    <w:rFonts w:ascii="Times New Roman" w:hAnsi="Times New Roman"/>
                    <w:i w:val="0"/>
                    <w:iCs w:val="0"/>
                    <w:noProof/>
                    <w:lang w:val="en-AU"/>
                  </w:rPr>
                </w:rPrChange>
              </w:rPr>
              <w:delText>Appendix C.</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73</w:delText>
            </w:r>
          </w:del>
        </w:p>
        <w:p w14:paraId="54B1662C" w14:textId="427C8D9B" w:rsidR="00B84D80" w:rsidRPr="00030B78" w:rsidDel="000E32FF" w:rsidRDefault="00B84D80" w:rsidP="00B84D80">
          <w:pPr>
            <w:pStyle w:val="TOC1"/>
            <w:tabs>
              <w:tab w:val="right" w:leader="dot" w:pos="9350"/>
            </w:tabs>
            <w:spacing w:line="480" w:lineRule="auto"/>
            <w:rPr>
              <w:del w:id="348" w:author="Graham Inglert" w:date="2025-10-20T19:01:00Z" w16du:dateUtc="2025-10-20T08:01:00Z"/>
              <w:rFonts w:ascii="Times New Roman" w:eastAsiaTheme="minorEastAsia" w:hAnsi="Times New Roman"/>
              <w:b w:val="0"/>
              <w:bCs w:val="0"/>
              <w:i w:val="0"/>
              <w:iCs w:val="0"/>
              <w:noProof/>
              <w:kern w:val="2"/>
              <w14:ligatures w14:val="standardContextual"/>
            </w:rPr>
          </w:pPr>
          <w:del w:id="349" w:author="Graham Inglert" w:date="2025-10-20T19:01:00Z" w16du:dateUtc="2025-10-20T08:01:00Z">
            <w:r w:rsidRPr="000E32FF" w:rsidDel="000E32FF">
              <w:rPr>
                <w:rFonts w:ascii="Times New Roman" w:hAnsi="Times New Roman"/>
                <w:i w:val="0"/>
                <w:iCs w:val="0"/>
                <w:noProof/>
                <w:lang w:val="en-AU"/>
                <w:rPrChange w:id="350" w:author="Graham Inglert" w:date="2025-10-20T19:01:00Z" w16du:dateUtc="2025-10-20T08:01:00Z">
                  <w:rPr>
                    <w:rStyle w:val="Hyperlink"/>
                    <w:rFonts w:ascii="Times New Roman" w:hAnsi="Times New Roman"/>
                    <w:i w:val="0"/>
                    <w:iCs w:val="0"/>
                    <w:noProof/>
                    <w:lang w:val="en-AU"/>
                  </w:rPr>
                </w:rPrChange>
              </w:rPr>
              <w:delText>Appendix D.</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74</w:delText>
            </w:r>
          </w:del>
        </w:p>
        <w:p w14:paraId="34A97E8D" w14:textId="5E67B4BF" w:rsidR="00B84D80" w:rsidRPr="00030B78" w:rsidDel="000E32FF" w:rsidRDefault="00B84D80" w:rsidP="00B84D80">
          <w:pPr>
            <w:pStyle w:val="TOC1"/>
            <w:tabs>
              <w:tab w:val="right" w:leader="dot" w:pos="9350"/>
            </w:tabs>
            <w:spacing w:line="480" w:lineRule="auto"/>
            <w:rPr>
              <w:del w:id="351" w:author="Graham Inglert" w:date="2025-10-20T19:01:00Z" w16du:dateUtc="2025-10-20T08:01:00Z"/>
              <w:rFonts w:ascii="Times New Roman" w:eastAsiaTheme="minorEastAsia" w:hAnsi="Times New Roman"/>
              <w:b w:val="0"/>
              <w:bCs w:val="0"/>
              <w:i w:val="0"/>
              <w:iCs w:val="0"/>
              <w:noProof/>
              <w:kern w:val="2"/>
              <w14:ligatures w14:val="standardContextual"/>
            </w:rPr>
          </w:pPr>
          <w:del w:id="352" w:author="Graham Inglert" w:date="2025-10-20T19:01:00Z" w16du:dateUtc="2025-10-20T08:01:00Z">
            <w:r w:rsidRPr="000E32FF" w:rsidDel="000E32FF">
              <w:rPr>
                <w:rFonts w:ascii="Times New Roman" w:hAnsi="Times New Roman"/>
                <w:i w:val="0"/>
                <w:iCs w:val="0"/>
                <w:noProof/>
                <w:lang w:val="en-AU"/>
                <w:rPrChange w:id="353" w:author="Graham Inglert" w:date="2025-10-20T19:01:00Z" w16du:dateUtc="2025-10-20T08:01:00Z">
                  <w:rPr>
                    <w:rStyle w:val="Hyperlink"/>
                    <w:rFonts w:ascii="Times New Roman" w:hAnsi="Times New Roman"/>
                    <w:i w:val="0"/>
                    <w:iCs w:val="0"/>
                    <w:noProof/>
                    <w:lang w:val="en-AU"/>
                  </w:rPr>
                </w:rPrChange>
              </w:rPr>
              <w:delText>Appendix E.</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75</w:delText>
            </w:r>
          </w:del>
        </w:p>
        <w:p w14:paraId="559D46B6" w14:textId="6568B585" w:rsidR="00A638A9" w:rsidRPr="00030B78" w:rsidRDefault="00A638A9" w:rsidP="00B84D80">
          <w:pPr>
            <w:spacing w:line="480" w:lineRule="auto"/>
            <w:rPr>
              <w:b/>
              <w:bCs/>
              <w:noProof/>
            </w:rPr>
          </w:pPr>
          <w:r w:rsidRPr="00030B78">
            <w:rPr>
              <w:b/>
              <w:bCs/>
              <w:noProof/>
            </w:rPr>
            <w:fldChar w:fldCharType="end"/>
          </w:r>
        </w:p>
      </w:sdtContent>
    </w:sdt>
    <w:p w14:paraId="51E60511" w14:textId="0667603F" w:rsidR="00B93640" w:rsidRPr="00030B78" w:rsidRDefault="00B93640">
      <w:pPr>
        <w:spacing w:after="160" w:line="278" w:lineRule="auto"/>
        <w:rPr>
          <w:kern w:val="36"/>
          <w:sz w:val="32"/>
          <w:szCs w:val="32"/>
          <w:lang w:val="en-AU"/>
        </w:rPr>
      </w:pPr>
    </w:p>
    <w:p w14:paraId="1556EC54" w14:textId="77777777" w:rsidR="00FA5B9B" w:rsidRDefault="00FA5B9B">
      <w:pPr>
        <w:spacing w:after="160" w:line="278" w:lineRule="auto"/>
        <w:rPr>
          <w:ins w:id="354" w:author="Graham Inglert" w:date="2025-10-20T19:17:00Z" w16du:dateUtc="2025-10-20T08:17:00Z"/>
          <w:rFonts w:eastAsiaTheme="majorEastAsia"/>
          <w:color w:val="000000" w:themeColor="text1"/>
          <w:sz w:val="40"/>
          <w:szCs w:val="40"/>
          <w:lang w:val="en-AU"/>
        </w:rPr>
      </w:pPr>
      <w:ins w:id="355" w:author="Graham Inglert" w:date="2025-10-20T19:17:00Z" w16du:dateUtc="2025-10-20T08:17:00Z">
        <w:r>
          <w:rPr>
            <w:color w:val="000000" w:themeColor="text1"/>
            <w:lang w:val="en-AU"/>
          </w:rPr>
          <w:br w:type="page"/>
        </w:r>
      </w:ins>
    </w:p>
    <w:p w14:paraId="09CC3D73" w14:textId="38224251" w:rsidR="00106458" w:rsidRPr="00030B78" w:rsidRDefault="00106458" w:rsidP="00C51341">
      <w:pPr>
        <w:pStyle w:val="Heading1"/>
        <w:jc w:val="center"/>
        <w:rPr>
          <w:rFonts w:ascii="Times New Roman" w:hAnsi="Times New Roman" w:cs="Times New Roman"/>
          <w:color w:val="000000" w:themeColor="text1"/>
          <w:lang w:val="en-AU"/>
        </w:rPr>
      </w:pPr>
      <w:bookmarkStart w:id="356" w:name="_Toc211884990"/>
      <w:r w:rsidRPr="00030B78">
        <w:rPr>
          <w:rFonts w:ascii="Times New Roman" w:hAnsi="Times New Roman" w:cs="Times New Roman"/>
          <w:color w:val="000000" w:themeColor="text1"/>
          <w:lang w:val="en-AU"/>
        </w:rPr>
        <w:lastRenderedPageBreak/>
        <w:t>LIST OF TABLES</w:t>
      </w:r>
      <w:bookmarkEnd w:id="356"/>
    </w:p>
    <w:p w14:paraId="0D1813F0" w14:textId="697F1F65"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r>
        <w:rPr>
          <w:kern w:val="36"/>
          <w:sz w:val="32"/>
          <w:szCs w:val="32"/>
          <w:lang w:val="en-AU"/>
        </w:rPr>
        <w:fldChar w:fldCharType="begin"/>
      </w:r>
      <w:r>
        <w:rPr>
          <w:kern w:val="36"/>
          <w:sz w:val="32"/>
          <w:szCs w:val="32"/>
          <w:lang w:val="en-AU"/>
        </w:rPr>
        <w:instrText xml:space="preserve"> TOC \h \z \c "Table" </w:instrText>
      </w:r>
      <w:r>
        <w:rPr>
          <w:kern w:val="36"/>
          <w:sz w:val="32"/>
          <w:szCs w:val="32"/>
          <w:lang w:val="en-AU"/>
        </w:rPr>
        <w:fldChar w:fldCharType="separate"/>
      </w:r>
      <w:hyperlink w:anchor="_Toc211151145" w:history="1">
        <w:r w:rsidRPr="00AA5E78">
          <w:rPr>
            <w:rStyle w:val="Hyperlink"/>
            <w:rFonts w:eastAsiaTheme="majorEastAsia"/>
            <w:noProof/>
          </w:rPr>
          <w:t>Table 1: Research Participants Breakdown (Information can be found in Appendix E).</w:t>
        </w:r>
        <w:r>
          <w:rPr>
            <w:noProof/>
            <w:webHidden/>
          </w:rPr>
          <w:tab/>
        </w:r>
        <w:r>
          <w:rPr>
            <w:noProof/>
            <w:webHidden/>
          </w:rPr>
          <w:fldChar w:fldCharType="begin"/>
        </w:r>
        <w:r>
          <w:rPr>
            <w:noProof/>
            <w:webHidden/>
          </w:rPr>
          <w:instrText xml:space="preserve"> PAGEREF _Toc211151145 \h </w:instrText>
        </w:r>
        <w:r>
          <w:rPr>
            <w:noProof/>
            <w:webHidden/>
          </w:rPr>
        </w:r>
        <w:r>
          <w:rPr>
            <w:noProof/>
            <w:webHidden/>
          </w:rPr>
          <w:fldChar w:fldCharType="separate"/>
        </w:r>
        <w:r>
          <w:rPr>
            <w:noProof/>
            <w:webHidden/>
          </w:rPr>
          <w:t>5</w:t>
        </w:r>
        <w:r>
          <w:rPr>
            <w:noProof/>
            <w:webHidden/>
          </w:rPr>
          <w:fldChar w:fldCharType="end"/>
        </w:r>
      </w:hyperlink>
    </w:p>
    <w:p w14:paraId="6FC184C6" w14:textId="6E995138"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hyperlink w:anchor="_Toc211151146" w:history="1">
        <w:r w:rsidRPr="00AA5E78">
          <w:rPr>
            <w:rStyle w:val="Hyperlink"/>
            <w:rFonts w:eastAsiaTheme="majorEastAsia"/>
            <w:noProof/>
          </w:rPr>
          <w:t>Table 2:  Breakdown of coding analysis revealing instances of each coded response and barriers to each response</w:t>
        </w:r>
        <w:r>
          <w:rPr>
            <w:noProof/>
            <w:webHidden/>
          </w:rPr>
          <w:tab/>
        </w:r>
        <w:r>
          <w:rPr>
            <w:noProof/>
            <w:webHidden/>
          </w:rPr>
          <w:fldChar w:fldCharType="begin"/>
        </w:r>
        <w:r>
          <w:rPr>
            <w:noProof/>
            <w:webHidden/>
          </w:rPr>
          <w:instrText xml:space="preserve"> PAGEREF _Toc211151146 \h </w:instrText>
        </w:r>
        <w:r>
          <w:rPr>
            <w:noProof/>
            <w:webHidden/>
          </w:rPr>
        </w:r>
        <w:r>
          <w:rPr>
            <w:noProof/>
            <w:webHidden/>
          </w:rPr>
          <w:fldChar w:fldCharType="separate"/>
        </w:r>
        <w:r>
          <w:rPr>
            <w:noProof/>
            <w:webHidden/>
          </w:rPr>
          <w:t>34</w:t>
        </w:r>
        <w:r>
          <w:rPr>
            <w:noProof/>
            <w:webHidden/>
          </w:rPr>
          <w:fldChar w:fldCharType="end"/>
        </w:r>
      </w:hyperlink>
    </w:p>
    <w:p w14:paraId="66868DBA" w14:textId="6E0F8EAC" w:rsidR="00106458" w:rsidRPr="00030B78" w:rsidRDefault="00E7554C" w:rsidP="00E7554C">
      <w:pPr>
        <w:spacing w:after="160" w:line="480" w:lineRule="auto"/>
        <w:rPr>
          <w:kern w:val="36"/>
          <w:sz w:val="32"/>
          <w:szCs w:val="32"/>
          <w:lang w:val="en-AU"/>
        </w:rPr>
      </w:pPr>
      <w:r>
        <w:rPr>
          <w:kern w:val="36"/>
          <w:sz w:val="32"/>
          <w:szCs w:val="32"/>
          <w:lang w:val="en-AU"/>
        </w:rPr>
        <w:fldChar w:fldCharType="end"/>
      </w:r>
    </w:p>
    <w:p w14:paraId="0CCFE9D0" w14:textId="77777777" w:rsidR="00E7554C" w:rsidRDefault="00E7554C" w:rsidP="00E7554C">
      <w:pPr>
        <w:spacing w:after="160" w:line="480" w:lineRule="auto"/>
        <w:rPr>
          <w:rFonts w:eastAsiaTheme="majorEastAsia"/>
          <w:color w:val="000000" w:themeColor="text1"/>
          <w:sz w:val="40"/>
          <w:szCs w:val="40"/>
          <w:lang w:val="en-AU"/>
        </w:rPr>
      </w:pPr>
      <w:r>
        <w:rPr>
          <w:color w:val="000000" w:themeColor="text1"/>
          <w:lang w:val="en-AU"/>
        </w:rPr>
        <w:br w:type="page"/>
      </w:r>
    </w:p>
    <w:p w14:paraId="4FFFB0D0" w14:textId="61016015" w:rsidR="00106458" w:rsidRPr="00030B78" w:rsidRDefault="00106458" w:rsidP="00C51341">
      <w:pPr>
        <w:pStyle w:val="Heading1"/>
        <w:jc w:val="center"/>
        <w:rPr>
          <w:rFonts w:ascii="Times New Roman" w:hAnsi="Times New Roman" w:cs="Times New Roman"/>
          <w:color w:val="000000" w:themeColor="text1"/>
          <w:lang w:val="en-AU"/>
        </w:rPr>
      </w:pPr>
      <w:bookmarkStart w:id="357" w:name="_Toc211884991"/>
      <w:r w:rsidRPr="00030B78">
        <w:rPr>
          <w:rFonts w:ascii="Times New Roman" w:hAnsi="Times New Roman" w:cs="Times New Roman"/>
          <w:color w:val="000000" w:themeColor="text1"/>
          <w:lang w:val="en-AU"/>
        </w:rPr>
        <w:lastRenderedPageBreak/>
        <w:t>LIST OF FIGURES</w:t>
      </w:r>
      <w:bookmarkEnd w:id="357"/>
    </w:p>
    <w:p w14:paraId="3CCA1C5F" w14:textId="47ED8A32"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r>
        <w:rPr>
          <w:kern w:val="36"/>
          <w:sz w:val="32"/>
          <w:szCs w:val="32"/>
          <w:lang w:val="en-AU"/>
        </w:rPr>
        <w:fldChar w:fldCharType="begin"/>
      </w:r>
      <w:r>
        <w:rPr>
          <w:kern w:val="36"/>
          <w:sz w:val="32"/>
          <w:szCs w:val="32"/>
          <w:lang w:val="en-AU"/>
        </w:rPr>
        <w:instrText xml:space="preserve"> TOC \h \z \c "Figure" </w:instrText>
      </w:r>
      <w:r>
        <w:rPr>
          <w:kern w:val="36"/>
          <w:sz w:val="32"/>
          <w:szCs w:val="32"/>
          <w:lang w:val="en-AU"/>
        </w:rPr>
        <w:fldChar w:fldCharType="separate"/>
      </w:r>
      <w:hyperlink w:anchor="_Toc211151153" w:history="1">
        <w:r w:rsidRPr="008018DA">
          <w:rPr>
            <w:rStyle w:val="Hyperlink"/>
            <w:rFonts w:eastAsiaTheme="majorEastAsia"/>
            <w:noProof/>
          </w:rPr>
          <w:t>Figure 1 Research Process Diagram</w:t>
        </w:r>
        <w:r>
          <w:rPr>
            <w:noProof/>
            <w:webHidden/>
          </w:rPr>
          <w:tab/>
        </w:r>
        <w:r>
          <w:rPr>
            <w:noProof/>
            <w:webHidden/>
          </w:rPr>
          <w:fldChar w:fldCharType="begin"/>
        </w:r>
        <w:r>
          <w:rPr>
            <w:noProof/>
            <w:webHidden/>
          </w:rPr>
          <w:instrText xml:space="preserve"> PAGEREF _Toc211151153 \h </w:instrText>
        </w:r>
        <w:r>
          <w:rPr>
            <w:noProof/>
            <w:webHidden/>
          </w:rPr>
        </w:r>
        <w:r>
          <w:rPr>
            <w:noProof/>
            <w:webHidden/>
          </w:rPr>
          <w:fldChar w:fldCharType="separate"/>
        </w:r>
        <w:r>
          <w:rPr>
            <w:noProof/>
            <w:webHidden/>
          </w:rPr>
          <w:t>26</w:t>
        </w:r>
        <w:r>
          <w:rPr>
            <w:noProof/>
            <w:webHidden/>
          </w:rPr>
          <w:fldChar w:fldCharType="end"/>
        </w:r>
      </w:hyperlink>
    </w:p>
    <w:p w14:paraId="30AF3697" w14:textId="43B9577C" w:rsidR="00E7554C" w:rsidRDefault="00E7554C">
      <w:pPr>
        <w:pStyle w:val="TableofFigures"/>
        <w:tabs>
          <w:tab w:val="right" w:leader="dot" w:pos="9350"/>
        </w:tabs>
        <w:rPr>
          <w:rFonts w:asciiTheme="minorHAnsi" w:eastAsiaTheme="minorEastAsia" w:hAnsiTheme="minorHAnsi" w:cstheme="minorBidi"/>
          <w:noProof/>
          <w:kern w:val="2"/>
          <w14:ligatures w14:val="standardContextual"/>
        </w:rPr>
      </w:pPr>
      <w:hyperlink w:anchor="_Toc211151154" w:history="1">
        <w:r w:rsidRPr="008018DA">
          <w:rPr>
            <w:rStyle w:val="Hyperlink"/>
            <w:rFonts w:eastAsiaTheme="majorEastAsia"/>
            <w:noProof/>
          </w:rPr>
          <w:t>Figure 2 : Demographics of research participants</w:t>
        </w:r>
        <w:r>
          <w:rPr>
            <w:noProof/>
            <w:webHidden/>
          </w:rPr>
          <w:tab/>
        </w:r>
        <w:r>
          <w:rPr>
            <w:noProof/>
            <w:webHidden/>
          </w:rPr>
          <w:fldChar w:fldCharType="begin"/>
        </w:r>
        <w:r>
          <w:rPr>
            <w:noProof/>
            <w:webHidden/>
          </w:rPr>
          <w:instrText xml:space="preserve"> PAGEREF _Toc211151154 \h </w:instrText>
        </w:r>
        <w:r>
          <w:rPr>
            <w:noProof/>
            <w:webHidden/>
          </w:rPr>
        </w:r>
        <w:r>
          <w:rPr>
            <w:noProof/>
            <w:webHidden/>
          </w:rPr>
          <w:fldChar w:fldCharType="separate"/>
        </w:r>
        <w:r>
          <w:rPr>
            <w:noProof/>
            <w:webHidden/>
          </w:rPr>
          <w:t>33</w:t>
        </w:r>
        <w:r>
          <w:rPr>
            <w:noProof/>
            <w:webHidden/>
          </w:rPr>
          <w:fldChar w:fldCharType="end"/>
        </w:r>
      </w:hyperlink>
    </w:p>
    <w:p w14:paraId="4CCDFCAC" w14:textId="0B99D089" w:rsidR="00E7554C" w:rsidRDefault="00E7554C">
      <w:pPr>
        <w:pStyle w:val="TableofFigures"/>
        <w:tabs>
          <w:tab w:val="right" w:leader="dot" w:pos="9350"/>
        </w:tabs>
        <w:rPr>
          <w:rFonts w:asciiTheme="minorHAnsi" w:eastAsiaTheme="minorEastAsia" w:hAnsiTheme="minorHAnsi" w:cstheme="minorBidi"/>
          <w:noProof/>
          <w:kern w:val="2"/>
          <w14:ligatures w14:val="standardContextual"/>
        </w:rPr>
      </w:pPr>
      <w:hyperlink w:anchor="_Toc211151155" w:history="1">
        <w:r w:rsidRPr="008018DA">
          <w:rPr>
            <w:rStyle w:val="Hyperlink"/>
            <w:rFonts w:eastAsiaTheme="majorEastAsia"/>
            <w:noProof/>
          </w:rPr>
          <w:t>Figure 3: Bar graph displaying instances of codes identified within the analysis found in Appendix E</w:t>
        </w:r>
        <w:r>
          <w:rPr>
            <w:noProof/>
            <w:webHidden/>
          </w:rPr>
          <w:tab/>
        </w:r>
        <w:r>
          <w:rPr>
            <w:noProof/>
            <w:webHidden/>
          </w:rPr>
          <w:fldChar w:fldCharType="begin"/>
        </w:r>
        <w:r>
          <w:rPr>
            <w:noProof/>
            <w:webHidden/>
          </w:rPr>
          <w:instrText xml:space="preserve"> PAGEREF _Toc211151155 \h </w:instrText>
        </w:r>
        <w:r>
          <w:rPr>
            <w:noProof/>
            <w:webHidden/>
          </w:rPr>
        </w:r>
        <w:r>
          <w:rPr>
            <w:noProof/>
            <w:webHidden/>
          </w:rPr>
          <w:fldChar w:fldCharType="separate"/>
        </w:r>
        <w:r>
          <w:rPr>
            <w:noProof/>
            <w:webHidden/>
          </w:rPr>
          <w:t>35</w:t>
        </w:r>
        <w:r>
          <w:rPr>
            <w:noProof/>
            <w:webHidden/>
          </w:rPr>
          <w:fldChar w:fldCharType="end"/>
        </w:r>
      </w:hyperlink>
    </w:p>
    <w:p w14:paraId="11690793" w14:textId="156326B5" w:rsidR="00106458" w:rsidRPr="00030B78" w:rsidRDefault="00E7554C" w:rsidP="00C51341">
      <w:pPr>
        <w:spacing w:after="160" w:line="278" w:lineRule="auto"/>
        <w:rPr>
          <w:kern w:val="36"/>
          <w:sz w:val="32"/>
          <w:szCs w:val="32"/>
          <w:lang w:val="en-AU"/>
        </w:rPr>
      </w:pPr>
      <w:r>
        <w:rPr>
          <w:kern w:val="36"/>
          <w:sz w:val="32"/>
          <w:szCs w:val="32"/>
          <w:lang w:val="en-AU"/>
        </w:rPr>
        <w:fldChar w:fldCharType="end"/>
      </w:r>
    </w:p>
    <w:p w14:paraId="75891ABF" w14:textId="77777777" w:rsidR="00C10D10" w:rsidRPr="00030B78" w:rsidRDefault="00C10D10" w:rsidP="00E7554C">
      <w:pPr>
        <w:pStyle w:val="Heading1"/>
        <w:rPr>
          <w:rFonts w:ascii="Times New Roman" w:hAnsi="Times New Roman" w:cs="Times New Roman"/>
          <w:color w:val="000000" w:themeColor="text1"/>
          <w:lang w:val="en-AU"/>
        </w:rPr>
        <w:sectPr w:rsidR="00C10D10" w:rsidRPr="00030B78" w:rsidSect="00C10D10">
          <w:pgSz w:w="12240" w:h="15840"/>
          <w:pgMar w:top="1440" w:right="1440" w:bottom="1440" w:left="1440" w:header="720" w:footer="720" w:gutter="0"/>
          <w:pgNumType w:fmt="lowerRoman" w:start="1"/>
          <w:cols w:space="720"/>
          <w:docGrid w:linePitch="360"/>
        </w:sectPr>
      </w:pPr>
    </w:p>
    <w:p w14:paraId="008DE711" w14:textId="5B26F45F" w:rsidR="004B70DB" w:rsidRPr="00030B78" w:rsidRDefault="004B70DB" w:rsidP="00C51341">
      <w:pPr>
        <w:pStyle w:val="Heading1"/>
        <w:jc w:val="center"/>
        <w:rPr>
          <w:rFonts w:ascii="Times New Roman" w:hAnsi="Times New Roman" w:cs="Times New Roman"/>
          <w:color w:val="000000" w:themeColor="text1"/>
          <w:lang w:val="en-AU"/>
        </w:rPr>
      </w:pPr>
      <w:bookmarkStart w:id="358" w:name="_Toc211884992"/>
      <w:r w:rsidRPr="00030B78">
        <w:rPr>
          <w:rFonts w:ascii="Times New Roman" w:hAnsi="Times New Roman" w:cs="Times New Roman"/>
          <w:color w:val="000000" w:themeColor="text1"/>
          <w:lang w:val="en-AU"/>
        </w:rPr>
        <w:lastRenderedPageBreak/>
        <w:t>Chapter I: Introduction</w:t>
      </w:r>
      <w:bookmarkEnd w:id="358"/>
    </w:p>
    <w:p w14:paraId="298EAAE3" w14:textId="77777777" w:rsidR="00C51341" w:rsidRPr="00030B78" w:rsidRDefault="00C51341" w:rsidP="00C51341">
      <w:pPr>
        <w:pStyle w:val="Heading2"/>
        <w:rPr>
          <w:rFonts w:ascii="Times New Roman" w:hAnsi="Times New Roman" w:cs="Times New Roman"/>
          <w:color w:val="000000" w:themeColor="text1"/>
          <w:lang w:val="en-AU"/>
        </w:rPr>
      </w:pPr>
    </w:p>
    <w:p w14:paraId="5EE634D7" w14:textId="15F3110C" w:rsidR="004B70DB" w:rsidRPr="00030B78" w:rsidRDefault="004B70DB" w:rsidP="00C51341">
      <w:pPr>
        <w:pStyle w:val="Heading2"/>
        <w:numPr>
          <w:ilvl w:val="1"/>
          <w:numId w:val="42"/>
        </w:numPr>
        <w:rPr>
          <w:rFonts w:ascii="Times New Roman" w:hAnsi="Times New Roman" w:cs="Times New Roman"/>
          <w:color w:val="000000" w:themeColor="text1"/>
          <w:lang w:val="en-AU"/>
        </w:rPr>
      </w:pPr>
      <w:bookmarkStart w:id="359" w:name="_Toc211884993"/>
      <w:r w:rsidRPr="00030B78">
        <w:rPr>
          <w:rFonts w:ascii="Times New Roman" w:hAnsi="Times New Roman" w:cs="Times New Roman"/>
          <w:color w:val="000000" w:themeColor="text1"/>
          <w:lang w:val="en-AU"/>
        </w:rPr>
        <w:t>Background and Setting</w:t>
      </w:r>
      <w:bookmarkEnd w:id="359"/>
    </w:p>
    <w:p w14:paraId="421AB734" w14:textId="77777777" w:rsidR="00C51341" w:rsidRPr="00030B78" w:rsidRDefault="00C51341" w:rsidP="00C51341">
      <w:pPr>
        <w:rPr>
          <w:lang w:val="en-AU"/>
        </w:rPr>
      </w:pPr>
    </w:p>
    <w:p w14:paraId="28CBF5C4" w14:textId="35EC8812" w:rsidR="004C129D" w:rsidRPr="00030B78" w:rsidRDefault="0088684E" w:rsidP="00E93CC1">
      <w:pPr>
        <w:spacing w:before="100" w:beforeAutospacing="1" w:after="100" w:afterAutospacing="1" w:line="480" w:lineRule="auto"/>
        <w:ind w:firstLine="720"/>
        <w:rPr>
          <w:lang w:val="en-AU"/>
        </w:rPr>
      </w:pPr>
      <w:r w:rsidRPr="00030B78">
        <w:rPr>
          <w:lang w:val="en-AU"/>
        </w:rPr>
        <w:t>The integration of digital instrumentation in p</w:t>
      </w:r>
      <w:r w:rsidR="004B70DB" w:rsidRPr="0097306D">
        <w:rPr>
          <w:lang w:val="en-AU"/>
        </w:rPr>
        <w:t xml:space="preserve">rofessional </w:t>
      </w:r>
      <w:r w:rsidRPr="00030B78">
        <w:rPr>
          <w:lang w:val="en-AU"/>
        </w:rPr>
        <w:t>urban planning</w:t>
      </w:r>
      <w:r w:rsidR="004B70DB" w:rsidRPr="00030B78">
        <w:rPr>
          <w:lang w:val="en-AU"/>
        </w:rPr>
        <w:t xml:space="preserve"> </w:t>
      </w:r>
      <w:r w:rsidR="004B70DB" w:rsidRPr="0097306D">
        <w:rPr>
          <w:lang w:val="en-AU"/>
        </w:rPr>
        <w:t xml:space="preserve">practice has </w:t>
      </w:r>
      <w:r w:rsidR="00970766" w:rsidRPr="00030B78">
        <w:rPr>
          <w:lang w:val="en-AU"/>
        </w:rPr>
        <w:t xml:space="preserve">progressed </w:t>
      </w:r>
      <w:r w:rsidR="003D75BA" w:rsidRPr="00030B78">
        <w:rPr>
          <w:lang w:val="en-AU"/>
        </w:rPr>
        <w:t xml:space="preserve">significantly </w:t>
      </w:r>
      <w:r w:rsidR="004B70DB" w:rsidRPr="0097306D">
        <w:rPr>
          <w:lang w:val="en-AU"/>
        </w:rPr>
        <w:t xml:space="preserve">over the past half-century. </w:t>
      </w:r>
      <w:r w:rsidR="005E2DFD" w:rsidRPr="00030B78">
        <w:rPr>
          <w:lang w:val="en-AU"/>
        </w:rPr>
        <w:t>What first emerged</w:t>
      </w:r>
      <w:r w:rsidR="004B70DB" w:rsidRPr="00030B78">
        <w:rPr>
          <w:lang w:val="en-AU"/>
        </w:rPr>
        <w:t xml:space="preserve"> in the </w:t>
      </w:r>
      <w:r w:rsidR="005E2DFD" w:rsidRPr="00030B78">
        <w:rPr>
          <w:lang w:val="en-AU"/>
        </w:rPr>
        <w:t xml:space="preserve">mid </w:t>
      </w:r>
      <w:r w:rsidR="004B70DB" w:rsidRPr="0097306D">
        <w:rPr>
          <w:lang w:val="en-AU"/>
        </w:rPr>
        <w:t xml:space="preserve">1950s </w:t>
      </w:r>
      <w:r w:rsidRPr="00030B78">
        <w:rPr>
          <w:lang w:val="en-AU"/>
        </w:rPr>
        <w:t>as</w:t>
      </w:r>
      <w:r w:rsidR="004B70DB" w:rsidRPr="0097306D">
        <w:rPr>
          <w:lang w:val="en-AU"/>
        </w:rPr>
        <w:t xml:space="preserve"> </w:t>
      </w:r>
      <w:r w:rsidR="004B70DB" w:rsidRPr="00030B78">
        <w:rPr>
          <w:lang w:val="en-AU"/>
        </w:rPr>
        <w:t>fledgling</w:t>
      </w:r>
      <w:r w:rsidR="004B70DB" w:rsidRPr="0097306D">
        <w:rPr>
          <w:lang w:val="en-AU"/>
        </w:rPr>
        <w:t xml:space="preserve"> </w:t>
      </w:r>
      <w:r w:rsidR="004B70DB" w:rsidRPr="00030B78">
        <w:rPr>
          <w:lang w:val="en-AU"/>
        </w:rPr>
        <w:t>exercises</w:t>
      </w:r>
      <w:r w:rsidR="004B70DB" w:rsidRPr="0097306D">
        <w:rPr>
          <w:lang w:val="en-AU"/>
        </w:rPr>
        <w:t xml:space="preserve"> of digital computing </w:t>
      </w:r>
      <w:r w:rsidR="004B70DB" w:rsidRPr="00030B78">
        <w:rPr>
          <w:lang w:val="en-AU"/>
        </w:rPr>
        <w:t>and</w:t>
      </w:r>
      <w:r w:rsidR="004B70DB" w:rsidRPr="0097306D">
        <w:rPr>
          <w:lang w:val="en-AU"/>
        </w:rPr>
        <w:t xml:space="preserve"> urban data processing (Creighton et al., 1959)</w:t>
      </w:r>
      <w:r w:rsidRPr="00030B78">
        <w:rPr>
          <w:lang w:val="en-AU"/>
        </w:rPr>
        <w:t xml:space="preserve"> has </w:t>
      </w:r>
      <w:r w:rsidR="004B70DB" w:rsidRPr="0097306D">
        <w:rPr>
          <w:lang w:val="en-AU"/>
        </w:rPr>
        <w:t xml:space="preserve">evolved into a profession </w:t>
      </w:r>
      <w:r w:rsidR="004B70DB" w:rsidRPr="00030B78">
        <w:rPr>
          <w:lang w:val="en-AU"/>
        </w:rPr>
        <w:t xml:space="preserve">that extends beyond planning to include a collective network of built-environment professionals who each </w:t>
      </w:r>
      <w:r w:rsidR="003D75BA" w:rsidRPr="00030B78">
        <w:rPr>
          <w:lang w:val="en-AU"/>
        </w:rPr>
        <w:t>occupy</w:t>
      </w:r>
      <w:r w:rsidR="004B70DB" w:rsidRPr="00030B78">
        <w:rPr>
          <w:lang w:val="en-AU"/>
        </w:rPr>
        <w:t xml:space="preserve"> </w:t>
      </w:r>
      <w:r w:rsidR="00F87056" w:rsidRPr="00030B78">
        <w:rPr>
          <w:lang w:val="en-AU"/>
        </w:rPr>
        <w:t>discrete</w:t>
      </w:r>
      <w:r w:rsidR="004B70DB" w:rsidRPr="00030B78">
        <w:rPr>
          <w:lang w:val="en-AU"/>
        </w:rPr>
        <w:t xml:space="preserve"> roles</w:t>
      </w:r>
      <w:r w:rsidR="00A638A9" w:rsidRPr="00030B78">
        <w:rPr>
          <w:lang w:val="en-AU"/>
        </w:rPr>
        <w:t xml:space="preserve"> of digital aptitude</w:t>
      </w:r>
      <w:r w:rsidR="004B70DB" w:rsidRPr="0097306D">
        <w:rPr>
          <w:lang w:val="en-AU"/>
        </w:rPr>
        <w:t>. Geographic Information Systems</w:t>
      </w:r>
      <w:r w:rsidR="004B70DB" w:rsidRPr="00030B78">
        <w:rPr>
          <w:lang w:val="en-AU"/>
        </w:rPr>
        <w:t xml:space="preserve"> (GIS)</w:t>
      </w:r>
      <w:r w:rsidR="004B70DB" w:rsidRPr="0097306D">
        <w:rPr>
          <w:lang w:val="en-AU"/>
        </w:rPr>
        <w:t xml:space="preserve">, data </w:t>
      </w:r>
      <w:r w:rsidR="004B70DB" w:rsidRPr="00030B78">
        <w:rPr>
          <w:lang w:val="en-AU"/>
        </w:rPr>
        <w:t>projection</w:t>
      </w:r>
      <w:r w:rsidR="004B70DB" w:rsidRPr="0097306D">
        <w:rPr>
          <w:lang w:val="en-AU"/>
        </w:rPr>
        <w:t xml:space="preserve">, statistical analysis, </w:t>
      </w:r>
      <w:r w:rsidR="00A638A9" w:rsidRPr="00030B78">
        <w:rPr>
          <w:lang w:val="en-AU"/>
        </w:rPr>
        <w:t xml:space="preserve">report preparation, </w:t>
      </w:r>
      <w:r w:rsidR="004B70DB" w:rsidRPr="0097306D">
        <w:rPr>
          <w:lang w:val="en-AU"/>
        </w:rPr>
        <w:t xml:space="preserve">and </w:t>
      </w:r>
      <w:r w:rsidR="004B70DB" w:rsidRPr="00030B78">
        <w:rPr>
          <w:lang w:val="en-AU"/>
        </w:rPr>
        <w:t xml:space="preserve">creative </w:t>
      </w:r>
      <w:r w:rsidR="004B70DB" w:rsidRPr="0097306D">
        <w:rPr>
          <w:lang w:val="en-AU"/>
        </w:rPr>
        <w:t xml:space="preserve">design have </w:t>
      </w:r>
      <w:r w:rsidRPr="00030B78">
        <w:rPr>
          <w:lang w:val="en-AU"/>
        </w:rPr>
        <w:t>become</w:t>
      </w:r>
      <w:r w:rsidR="004B70DB" w:rsidRPr="00030B78">
        <w:rPr>
          <w:lang w:val="en-AU"/>
        </w:rPr>
        <w:t xml:space="preserve"> </w:t>
      </w:r>
      <w:r w:rsidR="004B70DB" w:rsidRPr="0097306D">
        <w:rPr>
          <w:lang w:val="en-AU"/>
        </w:rPr>
        <w:t>obligatory passage points</w:t>
      </w:r>
      <w:r w:rsidR="004B70DB" w:rsidRPr="00030B78">
        <w:rPr>
          <w:lang w:val="en-AU"/>
        </w:rPr>
        <w:t xml:space="preserve"> (</w:t>
      </w:r>
      <w:r w:rsidR="004B70DB" w:rsidRPr="0097306D">
        <w:rPr>
          <w:lang w:val="en-AU"/>
        </w:rPr>
        <w:t xml:space="preserve">Latour 1990) through which </w:t>
      </w:r>
      <w:r w:rsidR="004B70DB" w:rsidRPr="00030B78">
        <w:rPr>
          <w:lang w:val="en-AU"/>
        </w:rPr>
        <w:t>the contemporary network of</w:t>
      </w:r>
      <w:r w:rsidR="004B70DB" w:rsidRPr="0097306D">
        <w:rPr>
          <w:lang w:val="en-AU"/>
        </w:rPr>
        <w:t xml:space="preserve"> </w:t>
      </w:r>
      <w:r w:rsidR="004B70DB" w:rsidRPr="00030B78">
        <w:rPr>
          <w:lang w:val="en-AU"/>
        </w:rPr>
        <w:t>built-environment</w:t>
      </w:r>
      <w:r w:rsidR="004B70DB" w:rsidRPr="0097306D">
        <w:rPr>
          <w:lang w:val="en-AU"/>
        </w:rPr>
        <w:t xml:space="preserve"> </w:t>
      </w:r>
      <w:r w:rsidR="004B70DB" w:rsidRPr="00030B78">
        <w:rPr>
          <w:lang w:val="en-AU"/>
        </w:rPr>
        <w:t>practitioners</w:t>
      </w:r>
      <w:r w:rsidR="004B70DB" w:rsidRPr="0097306D">
        <w:rPr>
          <w:lang w:val="en-AU"/>
        </w:rPr>
        <w:t xml:space="preserve"> must </w:t>
      </w:r>
      <w:r w:rsidR="004B70DB" w:rsidRPr="00030B78">
        <w:rPr>
          <w:lang w:val="en-AU"/>
        </w:rPr>
        <w:t>negotiate</w:t>
      </w:r>
      <w:r w:rsidR="004B70DB" w:rsidRPr="0097306D">
        <w:rPr>
          <w:lang w:val="en-AU"/>
        </w:rPr>
        <w:t xml:space="preserve">, </w:t>
      </w:r>
      <w:r w:rsidR="00D1192C" w:rsidRPr="00030B78">
        <w:rPr>
          <w:lang w:val="en-AU"/>
        </w:rPr>
        <w:t xml:space="preserve">conforming </w:t>
      </w:r>
      <w:r w:rsidR="00615AEA" w:rsidRPr="00030B78">
        <w:rPr>
          <w:lang w:val="en-AU"/>
        </w:rPr>
        <w:t xml:space="preserve">to the </w:t>
      </w:r>
      <w:r w:rsidR="0099342F" w:rsidRPr="00030B78">
        <w:rPr>
          <w:lang w:val="en-AU"/>
        </w:rPr>
        <w:t>discrete</w:t>
      </w:r>
      <w:r w:rsidR="00615AEA" w:rsidRPr="00030B78">
        <w:rPr>
          <w:lang w:val="en-AU"/>
        </w:rPr>
        <w:t xml:space="preserve"> role orientation</w:t>
      </w:r>
      <w:r w:rsidR="003D75BA" w:rsidRPr="00030B78">
        <w:rPr>
          <w:lang w:val="en-AU"/>
        </w:rPr>
        <w:t>s</w:t>
      </w:r>
      <w:r w:rsidR="00615AEA" w:rsidRPr="00030B78">
        <w:rPr>
          <w:lang w:val="en-AU"/>
        </w:rPr>
        <w:t xml:space="preserve"> they occupy</w:t>
      </w:r>
      <w:r w:rsidR="004B70DB" w:rsidRPr="0097306D">
        <w:rPr>
          <w:lang w:val="en-AU"/>
        </w:rPr>
        <w:t>.</w:t>
      </w:r>
      <w:r w:rsidR="004C129D" w:rsidRPr="00030B78">
        <w:rPr>
          <w:lang w:val="en-AU"/>
        </w:rPr>
        <w:t xml:space="preserve"> </w:t>
      </w:r>
    </w:p>
    <w:p w14:paraId="3FE5F0A7" w14:textId="52F15334" w:rsidR="004B70DB" w:rsidRPr="00030B78" w:rsidRDefault="004B70DB" w:rsidP="00E93CC1">
      <w:pPr>
        <w:spacing w:before="100" w:beforeAutospacing="1" w:after="100" w:afterAutospacing="1" w:line="480" w:lineRule="auto"/>
        <w:ind w:firstLine="720"/>
        <w:rPr>
          <w:lang w:val="en-AU"/>
        </w:rPr>
      </w:pPr>
      <w:r w:rsidRPr="00030B78">
        <w:rPr>
          <w:lang w:val="en-AU"/>
        </w:rPr>
        <w:t>Smart Cities</w:t>
      </w:r>
      <w:r w:rsidR="001153BB" w:rsidRPr="00030B78">
        <w:rPr>
          <w:lang w:val="en-AU"/>
        </w:rPr>
        <w:t xml:space="preserve"> </w:t>
      </w:r>
      <w:r w:rsidR="00E16EAC" w:rsidRPr="00030B78">
        <w:rPr>
          <w:lang w:val="en-AU"/>
        </w:rPr>
        <w:t xml:space="preserve">have emerged as the </w:t>
      </w:r>
      <w:r w:rsidR="00D1192C" w:rsidRPr="00030B78">
        <w:rPr>
          <w:lang w:val="en-AU"/>
        </w:rPr>
        <w:t>vehicle</w:t>
      </w:r>
      <w:r w:rsidR="00E16EAC" w:rsidRPr="00030B78">
        <w:rPr>
          <w:lang w:val="en-AU"/>
        </w:rPr>
        <w:t xml:space="preserve"> of digital urban practice</w:t>
      </w:r>
      <w:r w:rsidR="00964738" w:rsidRPr="00030B78">
        <w:rPr>
          <w:lang w:val="en-AU"/>
        </w:rPr>
        <w:t xml:space="preserve">, </w:t>
      </w:r>
      <w:r w:rsidR="00E16EAC" w:rsidRPr="00030B78">
        <w:rPr>
          <w:lang w:val="en-AU"/>
        </w:rPr>
        <w:t>moulded</w:t>
      </w:r>
      <w:r w:rsidR="001153BB" w:rsidRPr="00030B78">
        <w:rPr>
          <w:lang w:val="en-AU"/>
        </w:rPr>
        <w:t xml:space="preserve"> by </w:t>
      </w:r>
      <w:r w:rsidR="0099342F" w:rsidRPr="00030B78">
        <w:rPr>
          <w:lang w:val="en-AU"/>
        </w:rPr>
        <w:t>collective</w:t>
      </w:r>
      <w:r w:rsidR="001153BB" w:rsidRPr="00030B78">
        <w:rPr>
          <w:lang w:val="en-AU"/>
        </w:rPr>
        <w:t xml:space="preserve"> digital instrumentation </w:t>
      </w:r>
      <w:r w:rsidR="004C129D" w:rsidRPr="00030B78">
        <w:rPr>
          <w:lang w:val="en-AU"/>
        </w:rPr>
        <w:t>(Schaffers et al., 2011).</w:t>
      </w:r>
      <w:r w:rsidRPr="00030B78">
        <w:rPr>
          <w:lang w:val="en-AU"/>
        </w:rPr>
        <w:t xml:space="preserve"> </w:t>
      </w:r>
      <w:r w:rsidR="0099342F" w:rsidRPr="00030B78">
        <w:rPr>
          <w:lang w:val="en-AU"/>
        </w:rPr>
        <w:t>While o</w:t>
      </w:r>
      <w:r w:rsidR="00E16EAC" w:rsidRPr="00030B78">
        <w:rPr>
          <w:lang w:val="en-AU"/>
        </w:rPr>
        <w:t xml:space="preserve">riginally envisioned as </w:t>
      </w:r>
      <w:r w:rsidR="0099342F" w:rsidRPr="00030B78">
        <w:rPr>
          <w:lang w:val="en-AU"/>
        </w:rPr>
        <w:t>an amalgam of</w:t>
      </w:r>
      <w:r w:rsidRPr="00030B78">
        <w:rPr>
          <w:lang w:val="en-AU"/>
        </w:rPr>
        <w:t xml:space="preserve"> information and communication technologies (ICT) and the Internet of Things (IoT) to generate and analyse data </w:t>
      </w:r>
      <w:r w:rsidR="0099342F" w:rsidRPr="00030B78">
        <w:rPr>
          <w:lang w:val="en-AU"/>
        </w:rPr>
        <w:t>intending to</w:t>
      </w:r>
      <w:r w:rsidRPr="00030B78">
        <w:rPr>
          <w:lang w:val="en-AU"/>
        </w:rPr>
        <w:t xml:space="preserve"> </w:t>
      </w:r>
      <w:r w:rsidR="0099342F" w:rsidRPr="00030B78">
        <w:rPr>
          <w:lang w:val="en-AU"/>
        </w:rPr>
        <w:t>improve</w:t>
      </w:r>
      <w:r w:rsidRPr="00030B78">
        <w:rPr>
          <w:lang w:val="en-AU"/>
        </w:rPr>
        <w:t xml:space="preserve"> </w:t>
      </w:r>
      <w:r w:rsidR="0099342F" w:rsidRPr="00030B78">
        <w:rPr>
          <w:lang w:val="en-AU"/>
        </w:rPr>
        <w:t>urban life</w:t>
      </w:r>
      <w:r w:rsidRPr="00030B78">
        <w:rPr>
          <w:lang w:val="en-AU"/>
        </w:rPr>
        <w:t xml:space="preserve"> through efficiency and sustainability (Zanella et al., 2018)</w:t>
      </w:r>
      <w:r w:rsidR="00964738" w:rsidRPr="00030B78">
        <w:rPr>
          <w:lang w:val="en-AU"/>
        </w:rPr>
        <w:t>,</w:t>
      </w:r>
      <w:r w:rsidR="00E16EAC" w:rsidRPr="00030B78">
        <w:rPr>
          <w:lang w:val="en-AU"/>
        </w:rPr>
        <w:t xml:space="preserve"> </w:t>
      </w:r>
      <w:r w:rsidR="00964738" w:rsidRPr="00030B78">
        <w:rPr>
          <w:lang w:val="en-AU"/>
        </w:rPr>
        <w:t>Smart Cities</w:t>
      </w:r>
      <w:r w:rsidR="00E16EAC" w:rsidRPr="00030B78">
        <w:rPr>
          <w:lang w:val="en-AU"/>
        </w:rPr>
        <w:t xml:space="preserve"> have </w:t>
      </w:r>
      <w:r w:rsidR="0099342F" w:rsidRPr="00030B78">
        <w:rPr>
          <w:lang w:val="en-AU"/>
        </w:rPr>
        <w:t>now become</w:t>
      </w:r>
      <w:r w:rsidR="00964738" w:rsidRPr="00030B78">
        <w:rPr>
          <w:lang w:val="en-AU"/>
        </w:rPr>
        <w:t xml:space="preserve"> </w:t>
      </w:r>
      <w:r w:rsidR="0099342F" w:rsidRPr="00030B78">
        <w:rPr>
          <w:lang w:val="en-AU"/>
        </w:rPr>
        <w:t>tied</w:t>
      </w:r>
      <w:r w:rsidR="00964738" w:rsidRPr="00030B78">
        <w:rPr>
          <w:lang w:val="en-AU"/>
        </w:rPr>
        <w:t xml:space="preserve"> </w:t>
      </w:r>
      <w:r w:rsidR="0099342F" w:rsidRPr="00030B78">
        <w:rPr>
          <w:lang w:val="en-AU"/>
        </w:rPr>
        <w:t>to</w:t>
      </w:r>
      <w:r w:rsidR="00964738" w:rsidRPr="00030B78">
        <w:rPr>
          <w:lang w:val="en-AU"/>
        </w:rPr>
        <w:t xml:space="preserve"> austerity-driven neoliberalism</w:t>
      </w:r>
      <w:r w:rsidRPr="00030B78">
        <w:rPr>
          <w:lang w:val="en-AU"/>
        </w:rPr>
        <w:t xml:space="preserve"> </w:t>
      </w:r>
      <w:commentRangeStart w:id="360"/>
      <w:r w:rsidRPr="0097306D">
        <w:rPr>
          <w:lang w:val="en-AU"/>
        </w:rPr>
        <w:t>(Kirk, 2023</w:t>
      </w:r>
      <w:ins w:id="361" w:author="Graham Inglert" w:date="2025-10-20T19:18:00Z" w16du:dateUtc="2025-10-20T08:18:00Z">
        <w:r w:rsidR="001D6046">
          <w:rPr>
            <w:lang w:val="en-AU"/>
          </w:rPr>
          <w:t xml:space="preserve">; </w:t>
        </w:r>
      </w:ins>
      <w:del w:id="362" w:author="Graham Inglert" w:date="2025-10-20T19:18:00Z" w16du:dateUtc="2025-10-20T08:18:00Z">
        <w:r w:rsidRPr="0097306D" w:rsidDel="001D6046">
          <w:rPr>
            <w:lang w:val="en-AU"/>
          </w:rPr>
          <w:delText>)</w:delText>
        </w:r>
        <w:r w:rsidRPr="00030B78" w:rsidDel="001D6046">
          <w:rPr>
            <w:lang w:val="en-AU"/>
          </w:rPr>
          <w:delText xml:space="preserve"> </w:delText>
        </w:r>
        <w:r w:rsidRPr="0097306D" w:rsidDel="001D6046">
          <w:rPr>
            <w:lang w:val="en-AU"/>
          </w:rPr>
          <w:delText>(</w:delText>
        </w:r>
      </w:del>
      <w:r w:rsidRPr="0097306D">
        <w:rPr>
          <w:lang w:val="en-AU"/>
        </w:rPr>
        <w:t>Cardullo &amp; Kitchin, 2019</w:t>
      </w:r>
      <w:ins w:id="363" w:author="Graham Inglert" w:date="2025-10-20T19:18:00Z" w16du:dateUtc="2025-10-20T08:18:00Z">
        <w:r w:rsidR="001D6046">
          <w:rPr>
            <w:lang w:val="en-AU"/>
          </w:rPr>
          <w:t xml:space="preserve">; </w:t>
        </w:r>
      </w:ins>
      <w:del w:id="364" w:author="Graham Inglert" w:date="2025-10-20T19:18:00Z" w16du:dateUtc="2025-10-20T08:18:00Z">
        <w:r w:rsidRPr="0097306D" w:rsidDel="001D6046">
          <w:rPr>
            <w:lang w:val="en-AU"/>
          </w:rPr>
          <w:delText>)</w:delText>
        </w:r>
        <w:r w:rsidRPr="00030B78" w:rsidDel="001D6046">
          <w:rPr>
            <w:lang w:val="en-AU"/>
          </w:rPr>
          <w:delText xml:space="preserve"> </w:delText>
        </w:r>
        <w:r w:rsidRPr="0097306D" w:rsidDel="001D6046">
          <w:rPr>
            <w:lang w:val="en-AU"/>
          </w:rPr>
          <w:delText>(</w:delText>
        </w:r>
      </w:del>
      <w:r w:rsidRPr="0097306D">
        <w:rPr>
          <w:lang w:val="en-AU"/>
        </w:rPr>
        <w:t>Albino et al., 2015</w:t>
      </w:r>
      <w:ins w:id="365" w:author="Graham Inglert" w:date="2025-10-20T19:18:00Z" w16du:dateUtc="2025-10-20T08:18:00Z">
        <w:r w:rsidR="001D6046">
          <w:rPr>
            <w:lang w:val="en-AU"/>
          </w:rPr>
          <w:t xml:space="preserve">; </w:t>
        </w:r>
      </w:ins>
      <w:del w:id="366" w:author="Graham Inglert" w:date="2025-10-20T19:18:00Z" w16du:dateUtc="2025-10-20T08:18:00Z">
        <w:r w:rsidRPr="0097306D" w:rsidDel="001D6046">
          <w:rPr>
            <w:lang w:val="en-AU"/>
          </w:rPr>
          <w:delText xml:space="preserve">) </w:delText>
        </w:r>
        <w:r w:rsidRPr="00030B78" w:rsidDel="001D6046">
          <w:rPr>
            <w:lang w:val="en-AU"/>
          </w:rPr>
          <w:delText>(</w:delText>
        </w:r>
      </w:del>
      <w:r w:rsidRPr="0097306D">
        <w:rPr>
          <w:lang w:val="en-AU"/>
        </w:rPr>
        <w:t xml:space="preserve">Grossi &amp; </w:t>
      </w:r>
      <w:proofErr w:type="spellStart"/>
      <w:r w:rsidRPr="0097306D">
        <w:rPr>
          <w:lang w:val="en-AU"/>
        </w:rPr>
        <w:t>Pianezzi</w:t>
      </w:r>
      <w:proofErr w:type="spellEnd"/>
      <w:r w:rsidRPr="0097306D">
        <w:rPr>
          <w:lang w:val="en-AU"/>
        </w:rPr>
        <w:t xml:space="preserve"> 2017)</w:t>
      </w:r>
      <w:r w:rsidRPr="00030B78">
        <w:rPr>
          <w:lang w:val="en-AU"/>
        </w:rPr>
        <w:t xml:space="preserve">. </w:t>
      </w:r>
      <w:commentRangeEnd w:id="360"/>
      <w:r w:rsidR="00096C25">
        <w:rPr>
          <w:rStyle w:val="CommentReference"/>
        </w:rPr>
        <w:commentReference w:id="360"/>
      </w:r>
      <w:r w:rsidRPr="0097306D">
        <w:rPr>
          <w:lang w:val="en-AU"/>
        </w:rPr>
        <w:t xml:space="preserve">Contemporary </w:t>
      </w:r>
      <w:r w:rsidR="005E2DFD" w:rsidRPr="00030B78">
        <w:rPr>
          <w:lang w:val="en-AU"/>
        </w:rPr>
        <w:t>S</w:t>
      </w:r>
      <w:r w:rsidR="00964738" w:rsidRPr="00030B78">
        <w:rPr>
          <w:lang w:val="en-AU"/>
        </w:rPr>
        <w:t xml:space="preserve">mart </w:t>
      </w:r>
      <w:r w:rsidR="005E2DFD" w:rsidRPr="00030B78">
        <w:rPr>
          <w:lang w:val="en-AU"/>
        </w:rPr>
        <w:t>C</w:t>
      </w:r>
      <w:r w:rsidR="00964738" w:rsidRPr="00030B78">
        <w:rPr>
          <w:lang w:val="en-AU"/>
        </w:rPr>
        <w:t>ity discourse</w:t>
      </w:r>
      <w:r w:rsidRPr="0097306D">
        <w:rPr>
          <w:lang w:val="en-AU"/>
        </w:rPr>
        <w:t xml:space="preserve"> </w:t>
      </w:r>
      <w:r w:rsidR="00964738" w:rsidRPr="00030B78">
        <w:rPr>
          <w:lang w:val="en-AU"/>
        </w:rPr>
        <w:t>identifies these networks as</w:t>
      </w:r>
      <w:r w:rsidRPr="00030B78">
        <w:rPr>
          <w:lang w:val="en-AU"/>
        </w:rPr>
        <w:t xml:space="preserve"> </w:t>
      </w:r>
      <w:r w:rsidR="00964738" w:rsidRPr="00030B78">
        <w:rPr>
          <w:lang w:val="en-AU"/>
        </w:rPr>
        <w:t>reliant</w:t>
      </w:r>
      <w:r w:rsidRPr="00030B78">
        <w:rPr>
          <w:lang w:val="en-AU"/>
        </w:rPr>
        <w:t xml:space="preserve"> on private corporate mechanisms for </w:t>
      </w:r>
      <w:r w:rsidRPr="0097306D">
        <w:rPr>
          <w:lang w:val="en-AU"/>
        </w:rPr>
        <w:t xml:space="preserve">technology provision </w:t>
      </w:r>
      <w:r w:rsidR="005C4416" w:rsidRPr="00030B78">
        <w:rPr>
          <w:lang w:val="en-AU"/>
        </w:rPr>
        <w:t xml:space="preserve">in </w:t>
      </w:r>
      <w:r w:rsidRPr="0097306D">
        <w:rPr>
          <w:lang w:val="en-AU"/>
        </w:rPr>
        <w:t xml:space="preserve">urban governance. </w:t>
      </w:r>
      <w:r w:rsidR="00964738" w:rsidRPr="00030B78">
        <w:rPr>
          <w:lang w:val="en-AU"/>
        </w:rPr>
        <w:t>C</w:t>
      </w:r>
      <w:r w:rsidRPr="00030B78">
        <w:rPr>
          <w:lang w:val="en-AU"/>
        </w:rPr>
        <w:t xml:space="preserve">haracterisations include </w:t>
      </w:r>
      <w:r w:rsidRPr="0097306D">
        <w:rPr>
          <w:lang w:val="en-AU"/>
        </w:rPr>
        <w:t xml:space="preserve">"Dracula Urbanism" (Kirk, 2023) and "anti-democratic neoliberalism" (Cardullo &amp; Kitchin, 2019), reflecting </w:t>
      </w:r>
      <w:r w:rsidRPr="00030B78">
        <w:rPr>
          <w:lang w:val="en-AU"/>
        </w:rPr>
        <w:t xml:space="preserve">apoplexy over the acquiescence of user-agency to large market actors such as </w:t>
      </w:r>
      <w:r w:rsidRPr="0097306D">
        <w:rPr>
          <w:lang w:val="en-AU"/>
        </w:rPr>
        <w:t xml:space="preserve">IBM, Cisco Systems, Siemens </w:t>
      </w:r>
      <w:r w:rsidRPr="0097306D">
        <w:rPr>
          <w:lang w:val="en-AU"/>
        </w:rPr>
        <w:lastRenderedPageBreak/>
        <w:t>AG</w:t>
      </w:r>
      <w:r w:rsidRPr="00030B78">
        <w:rPr>
          <w:lang w:val="en-AU"/>
        </w:rPr>
        <w:t xml:space="preserve"> and others who utilise</w:t>
      </w:r>
      <w:r w:rsidR="00964738" w:rsidRPr="00030B78">
        <w:rPr>
          <w:lang w:val="en-AU"/>
        </w:rPr>
        <w:t xml:space="preserve"> </w:t>
      </w:r>
      <w:r w:rsidR="00B347DA" w:rsidRPr="00030B78">
        <w:rPr>
          <w:lang w:val="en-AU"/>
        </w:rPr>
        <w:t>utopian entrepreneurialism</w:t>
      </w:r>
      <w:r w:rsidRPr="00030B78">
        <w:rPr>
          <w:lang w:val="en-AU"/>
        </w:rPr>
        <w:t xml:space="preserve"> to </w:t>
      </w:r>
      <w:r w:rsidRPr="0097306D">
        <w:rPr>
          <w:lang w:val="en-AU"/>
        </w:rPr>
        <w:t>position</w:t>
      </w:r>
      <w:r w:rsidRPr="00030B78">
        <w:rPr>
          <w:lang w:val="en-AU"/>
        </w:rPr>
        <w:t xml:space="preserve"> </w:t>
      </w:r>
      <w:r w:rsidRPr="0097306D">
        <w:rPr>
          <w:lang w:val="en-AU"/>
        </w:rPr>
        <w:t xml:space="preserve">themselves as essential partners in urban digital transformation (Albino et al., 2015). </w:t>
      </w:r>
      <w:r w:rsidRPr="00030B78">
        <w:rPr>
          <w:lang w:val="en-AU"/>
        </w:rPr>
        <w:t>As Smart City</w:t>
      </w:r>
      <w:r w:rsidRPr="0097306D">
        <w:rPr>
          <w:lang w:val="en-AU"/>
        </w:rPr>
        <w:t xml:space="preserve"> development </w:t>
      </w:r>
      <w:r w:rsidRPr="00030B78">
        <w:rPr>
          <w:lang w:val="en-AU"/>
        </w:rPr>
        <w:t>has become</w:t>
      </w:r>
      <w:r w:rsidRPr="0097306D">
        <w:rPr>
          <w:lang w:val="en-AU"/>
        </w:rPr>
        <w:t xml:space="preserve"> synonymous with </w:t>
      </w:r>
      <w:r w:rsidRPr="00030B78">
        <w:rPr>
          <w:lang w:val="en-AU"/>
        </w:rPr>
        <w:t>a dependency on market provision</w:t>
      </w:r>
      <w:r w:rsidRPr="0097306D">
        <w:rPr>
          <w:lang w:val="en-AU"/>
        </w:rPr>
        <w:t xml:space="preserve">, </w:t>
      </w:r>
      <w:r w:rsidRPr="00030B78">
        <w:rPr>
          <w:lang w:val="en-AU"/>
        </w:rPr>
        <w:t xml:space="preserve">there </w:t>
      </w:r>
      <w:r w:rsidR="00964738" w:rsidRPr="00030B78">
        <w:rPr>
          <w:lang w:val="en-AU"/>
        </w:rPr>
        <w:t>materialises</w:t>
      </w:r>
      <w:r w:rsidRPr="00030B78">
        <w:rPr>
          <w:lang w:val="en-AU"/>
        </w:rPr>
        <w:t xml:space="preserve"> a reduction of the citizen from an agent of political action to that of data generation</w:t>
      </w:r>
      <w:r w:rsidR="00964738" w:rsidRPr="00030B78">
        <w:rPr>
          <w:lang w:val="en-AU"/>
        </w:rPr>
        <w:t>,</w:t>
      </w:r>
      <w:r w:rsidRPr="00030B78">
        <w:rPr>
          <w:lang w:val="en-AU"/>
        </w:rPr>
        <w:t xml:space="preserve"> expedi</w:t>
      </w:r>
      <w:r w:rsidR="00964738" w:rsidRPr="00030B78">
        <w:rPr>
          <w:lang w:val="en-AU"/>
        </w:rPr>
        <w:t>ting</w:t>
      </w:r>
      <w:r w:rsidRPr="00030B78">
        <w:rPr>
          <w:lang w:val="en-AU"/>
        </w:rPr>
        <w:t xml:space="preserve"> capital extraction (</w:t>
      </w:r>
      <w:r w:rsidRPr="0097306D">
        <w:rPr>
          <w:lang w:val="en-AU"/>
        </w:rPr>
        <w:t xml:space="preserve">Grossi &amp; </w:t>
      </w:r>
      <w:proofErr w:type="spellStart"/>
      <w:r w:rsidRPr="0097306D">
        <w:rPr>
          <w:lang w:val="en-AU"/>
        </w:rPr>
        <w:t>Pianezzi</w:t>
      </w:r>
      <w:proofErr w:type="spellEnd"/>
      <w:r w:rsidRPr="00030B78">
        <w:rPr>
          <w:lang w:val="en-AU"/>
        </w:rPr>
        <w:t>,</w:t>
      </w:r>
      <w:r w:rsidRPr="0097306D">
        <w:rPr>
          <w:lang w:val="en-AU"/>
        </w:rPr>
        <w:t xml:space="preserve"> 2017)</w:t>
      </w:r>
      <w:r w:rsidRPr="00030B78">
        <w:rPr>
          <w:lang w:val="en-AU"/>
        </w:rPr>
        <w:t xml:space="preserve">. </w:t>
      </w:r>
      <w:r w:rsidR="00964738" w:rsidRPr="00030B78">
        <w:rPr>
          <w:lang w:val="en-AU"/>
        </w:rPr>
        <w:t>Understanding this</w:t>
      </w:r>
      <w:r w:rsidRPr="0097306D">
        <w:rPr>
          <w:lang w:val="en-AU"/>
        </w:rPr>
        <w:t xml:space="preserve"> </w:t>
      </w:r>
      <w:r w:rsidRPr="00030B78">
        <w:rPr>
          <w:lang w:val="en-AU"/>
        </w:rPr>
        <w:t>threat</w:t>
      </w:r>
      <w:r w:rsidR="00964738" w:rsidRPr="00030B78">
        <w:rPr>
          <w:lang w:val="en-AU"/>
        </w:rPr>
        <w:t xml:space="preserve"> requires</w:t>
      </w:r>
      <w:r w:rsidRPr="0097306D">
        <w:rPr>
          <w:lang w:val="en-AU"/>
        </w:rPr>
        <w:t xml:space="preserve"> </w:t>
      </w:r>
      <w:commentRangeStart w:id="367"/>
      <w:del w:id="368" w:author="Graham Inglert" w:date="2025-10-16T08:45:00Z" w16du:dateUtc="2025-10-15T21:45:00Z">
        <w:r w:rsidR="00964738" w:rsidRPr="00030B78" w:rsidDel="007F5303">
          <w:rPr>
            <w:lang w:val="en-AU"/>
          </w:rPr>
          <w:delText>descending</w:delText>
        </w:r>
        <w:commentRangeEnd w:id="367"/>
        <w:r w:rsidR="00096C25" w:rsidDel="007F5303">
          <w:rPr>
            <w:rStyle w:val="CommentReference"/>
          </w:rPr>
          <w:commentReference w:id="367"/>
        </w:r>
        <w:r w:rsidRPr="0097306D" w:rsidDel="007F5303">
          <w:rPr>
            <w:lang w:val="en-AU"/>
          </w:rPr>
          <w:delText xml:space="preserve"> </w:delText>
        </w:r>
      </w:del>
      <w:ins w:id="369" w:author="Graham Inglert" w:date="2025-10-16T08:45:00Z" w16du:dateUtc="2025-10-15T21:45:00Z">
        <w:r w:rsidR="007F5303">
          <w:rPr>
            <w:lang w:val="en-AU"/>
          </w:rPr>
          <w:t>narrowing focus</w:t>
        </w:r>
        <w:r w:rsidR="007F5303" w:rsidRPr="0097306D">
          <w:rPr>
            <w:lang w:val="en-AU"/>
          </w:rPr>
          <w:t xml:space="preserve"> </w:t>
        </w:r>
      </w:ins>
      <w:r w:rsidR="00964738" w:rsidRPr="00030B78">
        <w:rPr>
          <w:lang w:val="en-AU"/>
        </w:rPr>
        <w:t>from large scale</w:t>
      </w:r>
      <w:r w:rsidRPr="0097306D">
        <w:rPr>
          <w:lang w:val="en-AU"/>
        </w:rPr>
        <w:t xml:space="preserve"> urban infrastructure </w:t>
      </w:r>
      <w:r w:rsidR="00964738" w:rsidRPr="00030B78">
        <w:rPr>
          <w:lang w:val="en-AU"/>
        </w:rPr>
        <w:t>to examine</w:t>
      </w:r>
      <w:r w:rsidRPr="0097306D">
        <w:rPr>
          <w:lang w:val="en-AU"/>
        </w:rPr>
        <w:t xml:space="preserve"> the </w:t>
      </w:r>
      <w:r w:rsidRPr="00030B78">
        <w:rPr>
          <w:lang w:val="en-AU"/>
        </w:rPr>
        <w:t>digital</w:t>
      </w:r>
      <w:r w:rsidRPr="0097306D">
        <w:rPr>
          <w:lang w:val="en-AU"/>
        </w:rPr>
        <w:t xml:space="preserve"> </w:t>
      </w:r>
      <w:r w:rsidRPr="00030B78">
        <w:rPr>
          <w:lang w:val="en-AU"/>
        </w:rPr>
        <w:t>instruments</w:t>
      </w:r>
      <w:r w:rsidRPr="0097306D">
        <w:rPr>
          <w:lang w:val="en-AU"/>
        </w:rPr>
        <w:t xml:space="preserve"> that practitioners use daily</w:t>
      </w:r>
      <w:r w:rsidRPr="00030B78">
        <w:rPr>
          <w:lang w:val="en-AU"/>
        </w:rPr>
        <w:t xml:space="preserve">, </w:t>
      </w:r>
      <w:r w:rsidRPr="0097306D">
        <w:rPr>
          <w:lang w:val="en-AU"/>
        </w:rPr>
        <w:t xml:space="preserve">the specific </w:t>
      </w:r>
      <w:r w:rsidR="00964738" w:rsidRPr="00030B78">
        <w:rPr>
          <w:lang w:val="en-AU"/>
        </w:rPr>
        <w:t>utensils</w:t>
      </w:r>
      <w:r w:rsidRPr="0097306D">
        <w:rPr>
          <w:lang w:val="en-AU"/>
        </w:rPr>
        <w:t xml:space="preserve"> </w:t>
      </w:r>
      <w:r w:rsidR="00964738" w:rsidRPr="00030B78">
        <w:rPr>
          <w:lang w:val="en-AU"/>
        </w:rPr>
        <w:t>by</w:t>
      </w:r>
      <w:r w:rsidRPr="0097306D">
        <w:rPr>
          <w:lang w:val="en-AU"/>
        </w:rPr>
        <w:t xml:space="preserve"> which </w:t>
      </w:r>
      <w:r w:rsidRPr="00030B78">
        <w:rPr>
          <w:lang w:val="en-AU"/>
        </w:rPr>
        <w:t xml:space="preserve">practitioner </w:t>
      </w:r>
      <w:r w:rsidRPr="0097306D">
        <w:rPr>
          <w:lang w:val="en-AU"/>
        </w:rPr>
        <w:t xml:space="preserve">knowledge is </w:t>
      </w:r>
      <w:r w:rsidRPr="00030B78">
        <w:rPr>
          <w:lang w:val="en-AU"/>
        </w:rPr>
        <w:t>fabricated</w:t>
      </w:r>
      <w:r w:rsidRPr="0097306D">
        <w:rPr>
          <w:lang w:val="en-AU"/>
        </w:rPr>
        <w:t xml:space="preserve">, </w:t>
      </w:r>
      <w:r w:rsidRPr="00030B78">
        <w:rPr>
          <w:lang w:val="en-AU"/>
        </w:rPr>
        <w:t>analysed and dispersed.</w:t>
      </w:r>
    </w:p>
    <w:p w14:paraId="6D829710" w14:textId="7D3E8418" w:rsidR="00681217" w:rsidRPr="00030B78" w:rsidRDefault="00332B71" w:rsidP="00E93CC1">
      <w:pPr>
        <w:spacing w:before="100" w:beforeAutospacing="1" w:after="100" w:afterAutospacing="1" w:line="480" w:lineRule="auto"/>
        <w:ind w:firstLine="720"/>
        <w:rPr>
          <w:lang w:val="en-AU"/>
        </w:rPr>
      </w:pPr>
      <w:r w:rsidRPr="00030B78">
        <w:rPr>
          <w:lang w:val="en-AU"/>
        </w:rPr>
        <w:t xml:space="preserve">These specific instruments comprise </w:t>
      </w:r>
      <w:r w:rsidR="00D27020" w:rsidRPr="00030B78">
        <w:rPr>
          <w:lang w:val="en-AU"/>
        </w:rPr>
        <w:t>a</w:t>
      </w:r>
      <w:r w:rsidR="00D1192C" w:rsidRPr="00030B78">
        <w:rPr>
          <w:lang w:val="en-AU"/>
        </w:rPr>
        <w:t xml:space="preserve"> </w:t>
      </w:r>
      <w:r w:rsidR="005C4416" w:rsidRPr="00030B78">
        <w:rPr>
          <w:lang w:val="en-AU"/>
        </w:rPr>
        <w:t>standard-issue</w:t>
      </w:r>
      <w:r w:rsidR="00D1192C" w:rsidRPr="00030B78">
        <w:rPr>
          <w:lang w:val="en-AU"/>
        </w:rPr>
        <w:t xml:space="preserve"> digital toolbox</w:t>
      </w:r>
      <w:r w:rsidRPr="00030B78">
        <w:rPr>
          <w:lang w:val="en-AU"/>
        </w:rPr>
        <w:t xml:space="preserve"> mediating built-environment practice </w:t>
      </w:r>
      <w:r w:rsidR="005C4416" w:rsidRPr="00030B78">
        <w:rPr>
          <w:lang w:val="en-AU"/>
        </w:rPr>
        <w:t>authored by</w:t>
      </w:r>
      <w:r w:rsidR="003F70CD" w:rsidRPr="00030B78">
        <w:rPr>
          <w:lang w:val="en-AU"/>
        </w:rPr>
        <w:t xml:space="preserve"> proprietary software companies. The </w:t>
      </w:r>
      <w:r w:rsidR="00681217" w:rsidRPr="00030B78">
        <w:rPr>
          <w:lang w:val="en-AU"/>
        </w:rPr>
        <w:t xml:space="preserve">specific </w:t>
      </w:r>
      <w:r w:rsidR="002D2020" w:rsidRPr="00030B78">
        <w:rPr>
          <w:lang w:val="en-AU"/>
        </w:rPr>
        <w:t xml:space="preserve">uses </w:t>
      </w:r>
      <w:r w:rsidR="00681217" w:rsidRPr="00030B78">
        <w:rPr>
          <w:lang w:val="en-AU"/>
        </w:rPr>
        <w:t>include</w:t>
      </w:r>
      <w:r w:rsidR="002D2020" w:rsidRPr="00030B78">
        <w:rPr>
          <w:lang w:val="en-AU"/>
        </w:rPr>
        <w:t xml:space="preserve"> as</w:t>
      </w:r>
      <w:r w:rsidRPr="00030B78">
        <w:rPr>
          <w:lang w:val="en-AU"/>
        </w:rPr>
        <w:t xml:space="preserve"> </w:t>
      </w:r>
      <w:r w:rsidR="002D2020" w:rsidRPr="00030B78">
        <w:rPr>
          <w:lang w:val="en-AU"/>
        </w:rPr>
        <w:t>GIS</w:t>
      </w:r>
      <w:r w:rsidRPr="00030B78">
        <w:rPr>
          <w:lang w:val="en-AU"/>
        </w:rPr>
        <w:t xml:space="preserve"> platforms</w:t>
      </w:r>
      <w:r w:rsidR="0042734D" w:rsidRPr="00030B78">
        <w:rPr>
          <w:lang w:val="en-AU"/>
        </w:rPr>
        <w:t xml:space="preserve"> </w:t>
      </w:r>
      <w:r w:rsidR="005C4416" w:rsidRPr="00030B78">
        <w:rPr>
          <w:lang w:val="en-AU"/>
        </w:rPr>
        <w:t>such as</w:t>
      </w:r>
      <w:r w:rsidR="0042734D" w:rsidRPr="00030B78">
        <w:rPr>
          <w:lang w:val="en-AU"/>
        </w:rPr>
        <w:t xml:space="preserve"> E</w:t>
      </w:r>
      <w:r w:rsidRPr="00030B78">
        <w:rPr>
          <w:lang w:val="en-AU"/>
        </w:rPr>
        <w:t>sri</w:t>
      </w:r>
      <w:r w:rsidR="0042734D" w:rsidRPr="00030B78">
        <w:rPr>
          <w:lang w:val="en-AU"/>
        </w:rPr>
        <w:t xml:space="preserve">’s </w:t>
      </w:r>
      <w:r w:rsidRPr="00030B78">
        <w:rPr>
          <w:lang w:val="en-AU"/>
        </w:rPr>
        <w:t>ArcGIS suite</w:t>
      </w:r>
      <w:r w:rsidR="00681217" w:rsidRPr="00030B78">
        <w:rPr>
          <w:lang w:val="en-AU"/>
        </w:rPr>
        <w:t>,</w:t>
      </w:r>
      <w:r w:rsidR="003F70CD" w:rsidRPr="00030B78">
        <w:rPr>
          <w:lang w:val="en-AU"/>
        </w:rPr>
        <w:t xml:space="preserve"> </w:t>
      </w:r>
      <w:r w:rsidRPr="00030B78">
        <w:rPr>
          <w:lang w:val="en-AU"/>
        </w:rPr>
        <w:t>Computer-Aided Design (CAD) software like Autodesk's AutoCAD and Revit</w:t>
      </w:r>
      <w:r w:rsidR="005C4416" w:rsidRPr="00030B78">
        <w:rPr>
          <w:lang w:val="en-AU"/>
        </w:rPr>
        <w:t>, Graphical suites such as Adobe’s Creative Suite,</w:t>
      </w:r>
      <w:r w:rsidRPr="00030B78">
        <w:rPr>
          <w:lang w:val="en-AU"/>
        </w:rPr>
        <w:t xml:space="preserve"> </w:t>
      </w:r>
      <w:r w:rsidR="005C4416" w:rsidRPr="00030B78">
        <w:rPr>
          <w:lang w:val="en-AU"/>
        </w:rPr>
        <w:t xml:space="preserve">Office suites such as </w:t>
      </w:r>
      <w:r w:rsidRPr="00030B78">
        <w:rPr>
          <w:lang w:val="en-AU"/>
        </w:rPr>
        <w:t xml:space="preserve">Microsoft </w:t>
      </w:r>
      <w:r w:rsidR="005C4416" w:rsidRPr="00030B78">
        <w:rPr>
          <w:lang w:val="en-AU"/>
        </w:rPr>
        <w:t xml:space="preserve">365, </w:t>
      </w:r>
      <w:r w:rsidRPr="00030B78">
        <w:rPr>
          <w:lang w:val="en-AU"/>
        </w:rPr>
        <w:t xml:space="preserve">Statistical analysis platforms like SPSS and Stata </w:t>
      </w:r>
      <w:r w:rsidR="005C4416" w:rsidRPr="00030B78">
        <w:rPr>
          <w:lang w:val="en-AU"/>
        </w:rPr>
        <w:t>and many others</w:t>
      </w:r>
      <w:r w:rsidRPr="00030B78">
        <w:rPr>
          <w:lang w:val="en-AU"/>
        </w:rPr>
        <w:t xml:space="preserve"> </w:t>
      </w:r>
      <w:r w:rsidR="003F70CD" w:rsidRPr="00030B78">
        <w:rPr>
          <w:lang w:val="en-AU"/>
        </w:rPr>
        <w:t xml:space="preserve">(Mader &amp; Schenk, 2017). </w:t>
      </w:r>
      <w:r w:rsidRPr="00030B78">
        <w:rPr>
          <w:lang w:val="en-AU"/>
        </w:rPr>
        <w:t>Yet</w:t>
      </w:r>
      <w:r w:rsidR="005C4416" w:rsidRPr="00030B78">
        <w:rPr>
          <w:lang w:val="en-AU"/>
        </w:rPr>
        <w:t>,</w:t>
      </w:r>
      <w:r w:rsidRPr="00030B78">
        <w:rPr>
          <w:lang w:val="en-AU"/>
        </w:rPr>
        <w:t xml:space="preserve"> parallel to this proprietary dominance, Free/Libre </w:t>
      </w:r>
      <w:r w:rsidR="00CB45E7" w:rsidRPr="00030B78">
        <w:rPr>
          <w:lang w:val="en-AU"/>
        </w:rPr>
        <w:t>Open-Source</w:t>
      </w:r>
      <w:r w:rsidRPr="00030B78">
        <w:rPr>
          <w:lang w:val="en-AU"/>
        </w:rPr>
        <w:t xml:space="preserve"> Software (FLOSS) alternatives have expanded significantly</w:t>
      </w:r>
      <w:r w:rsidR="00CB45E7" w:rsidRPr="00030B78">
        <w:rPr>
          <w:lang w:val="en-AU"/>
        </w:rPr>
        <w:t xml:space="preserve">. FLOSS tools represent solutions typically developed by non-profit communities rather than market providers and </w:t>
      </w:r>
      <w:r w:rsidR="005C4416" w:rsidRPr="00030B78">
        <w:rPr>
          <w:lang w:val="en-AU"/>
        </w:rPr>
        <w:t>distributed</w:t>
      </w:r>
      <w:r w:rsidR="00CB45E7" w:rsidRPr="00030B78">
        <w:rPr>
          <w:lang w:val="en-AU"/>
        </w:rPr>
        <w:t xml:space="preserve"> through public access licenses such as the GNU </w:t>
      </w:r>
      <w:r w:rsidR="005C4416" w:rsidRPr="00030B78">
        <w:rPr>
          <w:lang w:val="en-AU"/>
        </w:rPr>
        <w:t>General P</w:t>
      </w:r>
      <w:r w:rsidR="00CB45E7" w:rsidRPr="00030B78">
        <w:rPr>
          <w:lang w:val="en-AU"/>
        </w:rPr>
        <w:t xml:space="preserve">ublic </w:t>
      </w:r>
      <w:r w:rsidR="005C4416" w:rsidRPr="00030B78">
        <w:rPr>
          <w:lang w:val="en-AU"/>
        </w:rPr>
        <w:t>L</w:t>
      </w:r>
      <w:r w:rsidR="00CB45E7" w:rsidRPr="00030B78">
        <w:rPr>
          <w:lang w:val="en-AU"/>
        </w:rPr>
        <w:t>icense</w:t>
      </w:r>
      <w:r w:rsidR="005C4416" w:rsidRPr="00030B78">
        <w:rPr>
          <w:lang w:val="en-AU"/>
        </w:rPr>
        <w:t xml:space="preserve"> (GPL)</w:t>
      </w:r>
      <w:r w:rsidR="00CB45E7" w:rsidRPr="00030B78">
        <w:rPr>
          <w:lang w:val="en-AU"/>
        </w:rPr>
        <w:t xml:space="preserve"> free to run, study and modify for all users. (Stallman, 2015). </w:t>
      </w:r>
      <w:r w:rsidRPr="00030B78">
        <w:rPr>
          <w:lang w:val="en-AU"/>
        </w:rPr>
        <w:t xml:space="preserve">QGIS </w:t>
      </w:r>
      <w:r w:rsidR="00681217" w:rsidRPr="00030B78">
        <w:rPr>
          <w:lang w:val="en-AU"/>
        </w:rPr>
        <w:t xml:space="preserve">is among the most </w:t>
      </w:r>
      <w:r w:rsidR="00CB45E7" w:rsidRPr="00030B78">
        <w:rPr>
          <w:lang w:val="en-AU"/>
        </w:rPr>
        <w:t>popular</w:t>
      </w:r>
      <w:r w:rsidR="00681217" w:rsidRPr="00030B78">
        <w:rPr>
          <w:lang w:val="en-AU"/>
        </w:rPr>
        <w:t xml:space="preserve"> FLOSS alternative within built-environment practice. Others such as</w:t>
      </w:r>
      <w:r w:rsidRPr="00030B78">
        <w:rPr>
          <w:lang w:val="en-AU"/>
        </w:rPr>
        <w:t xml:space="preserve"> LibreOffice</w:t>
      </w:r>
      <w:r w:rsidR="005C4416" w:rsidRPr="00030B78">
        <w:rPr>
          <w:lang w:val="en-AU"/>
        </w:rPr>
        <w:t xml:space="preserve">, </w:t>
      </w:r>
      <w:r w:rsidRPr="00030B78">
        <w:rPr>
          <w:lang w:val="en-AU"/>
        </w:rPr>
        <w:t>Blender</w:t>
      </w:r>
      <w:r w:rsidR="005C4416" w:rsidRPr="00030B78">
        <w:rPr>
          <w:lang w:val="en-AU"/>
        </w:rPr>
        <w:t>,</w:t>
      </w:r>
      <w:r w:rsidRPr="00030B78">
        <w:rPr>
          <w:lang w:val="en-AU"/>
        </w:rPr>
        <w:t xml:space="preserve"> R </w:t>
      </w:r>
      <w:r w:rsidR="005C4416" w:rsidRPr="00030B78">
        <w:rPr>
          <w:lang w:val="en-AU"/>
        </w:rPr>
        <w:t xml:space="preserve">studio </w:t>
      </w:r>
      <w:r w:rsidRPr="00030B78">
        <w:rPr>
          <w:lang w:val="en-AU"/>
        </w:rPr>
        <w:t xml:space="preserve">and Python </w:t>
      </w:r>
      <w:r w:rsidR="005C4416" w:rsidRPr="00030B78">
        <w:rPr>
          <w:lang w:val="en-AU"/>
        </w:rPr>
        <w:t>are among only a few of the ever-expanding array of proprietary</w:t>
      </w:r>
      <w:r w:rsidR="00681217" w:rsidRPr="00030B78">
        <w:rPr>
          <w:lang w:val="en-AU"/>
        </w:rPr>
        <w:t xml:space="preserve"> of FLOSS tools challenging normative proprietary dominance</w:t>
      </w:r>
      <w:r w:rsidRPr="00030B78">
        <w:rPr>
          <w:lang w:val="en-AU"/>
        </w:rPr>
        <w:t xml:space="preserve"> (Yap et al., 2022</w:t>
      </w:r>
      <w:ins w:id="370" w:author="Graham Inglert" w:date="2025-10-20T19:20:00Z" w16du:dateUtc="2025-10-20T08:20:00Z">
        <w:r w:rsidR="001D6046">
          <w:rPr>
            <w:lang w:val="en-AU"/>
          </w:rPr>
          <w:t xml:space="preserve">; </w:t>
        </w:r>
      </w:ins>
      <w:del w:id="371" w:author="Graham Inglert" w:date="2025-10-20T19:20:00Z" w16du:dateUtc="2025-10-20T08:20:00Z">
        <w:r w:rsidR="00681217" w:rsidRPr="00030B78" w:rsidDel="001D6046">
          <w:rPr>
            <w:lang w:val="en-AU"/>
          </w:rPr>
          <w:delText>),</w:delText>
        </w:r>
        <w:r w:rsidRPr="00030B78" w:rsidDel="001D6046">
          <w:rPr>
            <w:lang w:val="en-AU"/>
          </w:rPr>
          <w:delText xml:space="preserve"> </w:delText>
        </w:r>
        <w:r w:rsidR="00681217" w:rsidRPr="00030B78" w:rsidDel="001D6046">
          <w:rPr>
            <w:lang w:val="en-AU"/>
          </w:rPr>
          <w:delText>(</w:delText>
        </w:r>
      </w:del>
      <w:r w:rsidRPr="00030B78">
        <w:rPr>
          <w:lang w:val="en-AU"/>
        </w:rPr>
        <w:t xml:space="preserve">Xia et al., 2024). These </w:t>
      </w:r>
      <w:r w:rsidR="00681217" w:rsidRPr="00030B78">
        <w:rPr>
          <w:lang w:val="en-AU"/>
        </w:rPr>
        <w:t>FLOSS instruments</w:t>
      </w:r>
      <w:r w:rsidRPr="00030B78">
        <w:rPr>
          <w:lang w:val="en-AU"/>
        </w:rPr>
        <w:t xml:space="preserve">, </w:t>
      </w:r>
      <w:r w:rsidR="00681217" w:rsidRPr="00030B78">
        <w:rPr>
          <w:lang w:val="en-AU"/>
        </w:rPr>
        <w:t>coupled</w:t>
      </w:r>
      <w:r w:rsidRPr="00030B78">
        <w:rPr>
          <w:lang w:val="en-AU"/>
        </w:rPr>
        <w:t xml:space="preserve"> with </w:t>
      </w:r>
      <w:r w:rsidR="00681217" w:rsidRPr="00030B78">
        <w:rPr>
          <w:lang w:val="en-AU"/>
        </w:rPr>
        <w:t>complementary</w:t>
      </w:r>
      <w:r w:rsidRPr="00030B78">
        <w:rPr>
          <w:lang w:val="en-AU"/>
        </w:rPr>
        <w:t xml:space="preserve"> Open Access Data (OAD) repositories like OpenStreetMap (</w:t>
      </w:r>
      <w:proofErr w:type="spellStart"/>
      <w:r w:rsidRPr="00030B78">
        <w:rPr>
          <w:lang w:val="en-AU"/>
        </w:rPr>
        <w:t>Haklay</w:t>
      </w:r>
      <w:proofErr w:type="spellEnd"/>
      <w:r w:rsidRPr="00030B78">
        <w:rPr>
          <w:lang w:val="en-AU"/>
        </w:rPr>
        <w:t xml:space="preserve"> &amp; Weber, 2008), government open data portals, and citizen science platforms like </w:t>
      </w:r>
      <w:proofErr w:type="spellStart"/>
      <w:r w:rsidRPr="00030B78">
        <w:rPr>
          <w:lang w:val="en-AU"/>
        </w:rPr>
        <w:t>PurpleAir</w:t>
      </w:r>
      <w:proofErr w:type="spellEnd"/>
      <w:r w:rsidRPr="00030B78">
        <w:rPr>
          <w:lang w:val="en-AU"/>
        </w:rPr>
        <w:t xml:space="preserve"> (</w:t>
      </w:r>
      <w:proofErr w:type="spellStart"/>
      <w:r w:rsidRPr="00030B78">
        <w:rPr>
          <w:lang w:val="en-AU"/>
        </w:rPr>
        <w:t>Barkjohn</w:t>
      </w:r>
      <w:proofErr w:type="spellEnd"/>
      <w:r w:rsidRPr="00030B78">
        <w:rPr>
          <w:lang w:val="en-AU"/>
        </w:rPr>
        <w:t xml:space="preserve"> et al., 2021), present </w:t>
      </w:r>
      <w:r w:rsidR="00681217" w:rsidRPr="00030B78">
        <w:rPr>
          <w:lang w:val="en-AU"/>
        </w:rPr>
        <w:t xml:space="preserve">mechanism for which communities may produce </w:t>
      </w:r>
      <w:r w:rsidR="00681217" w:rsidRPr="00030B78">
        <w:rPr>
          <w:lang w:val="en-AU"/>
        </w:rPr>
        <w:lastRenderedPageBreak/>
        <w:t>relevant data and disperse it free</w:t>
      </w:r>
      <w:r w:rsidR="005C4416" w:rsidRPr="00030B78">
        <w:rPr>
          <w:lang w:val="en-AU"/>
        </w:rPr>
        <w:t>ly and accessibly</w:t>
      </w:r>
      <w:r w:rsidR="00681217" w:rsidRPr="00030B78">
        <w:rPr>
          <w:lang w:val="en-AU"/>
        </w:rPr>
        <w:t xml:space="preserve"> for all </w:t>
      </w:r>
      <w:r w:rsidR="005C4416" w:rsidRPr="00030B78">
        <w:rPr>
          <w:lang w:val="en-AU"/>
        </w:rPr>
        <w:t xml:space="preserve">potential </w:t>
      </w:r>
      <w:r w:rsidR="00681217" w:rsidRPr="00030B78">
        <w:rPr>
          <w:lang w:val="en-AU"/>
        </w:rPr>
        <w:t>users</w:t>
      </w:r>
      <w:r w:rsidRPr="00030B78">
        <w:rPr>
          <w:lang w:val="en-AU"/>
        </w:rPr>
        <w:t xml:space="preserve">. </w:t>
      </w:r>
      <w:r w:rsidR="00681217" w:rsidRPr="00030B78">
        <w:rPr>
          <w:lang w:val="en-AU"/>
        </w:rPr>
        <w:t xml:space="preserve">Extensive </w:t>
      </w:r>
      <w:r w:rsidRPr="00030B78">
        <w:rPr>
          <w:lang w:val="en-AU"/>
        </w:rPr>
        <w:t xml:space="preserve">literature demonstrates </w:t>
      </w:r>
      <w:r w:rsidR="00681217" w:rsidRPr="00030B78">
        <w:rPr>
          <w:lang w:val="en-AU"/>
        </w:rPr>
        <w:t>the</w:t>
      </w:r>
      <w:r w:rsidRPr="00030B78">
        <w:rPr>
          <w:lang w:val="en-AU"/>
        </w:rPr>
        <w:t xml:space="preserve"> competence </w:t>
      </w:r>
      <w:r w:rsidR="00681217" w:rsidRPr="00030B78">
        <w:rPr>
          <w:lang w:val="en-AU"/>
        </w:rPr>
        <w:t xml:space="preserve">of FLOSS and OAD </w:t>
      </w:r>
      <w:r w:rsidRPr="00030B78">
        <w:rPr>
          <w:lang w:val="en-AU"/>
        </w:rPr>
        <w:t>across planning domains (Boeing et al., 2022</w:t>
      </w:r>
      <w:ins w:id="372" w:author="Graham Inglert" w:date="2025-10-20T19:20:00Z" w16du:dateUtc="2025-10-20T08:20:00Z">
        <w:r w:rsidR="001D6046">
          <w:rPr>
            <w:lang w:val="en-AU"/>
          </w:rPr>
          <w:t xml:space="preserve">; </w:t>
        </w:r>
      </w:ins>
      <w:del w:id="373" w:author="Graham Inglert" w:date="2025-10-20T19:20:00Z" w16du:dateUtc="2025-10-20T08:20:00Z">
        <w:r w:rsidR="00681217" w:rsidRPr="00030B78" w:rsidDel="001D6046">
          <w:rPr>
            <w:lang w:val="en-AU"/>
          </w:rPr>
          <w:delText>), (</w:delText>
        </w:r>
      </w:del>
      <w:r w:rsidRPr="00030B78">
        <w:rPr>
          <w:lang w:val="en-AU"/>
        </w:rPr>
        <w:t>Pires et al., 2019</w:t>
      </w:r>
      <w:ins w:id="374" w:author="Graham Inglert" w:date="2025-10-20T19:20:00Z" w16du:dateUtc="2025-10-20T08:20:00Z">
        <w:r w:rsidR="001D6046">
          <w:rPr>
            <w:lang w:val="en-AU"/>
          </w:rPr>
          <w:t xml:space="preserve">; </w:t>
        </w:r>
      </w:ins>
      <w:del w:id="375" w:author="Graham Inglert" w:date="2025-10-20T19:20:00Z" w16du:dateUtc="2025-10-20T08:20:00Z">
        <w:r w:rsidR="00681217" w:rsidRPr="00030B78" w:rsidDel="001D6046">
          <w:rPr>
            <w:lang w:val="en-AU"/>
          </w:rPr>
          <w:delText>),</w:delText>
        </w:r>
        <w:r w:rsidRPr="00030B78" w:rsidDel="001D6046">
          <w:rPr>
            <w:lang w:val="en-AU"/>
          </w:rPr>
          <w:delText xml:space="preserve"> </w:delText>
        </w:r>
        <w:r w:rsidR="00681217" w:rsidRPr="00030B78" w:rsidDel="001D6046">
          <w:rPr>
            <w:lang w:val="en-AU"/>
          </w:rPr>
          <w:delText>(</w:delText>
        </w:r>
      </w:del>
      <w:r w:rsidRPr="00030B78">
        <w:rPr>
          <w:lang w:val="en-AU"/>
        </w:rPr>
        <w:t>Gani et al., 2024</w:t>
      </w:r>
      <w:r w:rsidR="00681217" w:rsidRPr="00030B78">
        <w:rPr>
          <w:lang w:val="en-AU"/>
        </w:rPr>
        <w:t xml:space="preserve">), however there remains a lack of </w:t>
      </w:r>
      <w:r w:rsidR="005C4416" w:rsidRPr="00030B78">
        <w:rPr>
          <w:lang w:val="en-AU"/>
        </w:rPr>
        <w:t>scholarship</w:t>
      </w:r>
      <w:r w:rsidR="00681217" w:rsidRPr="00030B78">
        <w:rPr>
          <w:lang w:val="en-AU"/>
        </w:rPr>
        <w:t xml:space="preserve"> </w:t>
      </w:r>
      <w:r w:rsidR="00B647E0" w:rsidRPr="00030B78">
        <w:rPr>
          <w:lang w:val="en-AU"/>
        </w:rPr>
        <w:t>investigating the</w:t>
      </w:r>
      <w:r w:rsidR="00681217" w:rsidRPr="00030B78">
        <w:rPr>
          <w:lang w:val="en-AU"/>
        </w:rPr>
        <w:t xml:space="preserve"> strategies to increase uptake of these instruments among professionals. </w:t>
      </w:r>
    </w:p>
    <w:p w14:paraId="20363B58" w14:textId="6CE52021" w:rsidR="007C4C35" w:rsidRPr="00030B78" w:rsidRDefault="00E41002" w:rsidP="00E93CC1">
      <w:pPr>
        <w:spacing w:before="100" w:beforeAutospacing="1" w:after="100" w:afterAutospacing="1" w:line="480" w:lineRule="auto"/>
        <w:ind w:firstLine="720"/>
        <w:rPr>
          <w:lang w:val="en-AU"/>
        </w:rPr>
      </w:pPr>
      <w:r w:rsidRPr="00030B78">
        <w:rPr>
          <w:lang w:val="en-AU"/>
        </w:rPr>
        <w:t>Greater Melbourne, Victoria, Australia</w:t>
      </w:r>
      <w:r w:rsidRPr="0097306D">
        <w:rPr>
          <w:lang w:val="en-AU"/>
        </w:rPr>
        <w:t xml:space="preserve"> </w:t>
      </w:r>
      <w:r w:rsidR="007C6304" w:rsidRPr="00030B78">
        <w:rPr>
          <w:lang w:val="en-AU"/>
        </w:rPr>
        <w:t>is</w:t>
      </w:r>
      <w:r w:rsidRPr="0097306D">
        <w:rPr>
          <w:lang w:val="en-AU"/>
        </w:rPr>
        <w:t xml:space="preserve"> a</w:t>
      </w:r>
      <w:r w:rsidRPr="00030B78">
        <w:rPr>
          <w:lang w:val="en-AU"/>
        </w:rPr>
        <w:t xml:space="preserve"> </w:t>
      </w:r>
      <w:r w:rsidR="007C6304" w:rsidRPr="00030B78">
        <w:rPr>
          <w:lang w:val="en-AU"/>
        </w:rPr>
        <w:t>prominent</w:t>
      </w:r>
      <w:r w:rsidR="00801811" w:rsidRPr="00030B78">
        <w:rPr>
          <w:lang w:val="en-AU"/>
        </w:rPr>
        <w:t xml:space="preserve"> </w:t>
      </w:r>
      <w:r w:rsidR="00885865" w:rsidRPr="00030B78">
        <w:rPr>
          <w:lang w:val="en-AU"/>
        </w:rPr>
        <w:t>case</w:t>
      </w:r>
      <w:r w:rsidRPr="0097306D">
        <w:rPr>
          <w:lang w:val="en-AU"/>
        </w:rPr>
        <w:t xml:space="preserve"> </w:t>
      </w:r>
      <w:r w:rsidRPr="00030B78">
        <w:rPr>
          <w:lang w:val="en-AU"/>
        </w:rPr>
        <w:t xml:space="preserve">for </w:t>
      </w:r>
      <w:r w:rsidR="00E57C12">
        <w:rPr>
          <w:lang w:val="en-AU"/>
        </w:rPr>
        <w:t>investigating</w:t>
      </w:r>
      <w:r w:rsidRPr="00030B78">
        <w:rPr>
          <w:lang w:val="en-AU"/>
        </w:rPr>
        <w:t xml:space="preserve"> </w:t>
      </w:r>
      <w:r w:rsidR="00E57C12">
        <w:rPr>
          <w:lang w:val="en-AU"/>
        </w:rPr>
        <w:t xml:space="preserve">the </w:t>
      </w:r>
      <w:r w:rsidR="00C41868">
        <w:rPr>
          <w:lang w:val="en-AU"/>
        </w:rPr>
        <w:t xml:space="preserve">rising </w:t>
      </w:r>
      <w:r w:rsidRPr="00030B78">
        <w:rPr>
          <w:lang w:val="en-AU"/>
        </w:rPr>
        <w:t>digital interface with contemporary neoliberal practice and the development of the Smart City</w:t>
      </w:r>
      <w:r w:rsidRPr="00030B78">
        <w:rPr>
          <w:i/>
          <w:iCs/>
          <w:lang w:val="en-AU"/>
        </w:rPr>
        <w:t>.</w:t>
      </w:r>
      <w:r w:rsidR="00E16EAC" w:rsidRPr="00030B78">
        <w:rPr>
          <w:lang w:val="en-AU"/>
        </w:rPr>
        <w:t xml:space="preserve"> </w:t>
      </w:r>
      <w:r w:rsidR="0061609A" w:rsidRPr="00030B78">
        <w:rPr>
          <w:lang w:val="en-AU"/>
        </w:rPr>
        <w:t xml:space="preserve">As one of Australia’s largest metropolitan </w:t>
      </w:r>
      <w:r w:rsidR="00885865" w:rsidRPr="00030B78">
        <w:rPr>
          <w:lang w:val="en-AU"/>
        </w:rPr>
        <w:t xml:space="preserve">centres and among the fastest urbanising regions in the global north, </w:t>
      </w:r>
      <w:r w:rsidR="007C4C35" w:rsidRPr="00030B78">
        <w:t xml:space="preserve">projected to reach 6.4 million residents by 2034, with significant growth </w:t>
      </w:r>
      <w:r w:rsidR="009C6783" w:rsidRPr="00030B78">
        <w:t>around</w:t>
      </w:r>
      <w:r w:rsidR="007C4C35" w:rsidRPr="00030B78">
        <w:t xml:space="preserve"> outer suburbs (</w:t>
      </w:r>
      <w:r w:rsidR="009C6783" w:rsidRPr="00030B78">
        <w:t>Rahnama et al., 2020)</w:t>
      </w:r>
      <w:r w:rsidR="007C4C35" w:rsidRPr="00030B78">
        <w:t xml:space="preserve">. </w:t>
      </w:r>
      <w:r w:rsidR="00885865" w:rsidRPr="00030B78">
        <w:rPr>
          <w:lang w:val="en-AU"/>
        </w:rPr>
        <w:t xml:space="preserve">Greater Melbourne embodies the </w:t>
      </w:r>
      <w:r w:rsidR="00E57C12">
        <w:rPr>
          <w:lang w:val="en-AU"/>
        </w:rPr>
        <w:t>interwoven nature</w:t>
      </w:r>
      <w:r w:rsidR="00885865" w:rsidRPr="00030B78">
        <w:rPr>
          <w:lang w:val="en-AU"/>
        </w:rPr>
        <w:t xml:space="preserve"> of </w:t>
      </w:r>
      <w:r w:rsidR="00E57C12">
        <w:rPr>
          <w:lang w:val="en-AU"/>
        </w:rPr>
        <w:t xml:space="preserve">market-driven </w:t>
      </w:r>
      <w:r w:rsidR="00885865" w:rsidRPr="00030B78">
        <w:rPr>
          <w:lang w:val="en-AU"/>
        </w:rPr>
        <w:t xml:space="preserve">Smart City initiatives and </w:t>
      </w:r>
      <w:r w:rsidR="00E57C12">
        <w:rPr>
          <w:lang w:val="en-AU"/>
        </w:rPr>
        <w:t>individual</w:t>
      </w:r>
      <w:r w:rsidR="00885865" w:rsidRPr="00030B78">
        <w:rPr>
          <w:lang w:val="en-AU"/>
        </w:rPr>
        <w:t xml:space="preserve"> professional practice. The City of Melbourne positions itself as leader in Smart City </w:t>
      </w:r>
      <w:r w:rsidR="00E57C12">
        <w:rPr>
          <w:lang w:val="en-AU"/>
        </w:rPr>
        <w:t>interventions</w:t>
      </w:r>
      <w:r w:rsidR="00885865" w:rsidRPr="00030B78">
        <w:rPr>
          <w:lang w:val="en-AU"/>
        </w:rPr>
        <w:t xml:space="preserve"> including public city-wide Wi-Fi, </w:t>
      </w:r>
      <w:r w:rsidR="00CB5D58" w:rsidRPr="00030B78">
        <w:rPr>
          <w:lang w:val="en-AU"/>
        </w:rPr>
        <w:t>urban sensing</w:t>
      </w:r>
      <w:r w:rsidR="00885865" w:rsidRPr="00030B78">
        <w:rPr>
          <w:lang w:val="en-AU"/>
        </w:rPr>
        <w:t xml:space="preserve">, and extensive </w:t>
      </w:r>
      <w:del w:id="376" w:author="Graham Inglert" w:date="2025-10-20T19:21:00Z" w16du:dateUtc="2025-10-20T08:21:00Z">
        <w:r w:rsidR="00E57C12" w:rsidDel="001D6046">
          <w:rPr>
            <w:lang w:val="en-AU"/>
          </w:rPr>
          <w:delText>publicly-provided</w:delText>
        </w:r>
      </w:del>
      <w:ins w:id="377" w:author="Graham Inglert" w:date="2025-10-20T19:21:00Z" w16du:dateUtc="2025-10-20T08:21:00Z">
        <w:r w:rsidR="001D6046">
          <w:rPr>
            <w:lang w:val="en-AU"/>
          </w:rPr>
          <w:t>publicly provided</w:t>
        </w:r>
      </w:ins>
      <w:r w:rsidR="00E57C12">
        <w:rPr>
          <w:lang w:val="en-AU"/>
        </w:rPr>
        <w:t xml:space="preserve"> </w:t>
      </w:r>
      <w:r w:rsidR="00885865" w:rsidRPr="00030B78">
        <w:rPr>
          <w:lang w:val="en-AU"/>
        </w:rPr>
        <w:t>open-data portals (</w:t>
      </w:r>
      <w:r w:rsidR="009C6783" w:rsidRPr="00030B78">
        <w:t>Tariq et al., 2020)</w:t>
      </w:r>
      <w:r w:rsidR="00885865" w:rsidRPr="00030B78">
        <w:rPr>
          <w:lang w:val="en-AU"/>
        </w:rPr>
        <w:t xml:space="preserve">. </w:t>
      </w:r>
      <w:r w:rsidR="00EA553C" w:rsidRPr="00030B78">
        <w:rPr>
          <w:lang w:val="en-AU"/>
        </w:rPr>
        <w:t xml:space="preserve">This </w:t>
      </w:r>
      <w:r w:rsidR="00E57C12">
        <w:rPr>
          <w:lang w:val="en-AU"/>
        </w:rPr>
        <w:t>p</w:t>
      </w:r>
      <w:r w:rsidR="00EA553C" w:rsidRPr="00030B78">
        <w:rPr>
          <w:lang w:val="en-AU"/>
        </w:rPr>
        <w:t>rivate-</w:t>
      </w:r>
      <w:r w:rsidR="00E57C12">
        <w:rPr>
          <w:lang w:val="en-AU"/>
        </w:rPr>
        <w:t>p</w:t>
      </w:r>
      <w:r w:rsidR="00EA553C" w:rsidRPr="00030B78">
        <w:rPr>
          <w:lang w:val="en-AU"/>
        </w:rPr>
        <w:t xml:space="preserve">ublic </w:t>
      </w:r>
      <w:r w:rsidR="00E57C12">
        <w:rPr>
          <w:lang w:val="en-AU"/>
        </w:rPr>
        <w:t>p</w:t>
      </w:r>
      <w:r w:rsidR="00EA553C" w:rsidRPr="00030B78">
        <w:rPr>
          <w:lang w:val="en-AU"/>
        </w:rPr>
        <w:t xml:space="preserve">artnership approach can be described as the “entrepreneurial smart city” model </w:t>
      </w:r>
      <w:r w:rsidR="009C6783" w:rsidRPr="00030B78">
        <w:t>(</w:t>
      </w:r>
      <w:proofErr w:type="spellStart"/>
      <w:r w:rsidR="009C6783" w:rsidRPr="00030B78">
        <w:t>Vanolo</w:t>
      </w:r>
      <w:proofErr w:type="spellEnd"/>
      <w:r w:rsidR="009C6783" w:rsidRPr="00030B78">
        <w:t>, 2016)</w:t>
      </w:r>
      <w:r w:rsidR="00EA553C" w:rsidRPr="00030B78">
        <w:rPr>
          <w:lang w:val="en-AU"/>
        </w:rPr>
        <w:t xml:space="preserve"> prioritising technological solutions through market providers. </w:t>
      </w:r>
    </w:p>
    <w:p w14:paraId="2860B95E" w14:textId="6A669D04" w:rsidR="0061609A" w:rsidRPr="00030B78" w:rsidRDefault="00885865" w:rsidP="00B347DA">
      <w:pPr>
        <w:spacing w:before="100" w:beforeAutospacing="1" w:after="100" w:afterAutospacing="1" w:line="480" w:lineRule="auto"/>
        <w:ind w:firstLine="720"/>
        <w:rPr>
          <w:lang w:val="en-AU"/>
        </w:rPr>
      </w:pPr>
      <w:r w:rsidRPr="00030B78">
        <w:rPr>
          <w:lang w:val="en-AU"/>
        </w:rPr>
        <w:t xml:space="preserve">At the state level, the Government of Victoria invests in digital planning infrastructure tools </w:t>
      </w:r>
      <w:r w:rsidR="00B347DA" w:rsidRPr="00030B78">
        <w:rPr>
          <w:lang w:val="en-AU"/>
        </w:rPr>
        <w:t>including</w:t>
      </w:r>
      <w:r w:rsidRPr="00030B78">
        <w:rPr>
          <w:lang w:val="en-AU"/>
        </w:rPr>
        <w:t xml:space="preserve"> </w:t>
      </w:r>
      <w:proofErr w:type="spellStart"/>
      <w:r w:rsidRPr="00030B78">
        <w:rPr>
          <w:lang w:val="en-AU"/>
        </w:rPr>
        <w:t>VicPlan</w:t>
      </w:r>
      <w:proofErr w:type="spellEnd"/>
      <w:r w:rsidRPr="00030B78">
        <w:rPr>
          <w:lang w:val="en-AU"/>
        </w:rPr>
        <w:t xml:space="preserve"> </w:t>
      </w:r>
      <w:r w:rsidR="00CB5D58" w:rsidRPr="00030B78">
        <w:t xml:space="preserve">(Victorian </w:t>
      </w:r>
      <w:proofErr w:type="gramStart"/>
      <w:r w:rsidR="00CB5D58" w:rsidRPr="00030B78">
        <w:t>Government ,</w:t>
      </w:r>
      <w:proofErr w:type="gramEnd"/>
      <w:r w:rsidR="00CB5D58" w:rsidRPr="00030B78">
        <w:t xml:space="preserve"> </w:t>
      </w:r>
      <w:r w:rsidR="00B347DA" w:rsidRPr="00030B78">
        <w:t>2023)</w:t>
      </w:r>
      <w:r w:rsidR="00B347DA" w:rsidRPr="00030B78">
        <w:rPr>
          <w:lang w:val="en-AU"/>
        </w:rPr>
        <w:t xml:space="preserve"> and</w:t>
      </w:r>
      <w:r w:rsidRPr="00030B78">
        <w:rPr>
          <w:lang w:val="en-AU"/>
        </w:rPr>
        <w:t xml:space="preserve"> </w:t>
      </w:r>
      <w:proofErr w:type="spellStart"/>
      <w:proofErr w:type="gramStart"/>
      <w:r w:rsidRPr="00030B78">
        <w:rPr>
          <w:lang w:val="en-AU"/>
        </w:rPr>
        <w:t>DataVic</w:t>
      </w:r>
      <w:proofErr w:type="spellEnd"/>
      <w:r w:rsidR="00CB5D58" w:rsidRPr="00030B78">
        <w:t xml:space="preserve">  (</w:t>
      </w:r>
      <w:proofErr w:type="gramEnd"/>
      <w:r w:rsidR="00CB5D58" w:rsidRPr="00030B78">
        <w:t>Victorian Government, 2021)</w:t>
      </w:r>
      <w:r w:rsidR="00E57C12">
        <w:t>,</w:t>
      </w:r>
      <w:r w:rsidR="00E57C12">
        <w:rPr>
          <w:lang w:val="en-AU"/>
        </w:rPr>
        <w:t xml:space="preserve"> therefore</w:t>
      </w:r>
      <w:r w:rsidRPr="00030B78">
        <w:rPr>
          <w:lang w:val="en-AU"/>
        </w:rPr>
        <w:t xml:space="preserve"> </w:t>
      </w:r>
      <w:r w:rsidR="00E57C12">
        <w:rPr>
          <w:lang w:val="en-AU"/>
        </w:rPr>
        <w:t>encouraging standardised practice</w:t>
      </w:r>
      <w:r w:rsidRPr="00030B78">
        <w:rPr>
          <w:lang w:val="en-AU"/>
        </w:rPr>
        <w:t xml:space="preserve"> across planning authorities and private consultancies</w:t>
      </w:r>
      <w:r w:rsidR="00CB5D58" w:rsidRPr="00030B78">
        <w:rPr>
          <w:lang w:val="en-AU"/>
        </w:rPr>
        <w:t xml:space="preserve">. </w:t>
      </w:r>
      <w:r w:rsidRPr="00030B78">
        <w:rPr>
          <w:lang w:val="en-AU"/>
        </w:rPr>
        <w:t xml:space="preserve">This </w:t>
      </w:r>
      <w:r w:rsidR="00B347DA" w:rsidRPr="00030B78">
        <w:rPr>
          <w:lang w:val="en-AU"/>
        </w:rPr>
        <w:t>s</w:t>
      </w:r>
      <w:r w:rsidRPr="00030B78">
        <w:rPr>
          <w:lang w:val="en-AU"/>
        </w:rPr>
        <w:t xml:space="preserve">mart development has occurred through </w:t>
      </w:r>
      <w:r w:rsidR="00E57C12">
        <w:rPr>
          <w:lang w:val="en-AU"/>
        </w:rPr>
        <w:t>partnerships with private firms</w:t>
      </w:r>
      <w:r w:rsidRPr="00030B78">
        <w:rPr>
          <w:lang w:val="en-AU"/>
        </w:rPr>
        <w:t xml:space="preserve"> and </w:t>
      </w:r>
      <w:r w:rsidR="00B347DA" w:rsidRPr="00030B78">
        <w:rPr>
          <w:lang w:val="en-AU"/>
        </w:rPr>
        <w:t xml:space="preserve">through facilitation by major educational institutions like </w:t>
      </w:r>
      <w:ins w:id="378" w:author="Graham Inglert" w:date="2025-10-20T19:22:00Z" w16du:dateUtc="2025-10-20T08:22:00Z">
        <w:r w:rsidR="001D6046">
          <w:rPr>
            <w:lang w:val="en-AU"/>
          </w:rPr>
          <w:t xml:space="preserve">The University of </w:t>
        </w:r>
      </w:ins>
      <w:r w:rsidRPr="00030B78">
        <w:rPr>
          <w:lang w:val="en-AU"/>
        </w:rPr>
        <w:t xml:space="preserve">Melbourne </w:t>
      </w:r>
      <w:del w:id="379" w:author="Graham Inglert" w:date="2025-10-20T19:22:00Z" w16du:dateUtc="2025-10-20T08:22:00Z">
        <w:r w:rsidRPr="00030B78" w:rsidDel="001D6046">
          <w:rPr>
            <w:lang w:val="en-AU"/>
          </w:rPr>
          <w:delText xml:space="preserve">University </w:delText>
        </w:r>
      </w:del>
      <w:r w:rsidR="00E57C12">
        <w:rPr>
          <w:lang w:val="en-AU"/>
        </w:rPr>
        <w:t>where built-environment study programs like the Master of Urban Planning, Urban Design, Civil Engineering and Data Analytics are taught</w:t>
      </w:r>
      <w:r w:rsidR="007C4C35" w:rsidRPr="00030B78">
        <w:rPr>
          <w:lang w:val="en-AU"/>
        </w:rPr>
        <w:t xml:space="preserve"> through proprietary instruments </w:t>
      </w:r>
      <w:r w:rsidR="00E57C12">
        <w:rPr>
          <w:lang w:val="en-AU"/>
        </w:rPr>
        <w:t>such as</w:t>
      </w:r>
      <w:r w:rsidR="007C4C35" w:rsidRPr="00030B78">
        <w:rPr>
          <w:lang w:val="en-AU"/>
        </w:rPr>
        <w:t xml:space="preserve"> Esri’s ArcGIS (UoM)</w:t>
      </w:r>
      <w:r w:rsidR="00CB5D58" w:rsidRPr="00030B78">
        <w:rPr>
          <w:lang w:val="en-AU"/>
        </w:rPr>
        <w:t xml:space="preserve"> </w:t>
      </w:r>
      <w:r w:rsidR="00CB5D58" w:rsidRPr="00030B78">
        <w:t>(The University of Melbourne, 2022)</w:t>
      </w:r>
      <w:r w:rsidR="007C4C35" w:rsidRPr="00030B78">
        <w:rPr>
          <w:lang w:val="en-AU"/>
        </w:rPr>
        <w:t xml:space="preserve">. Melbourne’s context provides a </w:t>
      </w:r>
      <w:r w:rsidR="00E57C12">
        <w:rPr>
          <w:lang w:val="en-AU"/>
        </w:rPr>
        <w:lastRenderedPageBreak/>
        <w:t>transferable</w:t>
      </w:r>
      <w:r w:rsidR="007C4C35" w:rsidRPr="00030B78">
        <w:rPr>
          <w:lang w:val="en-AU"/>
        </w:rPr>
        <w:t xml:space="preserve"> setting for examining the uptake barriers and facilitators facing FLOSS and OAD instrumentation in practice</w:t>
      </w:r>
      <w:r w:rsidR="00E57C12">
        <w:rPr>
          <w:lang w:val="en-AU"/>
        </w:rPr>
        <w:t xml:space="preserve"> within neoliberal Smart City contexts.</w:t>
      </w:r>
    </w:p>
    <w:p w14:paraId="16E7D8F1" w14:textId="7FF24EFF" w:rsidR="00E41002" w:rsidRPr="0097306D" w:rsidRDefault="00E16EAC" w:rsidP="00E93CC1">
      <w:pPr>
        <w:spacing w:before="100" w:beforeAutospacing="1" w:after="100" w:afterAutospacing="1" w:line="480" w:lineRule="auto"/>
        <w:ind w:firstLine="720"/>
        <w:rPr>
          <w:lang w:val="en-AU"/>
        </w:rPr>
      </w:pPr>
      <w:r w:rsidRPr="00030B78">
        <w:rPr>
          <w:lang w:val="en-AU"/>
        </w:rPr>
        <w:t>T</w:t>
      </w:r>
      <w:r w:rsidR="00E41002" w:rsidRPr="00030B78">
        <w:rPr>
          <w:lang w:val="en-AU"/>
        </w:rPr>
        <w:t xml:space="preserve">hrough </w:t>
      </w:r>
      <w:r w:rsidR="00885865" w:rsidRPr="00030B78">
        <w:rPr>
          <w:lang w:val="en-AU"/>
        </w:rPr>
        <w:t>inclusion of</w:t>
      </w:r>
      <w:r w:rsidR="00E41002" w:rsidRPr="00030B78">
        <w:rPr>
          <w:lang w:val="en-AU"/>
        </w:rPr>
        <w:t xml:space="preserve"> current and future </w:t>
      </w:r>
      <w:del w:id="380" w:author="Graham Inglert" w:date="2025-10-20T10:25:00Z" w16du:dateUtc="2025-10-19T23:25:00Z">
        <w:r w:rsidR="00E41002" w:rsidRPr="00030B78" w:rsidDel="008C49EC">
          <w:rPr>
            <w:lang w:val="en-AU"/>
          </w:rPr>
          <w:delText xml:space="preserve">practitioners </w:delText>
        </w:r>
      </w:del>
      <w:ins w:id="381" w:author="Graham Inglert" w:date="2025-10-20T10:25:00Z" w16du:dateUtc="2025-10-19T23:25:00Z">
        <w:r w:rsidR="008C49EC">
          <w:rPr>
            <w:lang w:val="en-AU"/>
          </w:rPr>
          <w:t>professionals</w:t>
        </w:r>
        <w:r w:rsidR="008C49EC" w:rsidRPr="00030B78">
          <w:rPr>
            <w:lang w:val="en-AU"/>
          </w:rPr>
          <w:t xml:space="preserve"> </w:t>
        </w:r>
      </w:ins>
      <w:r w:rsidR="00885865" w:rsidRPr="00030B78">
        <w:rPr>
          <w:lang w:val="en-AU"/>
        </w:rPr>
        <w:t>within</w:t>
      </w:r>
      <w:r w:rsidR="00E41002" w:rsidRPr="00030B78">
        <w:rPr>
          <w:lang w:val="en-AU"/>
        </w:rPr>
        <w:t xml:space="preserve"> </w:t>
      </w:r>
      <w:r w:rsidR="00B647E0" w:rsidRPr="00030B78">
        <w:rPr>
          <w:lang w:val="en-AU"/>
        </w:rPr>
        <w:t>built-environment practice</w:t>
      </w:r>
      <w:r w:rsidR="00E41002" w:rsidRPr="0097306D">
        <w:rPr>
          <w:lang w:val="en-AU"/>
        </w:rPr>
        <w:t xml:space="preserve"> </w:t>
      </w:r>
      <w:r w:rsidR="00B647E0" w:rsidRPr="00030B78">
        <w:rPr>
          <w:lang w:val="en-AU"/>
        </w:rPr>
        <w:t>across</w:t>
      </w:r>
      <w:r w:rsidR="00E41002" w:rsidRPr="0097306D">
        <w:rPr>
          <w:lang w:val="en-AU"/>
        </w:rPr>
        <w:t xml:space="preserve"> Greater Melbourne</w:t>
      </w:r>
      <w:r w:rsidR="00B647E0" w:rsidRPr="00030B78">
        <w:rPr>
          <w:lang w:val="en-AU"/>
        </w:rPr>
        <w:t>,</w:t>
      </w:r>
      <w:r w:rsidR="00E41002" w:rsidRPr="00030B78">
        <w:rPr>
          <w:lang w:val="en-AU"/>
        </w:rPr>
        <w:t xml:space="preserve"> </w:t>
      </w:r>
      <w:r w:rsidRPr="00030B78">
        <w:rPr>
          <w:lang w:val="en-AU"/>
        </w:rPr>
        <w:t>representing</w:t>
      </w:r>
      <w:r w:rsidR="00E41002" w:rsidRPr="0097306D">
        <w:rPr>
          <w:lang w:val="en-AU"/>
        </w:rPr>
        <w:t xml:space="preserve"> public sector agencies (local and state government), private consultancies, and master's-level planning students at Melbourne and RMIT Universities</w:t>
      </w:r>
      <w:r w:rsidRPr="00030B78">
        <w:rPr>
          <w:lang w:val="en-AU"/>
        </w:rPr>
        <w:t xml:space="preserve">, this minor thesis utilises </w:t>
      </w:r>
      <w:ins w:id="382" w:author="Alan March" w:date="2025-10-15T10:20:00Z" w16du:dateUtc="2025-10-14T23:20:00Z">
        <w:r w:rsidR="00D428B4">
          <w:rPr>
            <w:lang w:val="en-AU"/>
          </w:rPr>
          <w:t xml:space="preserve">an </w:t>
        </w:r>
      </w:ins>
      <w:r w:rsidRPr="00030B78">
        <w:rPr>
          <w:lang w:val="en-AU"/>
        </w:rPr>
        <w:t xml:space="preserve">ANT framework to identify the barriers and the facilitators currently impacting uptake of FLOSS and OAD instruments within professional built-environment practice. </w:t>
      </w:r>
      <w:r w:rsidR="00E41002" w:rsidRPr="00030B78">
        <w:rPr>
          <w:lang w:val="en-AU"/>
        </w:rPr>
        <w:t xml:space="preserve"> </w:t>
      </w:r>
    </w:p>
    <w:p w14:paraId="65396089" w14:textId="7902323E" w:rsidR="004B70DB" w:rsidRPr="00030B78" w:rsidRDefault="00C9270C" w:rsidP="00C51341">
      <w:pPr>
        <w:pStyle w:val="Heading2"/>
        <w:rPr>
          <w:rFonts w:ascii="Times New Roman" w:hAnsi="Times New Roman" w:cs="Times New Roman"/>
          <w:color w:val="000000" w:themeColor="text1"/>
          <w:lang w:val="en-AU"/>
        </w:rPr>
      </w:pPr>
      <w:bookmarkStart w:id="383" w:name="_Toc211884994"/>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2 Data Collection Procedure</w:t>
      </w:r>
      <w:bookmarkEnd w:id="383"/>
    </w:p>
    <w:p w14:paraId="78E868C6" w14:textId="77777777" w:rsidR="00C51341" w:rsidRPr="00030B78" w:rsidRDefault="00C51341" w:rsidP="00C51341">
      <w:pPr>
        <w:rPr>
          <w:lang w:val="en-AU"/>
        </w:rPr>
      </w:pPr>
    </w:p>
    <w:p w14:paraId="653942F5" w14:textId="01C5C3D7" w:rsidR="004B70DB" w:rsidRPr="00030B78" w:rsidRDefault="00A37EFF" w:rsidP="00E93CC1">
      <w:pPr>
        <w:spacing w:before="100" w:beforeAutospacing="1" w:after="100" w:afterAutospacing="1" w:line="480" w:lineRule="auto"/>
        <w:ind w:firstLine="720"/>
        <w:rPr>
          <w:lang w:val="en-AU"/>
        </w:rPr>
      </w:pPr>
      <w:r w:rsidRPr="00030B78">
        <w:rPr>
          <w:lang w:val="en-AU"/>
        </w:rPr>
        <w:t>This study employs an exploratory qualitative research study using</w:t>
      </w:r>
      <w:r w:rsidR="004B70DB" w:rsidRPr="00030B78">
        <w:rPr>
          <w:lang w:val="en-AU"/>
        </w:rPr>
        <w:t xml:space="preserve"> </w:t>
      </w:r>
      <w:r w:rsidR="004B70DB" w:rsidRPr="0097306D">
        <w:rPr>
          <w:lang w:val="en-AU"/>
        </w:rPr>
        <w:t xml:space="preserve">semi-structured interviews as its data collection method. </w:t>
      </w:r>
      <w:r w:rsidR="004B70DB" w:rsidRPr="00030B78">
        <w:rPr>
          <w:lang w:val="en-AU"/>
        </w:rPr>
        <w:t xml:space="preserve">The interview participants were selected among currently practicing planning </w:t>
      </w:r>
      <w:r w:rsidR="004B70DB" w:rsidRPr="0097306D">
        <w:rPr>
          <w:lang w:val="en-AU"/>
        </w:rPr>
        <w:t xml:space="preserve">professionals, designers, engineers, and geospatial analysts </w:t>
      </w:r>
      <w:r w:rsidR="004B70DB" w:rsidRPr="00030B78">
        <w:rPr>
          <w:lang w:val="en-AU"/>
        </w:rPr>
        <w:t xml:space="preserve">who represent </w:t>
      </w:r>
      <w:r w:rsidRPr="00030B78">
        <w:rPr>
          <w:lang w:val="en-AU"/>
        </w:rPr>
        <w:t xml:space="preserve">a collection of </w:t>
      </w:r>
      <w:r w:rsidR="004B70DB" w:rsidRPr="00030B78">
        <w:rPr>
          <w:lang w:val="en-AU"/>
        </w:rPr>
        <w:t xml:space="preserve">diverse actors within professional </w:t>
      </w:r>
      <w:r w:rsidR="00F94E82" w:rsidRPr="00030B78">
        <w:rPr>
          <w:lang w:val="en-AU"/>
        </w:rPr>
        <w:t>built-environment</w:t>
      </w:r>
      <w:r w:rsidR="004B70DB" w:rsidRPr="00030B78">
        <w:rPr>
          <w:lang w:val="en-AU"/>
        </w:rPr>
        <w:t xml:space="preserve"> practice. These participants </w:t>
      </w:r>
      <w:r w:rsidR="004B70DB" w:rsidRPr="0097306D">
        <w:rPr>
          <w:lang w:val="en-AU"/>
        </w:rPr>
        <w:t>were recruited through sampling via email and LinkedIn messaging</w:t>
      </w:r>
      <w:r w:rsidRPr="00030B78">
        <w:rPr>
          <w:lang w:val="en-AU"/>
        </w:rPr>
        <w:t xml:space="preserve"> (Appendix </w:t>
      </w:r>
      <w:r w:rsidR="00957C2D" w:rsidRPr="00030B78">
        <w:rPr>
          <w:lang w:val="en-AU"/>
        </w:rPr>
        <w:t>A</w:t>
      </w:r>
      <w:r w:rsidR="000347BC" w:rsidRPr="00030B78">
        <w:rPr>
          <w:lang w:val="en-AU"/>
        </w:rPr>
        <w:t>) across</w:t>
      </w:r>
      <w:r w:rsidR="004B70DB" w:rsidRPr="0097306D">
        <w:rPr>
          <w:lang w:val="en-AU"/>
        </w:rPr>
        <w:t xml:space="preserve"> four practitioner categories: public sector planners</w:t>
      </w:r>
      <w:r w:rsidR="004B70DB" w:rsidRPr="00030B78">
        <w:rPr>
          <w:lang w:val="en-AU"/>
        </w:rPr>
        <w:t xml:space="preserve"> (local councils located within Greater Melbourne Statistical Area)</w:t>
      </w:r>
      <w:r w:rsidR="004B70DB" w:rsidRPr="0097306D">
        <w:rPr>
          <w:lang w:val="en-AU"/>
        </w:rPr>
        <w:t>, private sector planners</w:t>
      </w:r>
      <w:r w:rsidR="004B70DB" w:rsidRPr="00030B78">
        <w:rPr>
          <w:lang w:val="en-AU"/>
        </w:rPr>
        <w:t xml:space="preserve"> (consultancies and private development facilitators)</w:t>
      </w:r>
      <w:r w:rsidR="004B70DB" w:rsidRPr="0097306D">
        <w:rPr>
          <w:lang w:val="en-AU"/>
        </w:rPr>
        <w:t xml:space="preserve">, Melbourne University </w:t>
      </w:r>
      <w:r w:rsidR="000347BC" w:rsidRPr="00030B78">
        <w:rPr>
          <w:lang w:val="en-AU"/>
        </w:rPr>
        <w:t xml:space="preserve">urban </w:t>
      </w:r>
      <w:r w:rsidR="004B70DB" w:rsidRPr="0097306D">
        <w:rPr>
          <w:lang w:val="en-AU"/>
        </w:rPr>
        <w:t>planning</w:t>
      </w:r>
      <w:r w:rsidR="000347BC" w:rsidRPr="00030B78">
        <w:rPr>
          <w:lang w:val="en-AU"/>
        </w:rPr>
        <w:t xml:space="preserve"> and urban design</w:t>
      </w:r>
      <w:r w:rsidR="004B70DB" w:rsidRPr="0097306D">
        <w:rPr>
          <w:lang w:val="en-AU"/>
        </w:rPr>
        <w:t xml:space="preserve"> students</w:t>
      </w:r>
      <w:r w:rsidR="004B70DB" w:rsidRPr="00030B78">
        <w:rPr>
          <w:lang w:val="en-AU"/>
        </w:rPr>
        <w:t xml:space="preserve"> (master’s level)</w:t>
      </w:r>
      <w:r w:rsidR="004B70DB" w:rsidRPr="0097306D">
        <w:rPr>
          <w:lang w:val="en-AU"/>
        </w:rPr>
        <w:t xml:space="preserve">, and RMIT University </w:t>
      </w:r>
      <w:r w:rsidR="000347BC" w:rsidRPr="00030B78">
        <w:rPr>
          <w:lang w:val="en-AU"/>
        </w:rPr>
        <w:t xml:space="preserve">urban </w:t>
      </w:r>
      <w:r w:rsidR="004B70DB" w:rsidRPr="0097306D">
        <w:rPr>
          <w:lang w:val="en-AU"/>
        </w:rPr>
        <w:t>planning students</w:t>
      </w:r>
      <w:r w:rsidR="004B70DB" w:rsidRPr="00030B78">
        <w:rPr>
          <w:lang w:val="en-AU"/>
        </w:rPr>
        <w:t xml:space="preserve"> (master’s level)</w:t>
      </w:r>
      <w:r w:rsidR="004B70DB" w:rsidRPr="0097306D">
        <w:rPr>
          <w:lang w:val="en-AU"/>
        </w:rPr>
        <w:t>. Interview</w:t>
      </w:r>
      <w:r w:rsidRPr="00030B78">
        <w:rPr>
          <w:lang w:val="en-AU"/>
        </w:rPr>
        <w:t xml:space="preserve">s spanned </w:t>
      </w:r>
      <w:r w:rsidR="004B70DB" w:rsidRPr="0097306D">
        <w:rPr>
          <w:lang w:val="en-AU"/>
        </w:rPr>
        <w:t>30 to 70 minutes, focusing on eleven core questions exploring participants' professional roles, organi</w:t>
      </w:r>
      <w:r w:rsidR="004B70DB" w:rsidRPr="00030B78">
        <w:rPr>
          <w:lang w:val="en-AU"/>
        </w:rPr>
        <w:t>s</w:t>
      </w:r>
      <w:r w:rsidR="004B70DB" w:rsidRPr="0097306D">
        <w:rPr>
          <w:lang w:val="en-AU"/>
        </w:rPr>
        <w:t>ational contexts, software usage patterns, and experiences with FLOSS and OAD tools</w:t>
      </w:r>
      <w:r w:rsidRPr="00030B78">
        <w:rPr>
          <w:lang w:val="en-AU"/>
        </w:rPr>
        <w:t xml:space="preserve"> (Appendix </w:t>
      </w:r>
      <w:r w:rsidR="00957C2D" w:rsidRPr="00030B78">
        <w:rPr>
          <w:lang w:val="en-AU"/>
        </w:rPr>
        <w:t>C</w:t>
      </w:r>
      <w:r w:rsidRPr="00030B78">
        <w:rPr>
          <w:lang w:val="en-AU"/>
        </w:rPr>
        <w:t>)</w:t>
      </w:r>
      <w:r w:rsidR="005E649F" w:rsidRPr="00030B78">
        <w:rPr>
          <w:lang w:val="en-AU"/>
        </w:rPr>
        <w:t xml:space="preserve">. Participant Details can be found in </w:t>
      </w:r>
      <w:r w:rsidR="00FF7AB5" w:rsidRPr="00030B78">
        <w:rPr>
          <w:lang w:val="en-AU"/>
        </w:rPr>
        <w:t>T</w:t>
      </w:r>
      <w:r w:rsidR="005E649F" w:rsidRPr="00030B78">
        <w:rPr>
          <w:lang w:val="en-AU"/>
        </w:rPr>
        <w:t xml:space="preserve">able </w:t>
      </w:r>
      <w:del w:id="384" w:author="Graham Inglert" w:date="2025-10-20T19:24:00Z" w16du:dateUtc="2025-10-20T08:24:00Z">
        <w:r w:rsidR="005E649F" w:rsidRPr="00030B78" w:rsidDel="001D6046">
          <w:rPr>
            <w:lang w:val="en-AU"/>
          </w:rPr>
          <w:delText>(</w:delText>
        </w:r>
      </w:del>
      <w:r w:rsidR="00FF7AB5" w:rsidRPr="00030B78">
        <w:rPr>
          <w:lang w:val="en-AU"/>
        </w:rPr>
        <w:t>1</w:t>
      </w:r>
      <w:ins w:id="385" w:author="Graham Inglert" w:date="2025-10-20T19:24:00Z" w16du:dateUtc="2025-10-20T08:24:00Z">
        <w:r w:rsidR="001D6046">
          <w:rPr>
            <w:lang w:val="en-AU"/>
          </w:rPr>
          <w:t>.</w:t>
        </w:r>
      </w:ins>
      <w:del w:id="386" w:author="Graham Inglert" w:date="2025-10-20T19:24:00Z" w16du:dateUtc="2025-10-20T08:24:00Z">
        <w:r w:rsidR="005E649F" w:rsidRPr="00030B78" w:rsidDel="001D6046">
          <w:rPr>
            <w:lang w:val="en-AU"/>
          </w:rPr>
          <w:delText>)</w:delText>
        </w:r>
      </w:del>
    </w:p>
    <w:p w14:paraId="50C5717E" w14:textId="2CFC8E4F" w:rsidR="00030B78" w:rsidRPr="00030B78" w:rsidRDefault="00030B78" w:rsidP="00030B78">
      <w:pPr>
        <w:pStyle w:val="Caption"/>
        <w:keepNext/>
        <w:rPr>
          <w:rFonts w:ascii="Times New Roman" w:hAnsi="Times New Roman" w:cs="Times New Roman"/>
        </w:rPr>
      </w:pPr>
    </w:p>
    <w:tbl>
      <w:tblPr>
        <w:tblStyle w:val="GridTable4-Accent1"/>
        <w:tblW w:w="8685" w:type="dxa"/>
        <w:tblLook w:val="04A0" w:firstRow="1" w:lastRow="0" w:firstColumn="1" w:lastColumn="0" w:noHBand="0" w:noVBand="1"/>
        <w:tblPrChange w:id="387" w:author="Graham Inglert" w:date="2025-10-20T20:29:00Z" w16du:dateUtc="2025-10-20T09:29:00Z">
          <w:tblPr>
            <w:tblStyle w:val="GridTable4-Accent1"/>
            <w:tblW w:w="7659" w:type="dxa"/>
            <w:tblLook w:val="04A0" w:firstRow="1" w:lastRow="0" w:firstColumn="1" w:lastColumn="0" w:noHBand="0" w:noVBand="1"/>
          </w:tblPr>
        </w:tblPrChange>
      </w:tblPr>
      <w:tblGrid>
        <w:gridCol w:w="1537"/>
        <w:gridCol w:w="1430"/>
        <w:gridCol w:w="1122"/>
        <w:gridCol w:w="1634"/>
        <w:gridCol w:w="699"/>
        <w:gridCol w:w="1026"/>
        <w:gridCol w:w="1237"/>
        <w:tblGridChange w:id="388">
          <w:tblGrid>
            <w:gridCol w:w="1537"/>
            <w:gridCol w:w="70"/>
            <w:gridCol w:w="1360"/>
            <w:gridCol w:w="124"/>
            <w:gridCol w:w="998"/>
            <w:gridCol w:w="146"/>
            <w:gridCol w:w="1488"/>
            <w:gridCol w:w="209"/>
            <w:gridCol w:w="490"/>
            <w:gridCol w:w="211"/>
            <w:gridCol w:w="815"/>
            <w:gridCol w:w="211"/>
            <w:gridCol w:w="1026"/>
          </w:tblGrid>
        </w:tblGridChange>
      </w:tblGrid>
      <w:tr w:rsidR="00C36B4B" w:rsidRPr="00030B78" w14:paraId="0EF25E57" w14:textId="4FE081F0" w:rsidTr="00C36B4B">
        <w:trPr>
          <w:cnfStyle w:val="100000000000" w:firstRow="1" w:lastRow="0" w:firstColumn="0" w:lastColumn="0" w:oddVBand="0" w:evenVBand="0" w:oddHBand="0" w:evenHBand="0" w:firstRowFirstColumn="0" w:firstRowLastColumn="0" w:lastRowFirstColumn="0" w:lastRowLastColumn="0"/>
          <w:trHeight w:val="1637"/>
          <w:trPrChange w:id="389" w:author="Graham Inglert" w:date="2025-10-20T20:29:00Z" w16du:dateUtc="2025-10-20T09:29:00Z">
            <w:trPr>
              <w:trHeight w:val="1637"/>
            </w:trPr>
          </w:trPrChange>
        </w:trPr>
        <w:tc>
          <w:tcPr>
            <w:cnfStyle w:val="001000000000" w:firstRow="0" w:lastRow="0" w:firstColumn="1" w:lastColumn="0" w:oddVBand="0" w:evenVBand="0" w:oddHBand="0" w:evenHBand="0" w:firstRowFirstColumn="0" w:firstRowLastColumn="0" w:lastRowFirstColumn="0" w:lastRowLastColumn="0"/>
            <w:tcW w:w="1607" w:type="dxa"/>
            <w:tcPrChange w:id="390" w:author="Graham Inglert" w:date="2025-10-20T20:29:00Z" w16du:dateUtc="2025-10-20T09:29:00Z">
              <w:tcPr>
                <w:tcW w:w="1608" w:type="dxa"/>
                <w:gridSpan w:val="2"/>
              </w:tcPr>
            </w:tcPrChange>
          </w:tcPr>
          <w:p w14:paraId="4BB09613" w14:textId="77777777" w:rsidR="00C36B4B" w:rsidRPr="00030B78" w:rsidRDefault="00C36B4B" w:rsidP="00E93CC1">
            <w:pPr>
              <w:spacing w:line="480" w:lineRule="auto"/>
              <w:cnfStyle w:val="101000000000" w:firstRow="1" w:lastRow="0" w:firstColumn="1"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Participant #</w:t>
            </w:r>
          </w:p>
        </w:tc>
        <w:tc>
          <w:tcPr>
            <w:tcW w:w="1484" w:type="dxa"/>
            <w:tcPrChange w:id="391" w:author="Graham Inglert" w:date="2025-10-20T20:29:00Z" w16du:dateUtc="2025-10-20T09:29:00Z">
              <w:tcPr>
                <w:tcW w:w="1485" w:type="dxa"/>
                <w:gridSpan w:val="2"/>
              </w:tcPr>
            </w:tcPrChange>
          </w:tcPr>
          <w:p w14:paraId="507A2919"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Current Role</w:t>
            </w:r>
          </w:p>
        </w:tc>
        <w:tc>
          <w:tcPr>
            <w:tcW w:w="1144" w:type="dxa"/>
            <w:tcPrChange w:id="392" w:author="Graham Inglert" w:date="2025-10-20T20:29:00Z" w16du:dateUtc="2025-10-20T09:29:00Z">
              <w:tcPr>
                <w:tcW w:w="1144" w:type="dxa"/>
                <w:gridSpan w:val="2"/>
              </w:tcPr>
            </w:tcPrChange>
          </w:tcPr>
          <w:p w14:paraId="798787E2"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Broad Discipline</w:t>
            </w:r>
          </w:p>
        </w:tc>
        <w:tc>
          <w:tcPr>
            <w:tcW w:w="1697" w:type="dxa"/>
            <w:tcPrChange w:id="393" w:author="Graham Inglert" w:date="2025-10-20T20:29:00Z" w16du:dateUtc="2025-10-20T09:29:00Z">
              <w:tcPr>
                <w:tcW w:w="1698" w:type="dxa"/>
                <w:gridSpan w:val="2"/>
              </w:tcPr>
            </w:tcPrChange>
          </w:tcPr>
          <w:p w14:paraId="5F74E734"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Current Organisation</w:t>
            </w:r>
          </w:p>
        </w:tc>
        <w:tc>
          <w:tcPr>
            <w:tcW w:w="701" w:type="dxa"/>
            <w:tcPrChange w:id="394" w:author="Graham Inglert" w:date="2025-10-20T20:29:00Z" w16du:dateUtc="2025-10-20T09:29:00Z">
              <w:tcPr>
                <w:tcW w:w="701" w:type="dxa"/>
                <w:gridSpan w:val="2"/>
              </w:tcPr>
            </w:tcPrChange>
          </w:tcPr>
          <w:p w14:paraId="22D6AAB5"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Sex</w:t>
            </w:r>
          </w:p>
        </w:tc>
        <w:tc>
          <w:tcPr>
            <w:tcW w:w="1026" w:type="dxa"/>
            <w:tcPrChange w:id="395" w:author="Graham Inglert" w:date="2025-10-20T20:29:00Z" w16du:dateUtc="2025-10-20T09:29:00Z">
              <w:tcPr>
                <w:tcW w:w="1023" w:type="dxa"/>
                <w:gridSpan w:val="2"/>
              </w:tcPr>
            </w:tcPrChange>
          </w:tcPr>
          <w:p w14:paraId="205F9C0D"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Years of Experience Within Field</w:t>
            </w:r>
          </w:p>
        </w:tc>
        <w:tc>
          <w:tcPr>
            <w:tcW w:w="1026" w:type="dxa"/>
            <w:tcPrChange w:id="396" w:author="Graham Inglert" w:date="2025-10-20T20:29:00Z" w16du:dateUtc="2025-10-20T09:29:00Z">
              <w:tcPr>
                <w:tcW w:w="1026" w:type="dxa"/>
              </w:tcPr>
            </w:tcPrChange>
          </w:tcPr>
          <w:p w14:paraId="72E5A3AF" w14:textId="4E83D640"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sz w:val="18"/>
                <w:szCs w:val="18"/>
                <w:lang w:val="en-AU"/>
              </w:rPr>
            </w:pPr>
            <w:ins w:id="397" w:author="Graham Inglert" w:date="2025-10-20T20:29:00Z" w16du:dateUtc="2025-10-20T09:29:00Z">
              <w:r>
                <w:rPr>
                  <w:sz w:val="18"/>
                  <w:szCs w:val="18"/>
                  <w:lang w:val="en-AU"/>
                </w:rPr>
                <w:t>Extent of FLOSS/OAD Use</w:t>
              </w:r>
            </w:ins>
          </w:p>
        </w:tc>
      </w:tr>
      <w:tr w:rsidR="00C36B4B" w:rsidRPr="00030B78" w14:paraId="141E4462" w14:textId="6EC5660F" w:rsidTr="00C36B4B">
        <w:trPr>
          <w:cnfStyle w:val="000000100000" w:firstRow="0" w:lastRow="0" w:firstColumn="0" w:lastColumn="0" w:oddVBand="0" w:evenVBand="0" w:oddHBand="1" w:evenHBand="0" w:firstRowFirstColumn="0" w:firstRowLastColumn="0" w:lastRowFirstColumn="0" w:lastRowLastColumn="0"/>
          <w:trHeight w:val="1098"/>
          <w:trPrChange w:id="398"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399" w:author="Graham Inglert" w:date="2025-10-20T20:29:00Z" w16du:dateUtc="2025-10-20T09:29:00Z">
              <w:tcPr>
                <w:tcW w:w="1608" w:type="dxa"/>
                <w:gridSpan w:val="2"/>
              </w:tcPr>
            </w:tcPrChange>
          </w:tcPr>
          <w:p w14:paraId="0319EB41"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1</w:t>
            </w:r>
          </w:p>
        </w:tc>
        <w:tc>
          <w:tcPr>
            <w:tcW w:w="1484" w:type="dxa"/>
            <w:tcPrChange w:id="400" w:author="Graham Inglert" w:date="2025-10-20T20:29:00Z" w16du:dateUtc="2025-10-20T09:29:00Z">
              <w:tcPr>
                <w:tcW w:w="1485" w:type="dxa"/>
                <w:gridSpan w:val="2"/>
              </w:tcPr>
            </w:tcPrChange>
          </w:tcPr>
          <w:p w14:paraId="1462C03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Designer / Committee Member</w:t>
            </w:r>
          </w:p>
        </w:tc>
        <w:tc>
          <w:tcPr>
            <w:tcW w:w="1144" w:type="dxa"/>
            <w:tcPrChange w:id="401" w:author="Graham Inglert" w:date="2025-10-20T20:29:00Z" w16du:dateUtc="2025-10-20T09:29:00Z">
              <w:tcPr>
                <w:tcW w:w="1144" w:type="dxa"/>
                <w:gridSpan w:val="2"/>
              </w:tcPr>
            </w:tcPrChange>
          </w:tcPr>
          <w:p w14:paraId="2B746F7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w:t>
            </w:r>
          </w:p>
        </w:tc>
        <w:tc>
          <w:tcPr>
            <w:tcW w:w="1697" w:type="dxa"/>
            <w:tcPrChange w:id="402" w:author="Graham Inglert" w:date="2025-10-20T20:29:00Z" w16du:dateUtc="2025-10-20T09:29:00Z">
              <w:tcPr>
                <w:tcW w:w="1698" w:type="dxa"/>
                <w:gridSpan w:val="2"/>
              </w:tcPr>
            </w:tcPrChange>
          </w:tcPr>
          <w:p w14:paraId="2CE4501E"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 Forum Australia / Geelong City Council</w:t>
            </w:r>
          </w:p>
        </w:tc>
        <w:tc>
          <w:tcPr>
            <w:tcW w:w="701" w:type="dxa"/>
            <w:tcPrChange w:id="403" w:author="Graham Inglert" w:date="2025-10-20T20:29:00Z" w16du:dateUtc="2025-10-20T09:29:00Z">
              <w:tcPr>
                <w:tcW w:w="701" w:type="dxa"/>
                <w:gridSpan w:val="2"/>
              </w:tcPr>
            </w:tcPrChange>
          </w:tcPr>
          <w:p w14:paraId="4DE2515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04" w:author="Graham Inglert" w:date="2025-10-20T20:29:00Z" w16du:dateUtc="2025-10-20T09:29:00Z">
              <w:tcPr>
                <w:tcW w:w="1023" w:type="dxa"/>
                <w:gridSpan w:val="2"/>
              </w:tcPr>
            </w:tcPrChange>
          </w:tcPr>
          <w:p w14:paraId="7E5814AE"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10-15</w:t>
            </w:r>
          </w:p>
        </w:tc>
        <w:tc>
          <w:tcPr>
            <w:tcW w:w="1026" w:type="dxa"/>
            <w:tcPrChange w:id="405" w:author="Graham Inglert" w:date="2025-10-20T20:29:00Z" w16du:dateUtc="2025-10-20T09:29:00Z">
              <w:tcPr>
                <w:tcW w:w="1026" w:type="dxa"/>
              </w:tcPr>
            </w:tcPrChange>
          </w:tcPr>
          <w:p w14:paraId="25E94676" w14:textId="0E9DF6B4"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06" w:author="Graham Inglert" w:date="2025-10-20T20:32:00Z" w16du:dateUtc="2025-10-20T09:32:00Z">
              <w:r>
                <w:rPr>
                  <w:sz w:val="16"/>
                  <w:szCs w:val="16"/>
                  <w:lang w:val="en-AU"/>
                </w:rPr>
                <w:t>Extensive</w:t>
              </w:r>
            </w:ins>
          </w:p>
        </w:tc>
      </w:tr>
      <w:tr w:rsidR="00C36B4B" w:rsidRPr="00030B78" w14:paraId="0DEE3CCA" w14:textId="0140DDD6" w:rsidTr="00C36B4B">
        <w:trPr>
          <w:trHeight w:val="1098"/>
          <w:trPrChange w:id="407"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408" w:author="Graham Inglert" w:date="2025-10-20T20:29:00Z" w16du:dateUtc="2025-10-20T09:29:00Z">
              <w:tcPr>
                <w:tcW w:w="1608" w:type="dxa"/>
                <w:gridSpan w:val="2"/>
              </w:tcPr>
            </w:tcPrChange>
          </w:tcPr>
          <w:p w14:paraId="6832301A" w14:textId="77777777" w:rsidR="00C36B4B" w:rsidRPr="00030B78" w:rsidRDefault="00C36B4B" w:rsidP="00E93CC1">
            <w:pPr>
              <w:spacing w:line="480" w:lineRule="auto"/>
              <w:rPr>
                <w:b w:val="0"/>
                <w:bCs w:val="0"/>
                <w:lang w:val="en-AU"/>
              </w:rPr>
            </w:pPr>
            <w:r w:rsidRPr="00030B78">
              <w:rPr>
                <w:b w:val="0"/>
                <w:bCs w:val="0"/>
                <w:lang w:val="en-AU"/>
              </w:rPr>
              <w:t>2</w:t>
            </w:r>
          </w:p>
        </w:tc>
        <w:tc>
          <w:tcPr>
            <w:tcW w:w="1484" w:type="dxa"/>
            <w:tcPrChange w:id="409" w:author="Graham Inglert" w:date="2025-10-20T20:29:00Z" w16du:dateUtc="2025-10-20T09:29:00Z">
              <w:tcPr>
                <w:tcW w:w="1485" w:type="dxa"/>
                <w:gridSpan w:val="2"/>
              </w:tcPr>
            </w:tcPrChange>
          </w:tcPr>
          <w:p w14:paraId="686C40BE"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 Specialist – Senior Associate</w:t>
            </w:r>
          </w:p>
        </w:tc>
        <w:tc>
          <w:tcPr>
            <w:tcW w:w="1144" w:type="dxa"/>
            <w:tcPrChange w:id="410" w:author="Graham Inglert" w:date="2025-10-20T20:29:00Z" w16du:dateUtc="2025-10-20T09:29:00Z">
              <w:tcPr>
                <w:tcW w:w="1144" w:type="dxa"/>
                <w:gridSpan w:val="2"/>
              </w:tcPr>
            </w:tcPrChange>
          </w:tcPr>
          <w:p w14:paraId="1BFC9710"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11" w:author="Graham Inglert" w:date="2025-10-20T20:29:00Z" w16du:dateUtc="2025-10-20T09:29:00Z">
              <w:tcPr>
                <w:tcW w:w="1698" w:type="dxa"/>
                <w:gridSpan w:val="2"/>
              </w:tcPr>
            </w:tcPrChange>
          </w:tcPr>
          <w:p w14:paraId="443BF2B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CS Town Planning </w:t>
            </w:r>
          </w:p>
        </w:tc>
        <w:tc>
          <w:tcPr>
            <w:tcW w:w="701" w:type="dxa"/>
            <w:tcPrChange w:id="412" w:author="Graham Inglert" w:date="2025-10-20T20:29:00Z" w16du:dateUtc="2025-10-20T09:29:00Z">
              <w:tcPr>
                <w:tcW w:w="701" w:type="dxa"/>
                <w:gridSpan w:val="2"/>
              </w:tcPr>
            </w:tcPrChange>
          </w:tcPr>
          <w:p w14:paraId="4ADB2F4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13" w:author="Graham Inglert" w:date="2025-10-20T20:29:00Z" w16du:dateUtc="2025-10-20T09:29:00Z">
              <w:tcPr>
                <w:tcW w:w="1023" w:type="dxa"/>
                <w:gridSpan w:val="2"/>
              </w:tcPr>
            </w:tcPrChange>
          </w:tcPr>
          <w:p w14:paraId="55B14D4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15+</w:t>
            </w:r>
          </w:p>
        </w:tc>
        <w:tc>
          <w:tcPr>
            <w:tcW w:w="1026" w:type="dxa"/>
            <w:tcPrChange w:id="414" w:author="Graham Inglert" w:date="2025-10-20T20:29:00Z" w16du:dateUtc="2025-10-20T09:29:00Z">
              <w:tcPr>
                <w:tcW w:w="1026" w:type="dxa"/>
              </w:tcPr>
            </w:tcPrChange>
          </w:tcPr>
          <w:p w14:paraId="308AFA5D" w14:textId="51F9A7F3"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15" w:author="Graham Inglert" w:date="2025-10-20T20:30:00Z" w16du:dateUtc="2025-10-20T09:30:00Z">
              <w:r>
                <w:rPr>
                  <w:sz w:val="16"/>
                  <w:szCs w:val="16"/>
                  <w:lang w:val="en-AU"/>
                </w:rPr>
                <w:t>None</w:t>
              </w:r>
            </w:ins>
          </w:p>
        </w:tc>
      </w:tr>
      <w:tr w:rsidR="00C36B4B" w:rsidRPr="00030B78" w14:paraId="7CD66E0E" w14:textId="5EB38E49" w:rsidTr="00C36B4B">
        <w:trPr>
          <w:cnfStyle w:val="000000100000" w:firstRow="0" w:lastRow="0" w:firstColumn="0" w:lastColumn="0" w:oddVBand="0" w:evenVBand="0" w:oddHBand="1" w:evenHBand="0" w:firstRowFirstColumn="0" w:firstRowLastColumn="0" w:lastRowFirstColumn="0" w:lastRowLastColumn="0"/>
          <w:trHeight w:val="718"/>
          <w:trPrChange w:id="416"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17" w:author="Graham Inglert" w:date="2025-10-20T20:29:00Z" w16du:dateUtc="2025-10-20T09:29:00Z">
              <w:tcPr>
                <w:tcW w:w="1608" w:type="dxa"/>
                <w:gridSpan w:val="2"/>
              </w:tcPr>
            </w:tcPrChange>
          </w:tcPr>
          <w:p w14:paraId="079EDA5E"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3</w:t>
            </w:r>
          </w:p>
        </w:tc>
        <w:tc>
          <w:tcPr>
            <w:tcW w:w="1484" w:type="dxa"/>
            <w:tcPrChange w:id="418" w:author="Graham Inglert" w:date="2025-10-20T20:29:00Z" w16du:dateUtc="2025-10-20T09:29:00Z">
              <w:tcPr>
                <w:tcW w:w="1485" w:type="dxa"/>
                <w:gridSpan w:val="2"/>
              </w:tcPr>
            </w:tcPrChange>
          </w:tcPr>
          <w:p w14:paraId="742BF87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w:t>
            </w:r>
          </w:p>
        </w:tc>
        <w:tc>
          <w:tcPr>
            <w:tcW w:w="1144" w:type="dxa"/>
            <w:tcPrChange w:id="419" w:author="Graham Inglert" w:date="2025-10-20T20:29:00Z" w16du:dateUtc="2025-10-20T09:29:00Z">
              <w:tcPr>
                <w:tcW w:w="1144" w:type="dxa"/>
                <w:gridSpan w:val="2"/>
              </w:tcPr>
            </w:tcPrChange>
          </w:tcPr>
          <w:p w14:paraId="55E8403A"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20" w:author="Graham Inglert" w:date="2025-10-20T20:29:00Z" w16du:dateUtc="2025-10-20T09:29:00Z">
              <w:tcPr>
                <w:tcW w:w="1698" w:type="dxa"/>
                <w:gridSpan w:val="2"/>
              </w:tcPr>
            </w:tcPrChange>
          </w:tcPr>
          <w:p w14:paraId="49F4DE17"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w:t>
            </w:r>
          </w:p>
        </w:tc>
        <w:tc>
          <w:tcPr>
            <w:tcW w:w="701" w:type="dxa"/>
            <w:tcPrChange w:id="421" w:author="Graham Inglert" w:date="2025-10-20T20:29:00Z" w16du:dateUtc="2025-10-20T09:29:00Z">
              <w:tcPr>
                <w:tcW w:w="701" w:type="dxa"/>
                <w:gridSpan w:val="2"/>
              </w:tcPr>
            </w:tcPrChange>
          </w:tcPr>
          <w:p w14:paraId="51F8FD3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22" w:author="Graham Inglert" w:date="2025-10-20T20:29:00Z" w16du:dateUtc="2025-10-20T09:29:00Z">
              <w:tcPr>
                <w:tcW w:w="1023" w:type="dxa"/>
                <w:gridSpan w:val="2"/>
              </w:tcPr>
            </w:tcPrChange>
          </w:tcPr>
          <w:p w14:paraId="5816C6D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423" w:author="Graham Inglert" w:date="2025-10-20T20:29:00Z" w16du:dateUtc="2025-10-20T09:29:00Z">
              <w:tcPr>
                <w:tcW w:w="1026" w:type="dxa"/>
              </w:tcPr>
            </w:tcPrChange>
          </w:tcPr>
          <w:p w14:paraId="29667D52" w14:textId="50B8171F"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24" w:author="Graham Inglert" w:date="2025-10-20T20:32:00Z" w16du:dateUtc="2025-10-20T09:32:00Z">
              <w:r>
                <w:rPr>
                  <w:sz w:val="16"/>
                  <w:szCs w:val="16"/>
                  <w:lang w:val="en-AU"/>
                </w:rPr>
                <w:t>Extensive</w:t>
              </w:r>
            </w:ins>
          </w:p>
        </w:tc>
      </w:tr>
      <w:tr w:rsidR="00C36B4B" w:rsidRPr="00030B78" w14:paraId="02035DC7" w14:textId="5BE27925" w:rsidTr="00C36B4B">
        <w:trPr>
          <w:trHeight w:val="718"/>
          <w:trPrChange w:id="425"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26" w:author="Graham Inglert" w:date="2025-10-20T20:29:00Z" w16du:dateUtc="2025-10-20T09:29:00Z">
              <w:tcPr>
                <w:tcW w:w="1608" w:type="dxa"/>
                <w:gridSpan w:val="2"/>
              </w:tcPr>
            </w:tcPrChange>
          </w:tcPr>
          <w:p w14:paraId="49491462" w14:textId="77777777" w:rsidR="00C36B4B" w:rsidRPr="00030B78" w:rsidRDefault="00C36B4B" w:rsidP="00E93CC1">
            <w:pPr>
              <w:spacing w:line="480" w:lineRule="auto"/>
              <w:rPr>
                <w:b w:val="0"/>
                <w:bCs w:val="0"/>
                <w:lang w:val="en-AU"/>
              </w:rPr>
            </w:pPr>
            <w:r w:rsidRPr="00030B78">
              <w:rPr>
                <w:b w:val="0"/>
                <w:bCs w:val="0"/>
                <w:lang w:val="en-AU"/>
              </w:rPr>
              <w:t>4</w:t>
            </w:r>
          </w:p>
        </w:tc>
        <w:tc>
          <w:tcPr>
            <w:tcW w:w="1484" w:type="dxa"/>
            <w:tcPrChange w:id="427" w:author="Graham Inglert" w:date="2025-10-20T20:29:00Z" w16du:dateUtc="2025-10-20T09:29:00Z">
              <w:tcPr>
                <w:tcW w:w="1485" w:type="dxa"/>
                <w:gridSpan w:val="2"/>
              </w:tcPr>
            </w:tcPrChange>
          </w:tcPr>
          <w:p w14:paraId="139FD2D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w:t>
            </w:r>
          </w:p>
        </w:tc>
        <w:tc>
          <w:tcPr>
            <w:tcW w:w="1144" w:type="dxa"/>
            <w:tcPrChange w:id="428" w:author="Graham Inglert" w:date="2025-10-20T20:29:00Z" w16du:dateUtc="2025-10-20T09:29:00Z">
              <w:tcPr>
                <w:tcW w:w="1144" w:type="dxa"/>
                <w:gridSpan w:val="2"/>
              </w:tcPr>
            </w:tcPrChange>
          </w:tcPr>
          <w:p w14:paraId="75683069"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29" w:author="Graham Inglert" w:date="2025-10-20T20:29:00Z" w16du:dateUtc="2025-10-20T09:29:00Z">
              <w:tcPr>
                <w:tcW w:w="1698" w:type="dxa"/>
                <w:gridSpan w:val="2"/>
              </w:tcPr>
            </w:tcPrChange>
          </w:tcPr>
          <w:p w14:paraId="39160FBA"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RMIT University</w:t>
            </w:r>
          </w:p>
        </w:tc>
        <w:tc>
          <w:tcPr>
            <w:tcW w:w="701" w:type="dxa"/>
            <w:tcPrChange w:id="430" w:author="Graham Inglert" w:date="2025-10-20T20:29:00Z" w16du:dateUtc="2025-10-20T09:29:00Z">
              <w:tcPr>
                <w:tcW w:w="701" w:type="dxa"/>
                <w:gridSpan w:val="2"/>
              </w:tcPr>
            </w:tcPrChange>
          </w:tcPr>
          <w:p w14:paraId="1E66157C"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31" w:author="Graham Inglert" w:date="2025-10-20T20:29:00Z" w16du:dateUtc="2025-10-20T09:29:00Z">
              <w:tcPr>
                <w:tcW w:w="1023" w:type="dxa"/>
                <w:gridSpan w:val="2"/>
              </w:tcPr>
            </w:tcPrChange>
          </w:tcPr>
          <w:p w14:paraId="4D52F164"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432" w:author="Graham Inglert" w:date="2025-10-20T20:29:00Z" w16du:dateUtc="2025-10-20T09:29:00Z">
              <w:tcPr>
                <w:tcW w:w="1026" w:type="dxa"/>
              </w:tcPr>
            </w:tcPrChange>
          </w:tcPr>
          <w:p w14:paraId="1A4E6FCA" w14:textId="41C2DC75"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33" w:author="Graham Inglert" w:date="2025-10-20T20:31:00Z" w16du:dateUtc="2025-10-20T09:31:00Z">
              <w:r>
                <w:rPr>
                  <w:sz w:val="16"/>
                  <w:szCs w:val="16"/>
                  <w:lang w:val="en-AU"/>
                </w:rPr>
                <w:t>Somewhat</w:t>
              </w:r>
            </w:ins>
          </w:p>
        </w:tc>
      </w:tr>
      <w:tr w:rsidR="00C36B4B" w:rsidRPr="00030B78" w14:paraId="354D054D" w14:textId="4E2348B6" w:rsidTr="00C36B4B">
        <w:trPr>
          <w:cnfStyle w:val="000000100000" w:firstRow="0" w:lastRow="0" w:firstColumn="0" w:lastColumn="0" w:oddVBand="0" w:evenVBand="0" w:oddHBand="1" w:evenHBand="0" w:firstRowFirstColumn="0" w:firstRowLastColumn="0" w:lastRowFirstColumn="0" w:lastRowLastColumn="0"/>
          <w:trHeight w:val="738"/>
          <w:trPrChange w:id="434" w:author="Graham Inglert" w:date="2025-10-20T20:29:00Z" w16du:dateUtc="2025-10-20T09:29:00Z">
            <w:trPr>
              <w:trHeight w:val="738"/>
            </w:trPr>
          </w:trPrChange>
        </w:trPr>
        <w:tc>
          <w:tcPr>
            <w:cnfStyle w:val="001000000000" w:firstRow="0" w:lastRow="0" w:firstColumn="1" w:lastColumn="0" w:oddVBand="0" w:evenVBand="0" w:oddHBand="0" w:evenHBand="0" w:firstRowFirstColumn="0" w:firstRowLastColumn="0" w:lastRowFirstColumn="0" w:lastRowLastColumn="0"/>
            <w:tcW w:w="1607" w:type="dxa"/>
            <w:tcPrChange w:id="435" w:author="Graham Inglert" w:date="2025-10-20T20:29:00Z" w16du:dateUtc="2025-10-20T09:29:00Z">
              <w:tcPr>
                <w:tcW w:w="1608" w:type="dxa"/>
                <w:gridSpan w:val="2"/>
              </w:tcPr>
            </w:tcPrChange>
          </w:tcPr>
          <w:p w14:paraId="5631439A"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5</w:t>
            </w:r>
          </w:p>
        </w:tc>
        <w:tc>
          <w:tcPr>
            <w:tcW w:w="1484" w:type="dxa"/>
            <w:tcPrChange w:id="436" w:author="Graham Inglert" w:date="2025-10-20T20:29:00Z" w16du:dateUtc="2025-10-20T09:29:00Z">
              <w:tcPr>
                <w:tcW w:w="1485" w:type="dxa"/>
                <w:gridSpan w:val="2"/>
              </w:tcPr>
            </w:tcPrChange>
          </w:tcPr>
          <w:p w14:paraId="3AFB608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w:t>
            </w:r>
          </w:p>
          <w:p w14:paraId="58B24BD8"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Planning Assistant</w:t>
            </w:r>
          </w:p>
        </w:tc>
        <w:tc>
          <w:tcPr>
            <w:tcW w:w="1144" w:type="dxa"/>
            <w:tcPrChange w:id="437" w:author="Graham Inglert" w:date="2025-10-20T20:29:00Z" w16du:dateUtc="2025-10-20T09:29:00Z">
              <w:tcPr>
                <w:tcW w:w="1144" w:type="dxa"/>
                <w:gridSpan w:val="2"/>
              </w:tcPr>
            </w:tcPrChange>
          </w:tcPr>
          <w:p w14:paraId="4B147788"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38" w:author="Graham Inglert" w:date="2025-10-20T20:29:00Z" w16du:dateUtc="2025-10-20T09:29:00Z">
              <w:tcPr>
                <w:tcW w:w="1698" w:type="dxa"/>
                <w:gridSpan w:val="2"/>
              </w:tcPr>
            </w:tcPrChange>
          </w:tcPr>
          <w:p w14:paraId="6B3A82FB"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 / Cogency Melbourne</w:t>
            </w:r>
          </w:p>
        </w:tc>
        <w:tc>
          <w:tcPr>
            <w:tcW w:w="701" w:type="dxa"/>
            <w:tcPrChange w:id="439" w:author="Graham Inglert" w:date="2025-10-20T20:29:00Z" w16du:dateUtc="2025-10-20T09:29:00Z">
              <w:tcPr>
                <w:tcW w:w="701" w:type="dxa"/>
                <w:gridSpan w:val="2"/>
              </w:tcPr>
            </w:tcPrChange>
          </w:tcPr>
          <w:p w14:paraId="3EBFCA9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40" w:author="Graham Inglert" w:date="2025-10-20T20:29:00Z" w16du:dateUtc="2025-10-20T09:29:00Z">
              <w:tcPr>
                <w:tcW w:w="1023" w:type="dxa"/>
                <w:gridSpan w:val="2"/>
              </w:tcPr>
            </w:tcPrChange>
          </w:tcPr>
          <w:p w14:paraId="5ECB38C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441" w:author="Graham Inglert" w:date="2025-10-20T20:29:00Z" w16du:dateUtc="2025-10-20T09:29:00Z">
              <w:tcPr>
                <w:tcW w:w="1026" w:type="dxa"/>
              </w:tcPr>
            </w:tcPrChange>
          </w:tcPr>
          <w:p w14:paraId="3AA94E07" w14:textId="08262F18"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42" w:author="Graham Inglert" w:date="2025-10-20T20:30:00Z" w16du:dateUtc="2025-10-20T09:30:00Z">
              <w:r>
                <w:rPr>
                  <w:sz w:val="16"/>
                  <w:szCs w:val="16"/>
                  <w:lang w:val="en-AU"/>
                </w:rPr>
                <w:t>Somewhat</w:t>
              </w:r>
            </w:ins>
          </w:p>
        </w:tc>
      </w:tr>
      <w:tr w:rsidR="00C36B4B" w:rsidRPr="00030B78" w14:paraId="53E8BE8F" w14:textId="0C232934" w:rsidTr="00C36B4B">
        <w:trPr>
          <w:trHeight w:val="718"/>
          <w:trPrChange w:id="443"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44" w:author="Graham Inglert" w:date="2025-10-20T20:29:00Z" w16du:dateUtc="2025-10-20T09:29:00Z">
              <w:tcPr>
                <w:tcW w:w="1608" w:type="dxa"/>
                <w:gridSpan w:val="2"/>
              </w:tcPr>
            </w:tcPrChange>
          </w:tcPr>
          <w:p w14:paraId="66D135DC" w14:textId="77777777" w:rsidR="00C36B4B" w:rsidRPr="00030B78" w:rsidRDefault="00C36B4B" w:rsidP="00E93CC1">
            <w:pPr>
              <w:spacing w:line="480" w:lineRule="auto"/>
              <w:rPr>
                <w:b w:val="0"/>
                <w:bCs w:val="0"/>
                <w:lang w:val="en-AU"/>
              </w:rPr>
            </w:pPr>
            <w:r w:rsidRPr="00030B78">
              <w:rPr>
                <w:b w:val="0"/>
                <w:bCs w:val="0"/>
                <w:lang w:val="en-AU"/>
              </w:rPr>
              <w:t>6</w:t>
            </w:r>
          </w:p>
        </w:tc>
        <w:tc>
          <w:tcPr>
            <w:tcW w:w="1484" w:type="dxa"/>
            <w:tcPrChange w:id="445" w:author="Graham Inglert" w:date="2025-10-20T20:29:00Z" w16du:dateUtc="2025-10-20T09:29:00Z">
              <w:tcPr>
                <w:tcW w:w="1485" w:type="dxa"/>
                <w:gridSpan w:val="2"/>
              </w:tcPr>
            </w:tcPrChange>
          </w:tcPr>
          <w:p w14:paraId="030C1F6E"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w:t>
            </w:r>
          </w:p>
        </w:tc>
        <w:tc>
          <w:tcPr>
            <w:tcW w:w="1144" w:type="dxa"/>
            <w:tcPrChange w:id="446" w:author="Graham Inglert" w:date="2025-10-20T20:29:00Z" w16du:dateUtc="2025-10-20T09:29:00Z">
              <w:tcPr>
                <w:tcW w:w="1144" w:type="dxa"/>
                <w:gridSpan w:val="2"/>
              </w:tcPr>
            </w:tcPrChange>
          </w:tcPr>
          <w:p w14:paraId="031E5EA9"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47" w:author="Graham Inglert" w:date="2025-10-20T20:29:00Z" w16du:dateUtc="2025-10-20T09:29:00Z">
              <w:tcPr>
                <w:tcW w:w="1698" w:type="dxa"/>
                <w:gridSpan w:val="2"/>
              </w:tcPr>
            </w:tcPrChange>
          </w:tcPr>
          <w:p w14:paraId="3F222681"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Melbourne University</w:t>
            </w:r>
          </w:p>
        </w:tc>
        <w:tc>
          <w:tcPr>
            <w:tcW w:w="701" w:type="dxa"/>
            <w:tcPrChange w:id="448" w:author="Graham Inglert" w:date="2025-10-20T20:29:00Z" w16du:dateUtc="2025-10-20T09:29:00Z">
              <w:tcPr>
                <w:tcW w:w="701" w:type="dxa"/>
                <w:gridSpan w:val="2"/>
              </w:tcPr>
            </w:tcPrChange>
          </w:tcPr>
          <w:p w14:paraId="1C2BFAAD"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49" w:author="Graham Inglert" w:date="2025-10-20T20:29:00Z" w16du:dateUtc="2025-10-20T09:29:00Z">
              <w:tcPr>
                <w:tcW w:w="1023" w:type="dxa"/>
                <w:gridSpan w:val="2"/>
              </w:tcPr>
            </w:tcPrChange>
          </w:tcPr>
          <w:p w14:paraId="5E3C8C8C"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450" w:author="Graham Inglert" w:date="2025-10-20T20:29:00Z" w16du:dateUtc="2025-10-20T09:29:00Z">
              <w:tcPr>
                <w:tcW w:w="1026" w:type="dxa"/>
              </w:tcPr>
            </w:tcPrChange>
          </w:tcPr>
          <w:p w14:paraId="3BF06E62" w14:textId="2C920163"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51" w:author="Graham Inglert" w:date="2025-10-20T20:31:00Z" w16du:dateUtc="2025-10-20T09:31:00Z">
              <w:r>
                <w:rPr>
                  <w:sz w:val="16"/>
                  <w:szCs w:val="16"/>
                  <w:lang w:val="en-AU"/>
                </w:rPr>
                <w:t>Somewhat</w:t>
              </w:r>
            </w:ins>
          </w:p>
        </w:tc>
      </w:tr>
      <w:tr w:rsidR="00C36B4B" w:rsidRPr="00030B78" w14:paraId="4D61DFDD" w14:textId="11C76BD0" w:rsidTr="00C36B4B">
        <w:trPr>
          <w:cnfStyle w:val="000000100000" w:firstRow="0" w:lastRow="0" w:firstColumn="0" w:lastColumn="0" w:oddVBand="0" w:evenVBand="0" w:oddHBand="1" w:evenHBand="0" w:firstRowFirstColumn="0" w:firstRowLastColumn="0" w:lastRowFirstColumn="0" w:lastRowLastColumn="0"/>
          <w:trHeight w:val="1098"/>
          <w:trPrChange w:id="452"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453" w:author="Graham Inglert" w:date="2025-10-20T20:29:00Z" w16du:dateUtc="2025-10-20T09:29:00Z">
              <w:tcPr>
                <w:tcW w:w="1608" w:type="dxa"/>
                <w:gridSpan w:val="2"/>
              </w:tcPr>
            </w:tcPrChange>
          </w:tcPr>
          <w:p w14:paraId="22E35CC7"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7</w:t>
            </w:r>
          </w:p>
        </w:tc>
        <w:tc>
          <w:tcPr>
            <w:tcW w:w="1484" w:type="dxa"/>
            <w:tcPrChange w:id="454" w:author="Graham Inglert" w:date="2025-10-20T20:29:00Z" w16du:dateUtc="2025-10-20T09:29:00Z">
              <w:tcPr>
                <w:tcW w:w="1485" w:type="dxa"/>
                <w:gridSpan w:val="2"/>
              </w:tcPr>
            </w:tcPrChange>
          </w:tcPr>
          <w:p w14:paraId="076AF631"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 / Urban Design Assistant</w:t>
            </w:r>
          </w:p>
        </w:tc>
        <w:tc>
          <w:tcPr>
            <w:tcW w:w="1144" w:type="dxa"/>
            <w:tcPrChange w:id="455" w:author="Graham Inglert" w:date="2025-10-20T20:29:00Z" w16du:dateUtc="2025-10-20T09:29:00Z">
              <w:tcPr>
                <w:tcW w:w="1144" w:type="dxa"/>
                <w:gridSpan w:val="2"/>
              </w:tcPr>
            </w:tcPrChange>
          </w:tcPr>
          <w:p w14:paraId="2D737C9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w:t>
            </w:r>
          </w:p>
        </w:tc>
        <w:tc>
          <w:tcPr>
            <w:tcW w:w="1697" w:type="dxa"/>
            <w:tcPrChange w:id="456" w:author="Graham Inglert" w:date="2025-10-20T20:29:00Z" w16du:dateUtc="2025-10-20T09:29:00Z">
              <w:tcPr>
                <w:tcW w:w="1698" w:type="dxa"/>
                <w:gridSpan w:val="2"/>
              </w:tcPr>
            </w:tcPrChange>
          </w:tcPr>
          <w:p w14:paraId="4280391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 / Urbis Melbourne</w:t>
            </w:r>
          </w:p>
        </w:tc>
        <w:tc>
          <w:tcPr>
            <w:tcW w:w="701" w:type="dxa"/>
            <w:tcPrChange w:id="457" w:author="Graham Inglert" w:date="2025-10-20T20:29:00Z" w16du:dateUtc="2025-10-20T09:29:00Z">
              <w:tcPr>
                <w:tcW w:w="701" w:type="dxa"/>
                <w:gridSpan w:val="2"/>
              </w:tcPr>
            </w:tcPrChange>
          </w:tcPr>
          <w:p w14:paraId="4C1B586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Female</w:t>
            </w:r>
          </w:p>
        </w:tc>
        <w:tc>
          <w:tcPr>
            <w:tcW w:w="1026" w:type="dxa"/>
            <w:tcPrChange w:id="458" w:author="Graham Inglert" w:date="2025-10-20T20:29:00Z" w16du:dateUtc="2025-10-20T09:29:00Z">
              <w:tcPr>
                <w:tcW w:w="1023" w:type="dxa"/>
                <w:gridSpan w:val="2"/>
              </w:tcPr>
            </w:tcPrChange>
          </w:tcPr>
          <w:p w14:paraId="501B964D"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 xml:space="preserve">1 to 5 </w:t>
            </w:r>
          </w:p>
        </w:tc>
        <w:tc>
          <w:tcPr>
            <w:tcW w:w="1026" w:type="dxa"/>
            <w:tcPrChange w:id="459" w:author="Graham Inglert" w:date="2025-10-20T20:29:00Z" w16du:dateUtc="2025-10-20T09:29:00Z">
              <w:tcPr>
                <w:tcW w:w="1026" w:type="dxa"/>
              </w:tcPr>
            </w:tcPrChange>
          </w:tcPr>
          <w:p w14:paraId="2A7FC59C" w14:textId="1B201E3C"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60" w:author="Graham Inglert" w:date="2025-10-20T20:30:00Z" w16du:dateUtc="2025-10-20T09:30:00Z">
              <w:r>
                <w:rPr>
                  <w:sz w:val="16"/>
                  <w:szCs w:val="16"/>
                  <w:lang w:val="en-AU"/>
                </w:rPr>
                <w:t>Somewhat</w:t>
              </w:r>
            </w:ins>
          </w:p>
        </w:tc>
      </w:tr>
      <w:tr w:rsidR="00C36B4B" w:rsidRPr="00030B78" w14:paraId="000F5379" w14:textId="02CCAA3F" w:rsidTr="00C36B4B">
        <w:trPr>
          <w:trHeight w:val="718"/>
          <w:trPrChange w:id="461"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62" w:author="Graham Inglert" w:date="2025-10-20T20:29:00Z" w16du:dateUtc="2025-10-20T09:29:00Z">
              <w:tcPr>
                <w:tcW w:w="1608" w:type="dxa"/>
                <w:gridSpan w:val="2"/>
              </w:tcPr>
            </w:tcPrChange>
          </w:tcPr>
          <w:p w14:paraId="3ED5FD99" w14:textId="77777777" w:rsidR="00C36B4B" w:rsidRPr="00030B78" w:rsidRDefault="00C36B4B" w:rsidP="00E93CC1">
            <w:pPr>
              <w:spacing w:line="480" w:lineRule="auto"/>
              <w:rPr>
                <w:b w:val="0"/>
                <w:bCs w:val="0"/>
                <w:lang w:val="en-AU"/>
              </w:rPr>
            </w:pPr>
            <w:r w:rsidRPr="00030B78">
              <w:rPr>
                <w:b w:val="0"/>
                <w:bCs w:val="0"/>
                <w:lang w:val="en-AU"/>
              </w:rPr>
              <w:t>8</w:t>
            </w:r>
          </w:p>
        </w:tc>
        <w:tc>
          <w:tcPr>
            <w:tcW w:w="1484" w:type="dxa"/>
            <w:tcPrChange w:id="463" w:author="Graham Inglert" w:date="2025-10-20T20:29:00Z" w16du:dateUtc="2025-10-20T09:29:00Z">
              <w:tcPr>
                <w:tcW w:w="1485" w:type="dxa"/>
                <w:gridSpan w:val="2"/>
              </w:tcPr>
            </w:tcPrChange>
          </w:tcPr>
          <w:p w14:paraId="326EA808"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 / Assistant Planner</w:t>
            </w:r>
          </w:p>
        </w:tc>
        <w:tc>
          <w:tcPr>
            <w:tcW w:w="1144" w:type="dxa"/>
            <w:tcPrChange w:id="464" w:author="Graham Inglert" w:date="2025-10-20T20:29:00Z" w16du:dateUtc="2025-10-20T09:29:00Z">
              <w:tcPr>
                <w:tcW w:w="1144" w:type="dxa"/>
                <w:gridSpan w:val="2"/>
              </w:tcPr>
            </w:tcPrChange>
          </w:tcPr>
          <w:p w14:paraId="5A30FF64"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65" w:author="Graham Inglert" w:date="2025-10-20T20:29:00Z" w16du:dateUtc="2025-10-20T09:29:00Z">
              <w:tcPr>
                <w:tcW w:w="1698" w:type="dxa"/>
                <w:gridSpan w:val="2"/>
              </w:tcPr>
            </w:tcPrChange>
          </w:tcPr>
          <w:p w14:paraId="24C279E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Melbourne University / Tract Melbourne</w:t>
            </w:r>
          </w:p>
        </w:tc>
        <w:tc>
          <w:tcPr>
            <w:tcW w:w="701" w:type="dxa"/>
            <w:tcPrChange w:id="466" w:author="Graham Inglert" w:date="2025-10-20T20:29:00Z" w16du:dateUtc="2025-10-20T09:29:00Z">
              <w:tcPr>
                <w:tcW w:w="701" w:type="dxa"/>
                <w:gridSpan w:val="2"/>
              </w:tcPr>
            </w:tcPrChange>
          </w:tcPr>
          <w:p w14:paraId="53CBF700"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67" w:author="Graham Inglert" w:date="2025-10-20T20:29:00Z" w16du:dateUtc="2025-10-20T09:29:00Z">
              <w:tcPr>
                <w:tcW w:w="1023" w:type="dxa"/>
                <w:gridSpan w:val="2"/>
              </w:tcPr>
            </w:tcPrChange>
          </w:tcPr>
          <w:p w14:paraId="52CF918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468" w:author="Graham Inglert" w:date="2025-10-20T20:29:00Z" w16du:dateUtc="2025-10-20T09:29:00Z">
              <w:tcPr>
                <w:tcW w:w="1026" w:type="dxa"/>
              </w:tcPr>
            </w:tcPrChange>
          </w:tcPr>
          <w:p w14:paraId="00ABEBB0" w14:textId="72E1EF48"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69" w:author="Graham Inglert" w:date="2025-10-20T20:30:00Z" w16du:dateUtc="2025-10-20T09:30:00Z">
              <w:r>
                <w:rPr>
                  <w:sz w:val="16"/>
                  <w:szCs w:val="16"/>
                  <w:lang w:val="en-AU"/>
                </w:rPr>
                <w:t>Somewhat</w:t>
              </w:r>
            </w:ins>
          </w:p>
        </w:tc>
      </w:tr>
      <w:tr w:rsidR="00C36B4B" w:rsidRPr="00030B78" w14:paraId="764D65B0" w14:textId="5E7D6647" w:rsidTr="00C36B4B">
        <w:trPr>
          <w:cnfStyle w:val="000000100000" w:firstRow="0" w:lastRow="0" w:firstColumn="0" w:lastColumn="0" w:oddVBand="0" w:evenVBand="0" w:oddHBand="1" w:evenHBand="0" w:firstRowFirstColumn="0" w:firstRowLastColumn="0" w:lastRowFirstColumn="0" w:lastRowLastColumn="0"/>
          <w:trHeight w:val="718"/>
          <w:trPrChange w:id="470"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71" w:author="Graham Inglert" w:date="2025-10-20T20:29:00Z" w16du:dateUtc="2025-10-20T09:29:00Z">
              <w:tcPr>
                <w:tcW w:w="1608" w:type="dxa"/>
                <w:gridSpan w:val="2"/>
              </w:tcPr>
            </w:tcPrChange>
          </w:tcPr>
          <w:p w14:paraId="6701F17E"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9</w:t>
            </w:r>
          </w:p>
        </w:tc>
        <w:tc>
          <w:tcPr>
            <w:tcW w:w="1484" w:type="dxa"/>
            <w:tcPrChange w:id="472" w:author="Graham Inglert" w:date="2025-10-20T20:29:00Z" w16du:dateUtc="2025-10-20T09:29:00Z">
              <w:tcPr>
                <w:tcW w:w="1485" w:type="dxa"/>
                <w:gridSpan w:val="2"/>
              </w:tcPr>
            </w:tcPrChange>
          </w:tcPr>
          <w:p w14:paraId="509A52E1"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Transport Engineer</w:t>
            </w:r>
          </w:p>
        </w:tc>
        <w:tc>
          <w:tcPr>
            <w:tcW w:w="1144" w:type="dxa"/>
            <w:tcPrChange w:id="473" w:author="Graham Inglert" w:date="2025-10-20T20:29:00Z" w16du:dateUtc="2025-10-20T09:29:00Z">
              <w:tcPr>
                <w:tcW w:w="1144" w:type="dxa"/>
                <w:gridSpan w:val="2"/>
              </w:tcPr>
            </w:tcPrChange>
          </w:tcPr>
          <w:p w14:paraId="4B6A5CA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Geospatial Analysis</w:t>
            </w:r>
          </w:p>
        </w:tc>
        <w:tc>
          <w:tcPr>
            <w:tcW w:w="1697" w:type="dxa"/>
            <w:tcPrChange w:id="474" w:author="Graham Inglert" w:date="2025-10-20T20:29:00Z" w16du:dateUtc="2025-10-20T09:29:00Z">
              <w:tcPr>
                <w:tcW w:w="1698" w:type="dxa"/>
                <w:gridSpan w:val="2"/>
              </w:tcPr>
            </w:tcPrChange>
          </w:tcPr>
          <w:p w14:paraId="4A704CA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Maribyrnong City Council</w:t>
            </w:r>
          </w:p>
        </w:tc>
        <w:tc>
          <w:tcPr>
            <w:tcW w:w="701" w:type="dxa"/>
            <w:tcPrChange w:id="475" w:author="Graham Inglert" w:date="2025-10-20T20:29:00Z" w16du:dateUtc="2025-10-20T09:29:00Z">
              <w:tcPr>
                <w:tcW w:w="701" w:type="dxa"/>
                <w:gridSpan w:val="2"/>
              </w:tcPr>
            </w:tcPrChange>
          </w:tcPr>
          <w:p w14:paraId="5138828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76" w:author="Graham Inglert" w:date="2025-10-20T20:29:00Z" w16du:dateUtc="2025-10-20T09:29:00Z">
              <w:tcPr>
                <w:tcW w:w="1023" w:type="dxa"/>
                <w:gridSpan w:val="2"/>
              </w:tcPr>
            </w:tcPrChange>
          </w:tcPr>
          <w:p w14:paraId="7FF5085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5 to 10</w:t>
            </w:r>
          </w:p>
        </w:tc>
        <w:tc>
          <w:tcPr>
            <w:tcW w:w="1026" w:type="dxa"/>
            <w:tcPrChange w:id="477" w:author="Graham Inglert" w:date="2025-10-20T20:29:00Z" w16du:dateUtc="2025-10-20T09:29:00Z">
              <w:tcPr>
                <w:tcW w:w="1026" w:type="dxa"/>
              </w:tcPr>
            </w:tcPrChange>
          </w:tcPr>
          <w:p w14:paraId="0BC98A22" w14:textId="771AD50A"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78" w:author="Graham Inglert" w:date="2025-10-20T20:30:00Z" w16du:dateUtc="2025-10-20T09:30:00Z">
              <w:r>
                <w:rPr>
                  <w:sz w:val="16"/>
                  <w:szCs w:val="16"/>
                  <w:lang w:val="en-AU"/>
                </w:rPr>
                <w:t>Extensive</w:t>
              </w:r>
            </w:ins>
          </w:p>
        </w:tc>
      </w:tr>
      <w:tr w:rsidR="00C36B4B" w:rsidRPr="00030B78" w14:paraId="216DC13F" w14:textId="4DC4E0A4" w:rsidTr="00C36B4B">
        <w:trPr>
          <w:trHeight w:val="718"/>
          <w:trPrChange w:id="479"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80" w:author="Graham Inglert" w:date="2025-10-20T20:29:00Z" w16du:dateUtc="2025-10-20T09:29:00Z">
              <w:tcPr>
                <w:tcW w:w="1608" w:type="dxa"/>
                <w:gridSpan w:val="2"/>
              </w:tcPr>
            </w:tcPrChange>
          </w:tcPr>
          <w:p w14:paraId="124315CA" w14:textId="77777777" w:rsidR="00C36B4B" w:rsidRPr="00030B78" w:rsidRDefault="00C36B4B" w:rsidP="00E93CC1">
            <w:pPr>
              <w:spacing w:line="480" w:lineRule="auto"/>
              <w:rPr>
                <w:b w:val="0"/>
                <w:bCs w:val="0"/>
                <w:lang w:val="en-AU"/>
              </w:rPr>
            </w:pPr>
            <w:r w:rsidRPr="00030B78">
              <w:rPr>
                <w:b w:val="0"/>
                <w:bCs w:val="0"/>
                <w:lang w:val="en-AU"/>
              </w:rPr>
              <w:t>10</w:t>
            </w:r>
          </w:p>
        </w:tc>
        <w:tc>
          <w:tcPr>
            <w:tcW w:w="1484" w:type="dxa"/>
            <w:tcPrChange w:id="481" w:author="Graham Inglert" w:date="2025-10-20T20:29:00Z" w16du:dateUtc="2025-10-20T09:29:00Z">
              <w:tcPr>
                <w:tcW w:w="1485" w:type="dxa"/>
                <w:gridSpan w:val="2"/>
              </w:tcPr>
            </w:tcPrChange>
          </w:tcPr>
          <w:p w14:paraId="32A79BCF"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Strategic Growth Manager</w:t>
            </w:r>
          </w:p>
        </w:tc>
        <w:tc>
          <w:tcPr>
            <w:tcW w:w="1144" w:type="dxa"/>
            <w:tcPrChange w:id="482" w:author="Graham Inglert" w:date="2025-10-20T20:29:00Z" w16du:dateUtc="2025-10-20T09:29:00Z">
              <w:tcPr>
                <w:tcW w:w="1144" w:type="dxa"/>
                <w:gridSpan w:val="2"/>
              </w:tcPr>
            </w:tcPrChange>
          </w:tcPr>
          <w:p w14:paraId="63111B3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83" w:author="Graham Inglert" w:date="2025-10-20T20:29:00Z" w16du:dateUtc="2025-10-20T09:29:00Z">
              <w:tcPr>
                <w:tcW w:w="1698" w:type="dxa"/>
                <w:gridSpan w:val="2"/>
              </w:tcPr>
            </w:tcPrChange>
          </w:tcPr>
          <w:p w14:paraId="224E87C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Greater Dandenong City Council </w:t>
            </w:r>
          </w:p>
        </w:tc>
        <w:tc>
          <w:tcPr>
            <w:tcW w:w="701" w:type="dxa"/>
            <w:tcPrChange w:id="484" w:author="Graham Inglert" w:date="2025-10-20T20:29:00Z" w16du:dateUtc="2025-10-20T09:29:00Z">
              <w:tcPr>
                <w:tcW w:w="701" w:type="dxa"/>
                <w:gridSpan w:val="2"/>
              </w:tcPr>
            </w:tcPrChange>
          </w:tcPr>
          <w:p w14:paraId="39BB422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Female</w:t>
            </w:r>
          </w:p>
        </w:tc>
        <w:tc>
          <w:tcPr>
            <w:tcW w:w="1026" w:type="dxa"/>
            <w:tcPrChange w:id="485" w:author="Graham Inglert" w:date="2025-10-20T20:29:00Z" w16du:dateUtc="2025-10-20T09:29:00Z">
              <w:tcPr>
                <w:tcW w:w="1023" w:type="dxa"/>
                <w:gridSpan w:val="2"/>
              </w:tcPr>
            </w:tcPrChange>
          </w:tcPr>
          <w:p w14:paraId="5FE64EE6"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15+</w:t>
            </w:r>
          </w:p>
        </w:tc>
        <w:tc>
          <w:tcPr>
            <w:tcW w:w="1026" w:type="dxa"/>
            <w:tcPrChange w:id="486" w:author="Graham Inglert" w:date="2025-10-20T20:29:00Z" w16du:dateUtc="2025-10-20T09:29:00Z">
              <w:tcPr>
                <w:tcW w:w="1026" w:type="dxa"/>
              </w:tcPr>
            </w:tcPrChange>
          </w:tcPr>
          <w:p w14:paraId="14EAC674" w14:textId="2D4A94DA"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87" w:author="Graham Inglert" w:date="2025-10-20T20:30:00Z" w16du:dateUtc="2025-10-20T09:30:00Z">
              <w:r>
                <w:rPr>
                  <w:sz w:val="16"/>
                  <w:szCs w:val="16"/>
                  <w:lang w:val="en-AU"/>
                </w:rPr>
                <w:t>None</w:t>
              </w:r>
            </w:ins>
          </w:p>
        </w:tc>
      </w:tr>
      <w:tr w:rsidR="00C36B4B" w:rsidRPr="00030B78" w14:paraId="76371E29" w14:textId="0DCBFF93" w:rsidTr="00C36B4B">
        <w:trPr>
          <w:cnfStyle w:val="000000100000" w:firstRow="0" w:lastRow="0" w:firstColumn="0" w:lastColumn="0" w:oddVBand="0" w:evenVBand="0" w:oddHBand="1" w:evenHBand="0" w:firstRowFirstColumn="0" w:firstRowLastColumn="0" w:lastRowFirstColumn="0" w:lastRowLastColumn="0"/>
          <w:trHeight w:val="1098"/>
          <w:trPrChange w:id="488"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489" w:author="Graham Inglert" w:date="2025-10-20T20:29:00Z" w16du:dateUtc="2025-10-20T09:29:00Z">
              <w:tcPr>
                <w:tcW w:w="1608" w:type="dxa"/>
                <w:gridSpan w:val="2"/>
              </w:tcPr>
            </w:tcPrChange>
          </w:tcPr>
          <w:p w14:paraId="0A9B52C0"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11</w:t>
            </w:r>
          </w:p>
        </w:tc>
        <w:tc>
          <w:tcPr>
            <w:tcW w:w="1484" w:type="dxa"/>
            <w:tcPrChange w:id="490" w:author="Graham Inglert" w:date="2025-10-20T20:29:00Z" w16du:dateUtc="2025-10-20T09:29:00Z">
              <w:tcPr>
                <w:tcW w:w="1485" w:type="dxa"/>
                <w:gridSpan w:val="2"/>
              </w:tcPr>
            </w:tcPrChange>
          </w:tcPr>
          <w:p w14:paraId="03C2407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 xml:space="preserve">Maps Officer / Cartography Librarian </w:t>
            </w:r>
          </w:p>
        </w:tc>
        <w:tc>
          <w:tcPr>
            <w:tcW w:w="1144" w:type="dxa"/>
            <w:tcPrChange w:id="491" w:author="Graham Inglert" w:date="2025-10-20T20:29:00Z" w16du:dateUtc="2025-10-20T09:29:00Z">
              <w:tcPr>
                <w:tcW w:w="1144" w:type="dxa"/>
                <w:gridSpan w:val="2"/>
              </w:tcPr>
            </w:tcPrChange>
          </w:tcPr>
          <w:p w14:paraId="4E2F7E87" w14:textId="79546020"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Geospatial Projection</w:t>
            </w:r>
          </w:p>
        </w:tc>
        <w:tc>
          <w:tcPr>
            <w:tcW w:w="1697" w:type="dxa"/>
            <w:tcPrChange w:id="492" w:author="Graham Inglert" w:date="2025-10-20T20:29:00Z" w16du:dateUtc="2025-10-20T09:29:00Z">
              <w:tcPr>
                <w:tcW w:w="1698" w:type="dxa"/>
                <w:gridSpan w:val="2"/>
              </w:tcPr>
            </w:tcPrChange>
          </w:tcPr>
          <w:p w14:paraId="0F15D976"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w:t>
            </w:r>
          </w:p>
        </w:tc>
        <w:tc>
          <w:tcPr>
            <w:tcW w:w="701" w:type="dxa"/>
            <w:tcPrChange w:id="493" w:author="Graham Inglert" w:date="2025-10-20T20:29:00Z" w16du:dateUtc="2025-10-20T09:29:00Z">
              <w:tcPr>
                <w:tcW w:w="701" w:type="dxa"/>
                <w:gridSpan w:val="2"/>
              </w:tcPr>
            </w:tcPrChange>
          </w:tcPr>
          <w:p w14:paraId="5444443B"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94" w:author="Graham Inglert" w:date="2025-10-20T20:29:00Z" w16du:dateUtc="2025-10-20T09:29:00Z">
              <w:tcPr>
                <w:tcW w:w="1023" w:type="dxa"/>
                <w:gridSpan w:val="2"/>
              </w:tcPr>
            </w:tcPrChange>
          </w:tcPr>
          <w:p w14:paraId="59FA666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15+</w:t>
            </w:r>
          </w:p>
        </w:tc>
        <w:tc>
          <w:tcPr>
            <w:tcW w:w="1026" w:type="dxa"/>
            <w:tcPrChange w:id="495" w:author="Graham Inglert" w:date="2025-10-20T20:29:00Z" w16du:dateUtc="2025-10-20T09:29:00Z">
              <w:tcPr>
                <w:tcW w:w="1026" w:type="dxa"/>
              </w:tcPr>
            </w:tcPrChange>
          </w:tcPr>
          <w:p w14:paraId="66185D0D" w14:textId="53E3E28A"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96" w:author="Graham Inglert" w:date="2025-10-20T20:30:00Z" w16du:dateUtc="2025-10-20T09:30:00Z">
              <w:r>
                <w:rPr>
                  <w:sz w:val="16"/>
                  <w:szCs w:val="16"/>
                  <w:lang w:val="en-AU"/>
                </w:rPr>
                <w:t>Extensive</w:t>
              </w:r>
            </w:ins>
          </w:p>
        </w:tc>
      </w:tr>
      <w:tr w:rsidR="00C36B4B" w:rsidRPr="00030B78" w14:paraId="66BEFC6A" w14:textId="4FB6B3D5" w:rsidTr="00C36B4B">
        <w:trPr>
          <w:trHeight w:val="718"/>
          <w:trPrChange w:id="497"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98" w:author="Graham Inglert" w:date="2025-10-20T20:29:00Z" w16du:dateUtc="2025-10-20T09:29:00Z">
              <w:tcPr>
                <w:tcW w:w="1608" w:type="dxa"/>
                <w:gridSpan w:val="2"/>
              </w:tcPr>
            </w:tcPrChange>
          </w:tcPr>
          <w:p w14:paraId="3B8CF332" w14:textId="77777777" w:rsidR="00C36B4B" w:rsidRPr="00030B78" w:rsidRDefault="00C36B4B" w:rsidP="00E93CC1">
            <w:pPr>
              <w:spacing w:line="480" w:lineRule="auto"/>
              <w:rPr>
                <w:b w:val="0"/>
                <w:bCs w:val="0"/>
                <w:lang w:val="en-AU"/>
              </w:rPr>
            </w:pPr>
            <w:r w:rsidRPr="00030B78">
              <w:rPr>
                <w:b w:val="0"/>
                <w:bCs w:val="0"/>
                <w:lang w:val="en-AU"/>
              </w:rPr>
              <w:t>12</w:t>
            </w:r>
          </w:p>
        </w:tc>
        <w:tc>
          <w:tcPr>
            <w:tcW w:w="1484" w:type="dxa"/>
            <w:tcPrChange w:id="499" w:author="Graham Inglert" w:date="2025-10-20T20:29:00Z" w16du:dateUtc="2025-10-20T09:29:00Z">
              <w:tcPr>
                <w:tcW w:w="1485" w:type="dxa"/>
                <w:gridSpan w:val="2"/>
              </w:tcPr>
            </w:tcPrChange>
          </w:tcPr>
          <w:p w14:paraId="295A9903"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Data Analyst </w:t>
            </w:r>
          </w:p>
        </w:tc>
        <w:tc>
          <w:tcPr>
            <w:tcW w:w="1144" w:type="dxa"/>
            <w:tcPrChange w:id="500" w:author="Graham Inglert" w:date="2025-10-20T20:29:00Z" w16du:dateUtc="2025-10-20T09:29:00Z">
              <w:tcPr>
                <w:tcW w:w="1144" w:type="dxa"/>
                <w:gridSpan w:val="2"/>
              </w:tcPr>
            </w:tcPrChange>
          </w:tcPr>
          <w:p w14:paraId="13ACC562"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Geospatial Analysis </w:t>
            </w:r>
          </w:p>
        </w:tc>
        <w:tc>
          <w:tcPr>
            <w:tcW w:w="1697" w:type="dxa"/>
            <w:tcPrChange w:id="501" w:author="Graham Inglert" w:date="2025-10-20T20:29:00Z" w16du:dateUtc="2025-10-20T09:29:00Z">
              <w:tcPr>
                <w:tcW w:w="1698" w:type="dxa"/>
                <w:gridSpan w:val="2"/>
              </w:tcPr>
            </w:tcPrChange>
          </w:tcPr>
          <w:p w14:paraId="661D0A6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Infrastructure Victoria</w:t>
            </w:r>
          </w:p>
        </w:tc>
        <w:tc>
          <w:tcPr>
            <w:tcW w:w="701" w:type="dxa"/>
            <w:tcPrChange w:id="502" w:author="Graham Inglert" w:date="2025-10-20T20:29:00Z" w16du:dateUtc="2025-10-20T09:29:00Z">
              <w:tcPr>
                <w:tcW w:w="701" w:type="dxa"/>
                <w:gridSpan w:val="2"/>
              </w:tcPr>
            </w:tcPrChange>
          </w:tcPr>
          <w:p w14:paraId="03250E6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03" w:author="Graham Inglert" w:date="2025-10-20T20:29:00Z" w16du:dateUtc="2025-10-20T09:29:00Z">
              <w:tcPr>
                <w:tcW w:w="1023" w:type="dxa"/>
                <w:gridSpan w:val="2"/>
              </w:tcPr>
            </w:tcPrChange>
          </w:tcPr>
          <w:p w14:paraId="3FA637FF" w14:textId="77777777" w:rsidR="00C36B4B" w:rsidRPr="00030B78" w:rsidRDefault="00C36B4B" w:rsidP="00030B78">
            <w:pPr>
              <w:keepNext/>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1026" w:type="dxa"/>
            <w:tcPrChange w:id="504" w:author="Graham Inglert" w:date="2025-10-20T20:29:00Z" w16du:dateUtc="2025-10-20T09:29:00Z">
              <w:tcPr>
                <w:tcW w:w="1026" w:type="dxa"/>
              </w:tcPr>
            </w:tcPrChange>
          </w:tcPr>
          <w:p w14:paraId="2F1DD2BD" w14:textId="56755578" w:rsidR="00C36B4B" w:rsidRPr="00030B78" w:rsidRDefault="00C36B4B" w:rsidP="00030B78">
            <w:pPr>
              <w:keepNext/>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05" w:author="Graham Inglert" w:date="2025-10-20T20:30:00Z" w16du:dateUtc="2025-10-20T09:30:00Z">
              <w:r>
                <w:rPr>
                  <w:sz w:val="16"/>
                  <w:szCs w:val="16"/>
                  <w:lang w:val="en-AU"/>
                </w:rPr>
                <w:t>Extensive</w:t>
              </w:r>
            </w:ins>
          </w:p>
        </w:tc>
      </w:tr>
    </w:tbl>
    <w:p w14:paraId="110AD699" w14:textId="639C50A8" w:rsidR="00030B78" w:rsidRPr="00030B78" w:rsidRDefault="00030B78">
      <w:pPr>
        <w:pStyle w:val="Caption"/>
        <w:rPr>
          <w:rFonts w:ascii="Times New Roman" w:hAnsi="Times New Roman" w:cs="Times New Roman"/>
          <w:b w:val="0"/>
          <w:bCs w:val="0"/>
          <w:color w:val="000000" w:themeColor="text1"/>
        </w:rPr>
      </w:pPr>
      <w:bookmarkStart w:id="506" w:name="_Toc211151145"/>
      <w:r w:rsidRPr="00030B78">
        <w:rPr>
          <w:rFonts w:ascii="Times New Roman" w:hAnsi="Times New Roman" w:cs="Times New Roman"/>
          <w:b w:val="0"/>
          <w:bCs w:val="0"/>
          <w:color w:val="000000" w:themeColor="text1"/>
        </w:rPr>
        <w:t xml:space="preserve">Table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Table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noProof/>
          <w:color w:val="000000" w:themeColor="text1"/>
        </w:rPr>
        <w:t>: Research Participants Breakdown (Information can be found in Appendix E).</w:t>
      </w:r>
      <w:bookmarkEnd w:id="506"/>
    </w:p>
    <w:p w14:paraId="63091309" w14:textId="108A0749" w:rsidR="005E649F" w:rsidRPr="0097306D" w:rsidRDefault="004B70DB" w:rsidP="00E93CC1">
      <w:pPr>
        <w:spacing w:before="100" w:beforeAutospacing="1" w:after="100" w:afterAutospacing="1" w:line="480" w:lineRule="auto"/>
        <w:ind w:firstLine="720"/>
        <w:rPr>
          <w:lang w:val="en-AU"/>
        </w:rPr>
      </w:pPr>
      <w:r w:rsidRPr="0097306D">
        <w:rPr>
          <w:lang w:val="en-AU"/>
        </w:rPr>
        <w:lastRenderedPageBreak/>
        <w:t xml:space="preserve">Data analysis followed the </w:t>
      </w:r>
      <w:r w:rsidRPr="00030B78">
        <w:rPr>
          <w:lang w:val="en-AU"/>
        </w:rPr>
        <w:t>Qualitative Codebook method (Creswell</w:t>
      </w:r>
      <w:r w:rsidR="00F94E82" w:rsidRPr="00030B78">
        <w:rPr>
          <w:lang w:val="en-AU"/>
        </w:rPr>
        <w:t>, 2017</w:t>
      </w:r>
      <w:r w:rsidRPr="00030B78">
        <w:rPr>
          <w:lang w:val="en-AU"/>
        </w:rPr>
        <w:t xml:space="preserve">) and organised according to </w:t>
      </w:r>
      <w:r w:rsidR="00F94E82" w:rsidRPr="00030B78">
        <w:t>Yin (2014)</w:t>
      </w:r>
      <w:r w:rsidRPr="00030B78">
        <w:rPr>
          <w:lang w:val="en-AU"/>
        </w:rPr>
        <w:t xml:space="preserve"> </w:t>
      </w:r>
      <w:r w:rsidR="00A37EFF" w:rsidRPr="00030B78">
        <w:rPr>
          <w:lang w:val="en-AU"/>
        </w:rPr>
        <w:t xml:space="preserve">and </w:t>
      </w:r>
      <w:r w:rsidR="00796A7F" w:rsidRPr="00030B78">
        <w:t xml:space="preserve">MacCallum et al. (2019). </w:t>
      </w:r>
      <w:r w:rsidRPr="0097306D">
        <w:rPr>
          <w:lang w:val="en-AU"/>
        </w:rPr>
        <w:t xml:space="preserve">Interview transcripts were systematically coded using thematic analysis principles (Naeem et al., 2023). This </w:t>
      </w:r>
      <w:r w:rsidRPr="00030B78">
        <w:rPr>
          <w:lang w:val="en-AU"/>
        </w:rPr>
        <w:t>strategy</w:t>
      </w:r>
      <w:r w:rsidRPr="0097306D">
        <w:rPr>
          <w:lang w:val="en-AU"/>
        </w:rPr>
        <w:t xml:space="preserve"> enabled identification of seven major thematic codes aligned with Actor-Network Theory concepts: </w:t>
      </w:r>
      <w:r w:rsidR="00796A7F" w:rsidRPr="00030B78">
        <w:rPr>
          <w:lang w:val="en-AU"/>
        </w:rPr>
        <w:t>(</w:t>
      </w:r>
      <w:proofErr w:type="gramStart"/>
      <w:r w:rsidR="00796A7F" w:rsidRPr="00030B78">
        <w:rPr>
          <w:lang w:val="en-AU"/>
        </w:rPr>
        <w:t>1)</w:t>
      </w:r>
      <w:r w:rsidRPr="0097306D">
        <w:rPr>
          <w:lang w:val="en-AU"/>
        </w:rPr>
        <w:t>Non</w:t>
      </w:r>
      <w:proofErr w:type="gramEnd"/>
      <w:r w:rsidRPr="0097306D">
        <w:rPr>
          <w:lang w:val="en-AU"/>
        </w:rPr>
        <w:t xml:space="preserve">-Human Actors, </w:t>
      </w:r>
      <w:r w:rsidR="00796A7F" w:rsidRPr="00030B78">
        <w:rPr>
          <w:lang w:val="en-AU"/>
        </w:rPr>
        <w:t>(</w:t>
      </w:r>
      <w:proofErr w:type="gramStart"/>
      <w:r w:rsidR="00796A7F" w:rsidRPr="00030B78">
        <w:rPr>
          <w:lang w:val="en-AU"/>
        </w:rPr>
        <w:t>2)</w:t>
      </w:r>
      <w:r w:rsidRPr="0097306D">
        <w:rPr>
          <w:lang w:val="en-AU"/>
        </w:rPr>
        <w:t>Human</w:t>
      </w:r>
      <w:proofErr w:type="gramEnd"/>
      <w:r w:rsidRPr="0097306D">
        <w:rPr>
          <w:lang w:val="en-AU"/>
        </w:rPr>
        <w:t xml:space="preserve"> Actors, </w:t>
      </w:r>
      <w:r w:rsidR="00796A7F" w:rsidRPr="00030B78">
        <w:rPr>
          <w:lang w:val="en-AU"/>
        </w:rPr>
        <w:t>(</w:t>
      </w:r>
      <w:proofErr w:type="gramStart"/>
      <w:r w:rsidR="00796A7F" w:rsidRPr="00030B78">
        <w:rPr>
          <w:lang w:val="en-AU"/>
        </w:rPr>
        <w:t>3)</w:t>
      </w:r>
      <w:r w:rsidRPr="0097306D">
        <w:rPr>
          <w:lang w:val="en-AU"/>
        </w:rPr>
        <w:t>Material</w:t>
      </w:r>
      <w:proofErr w:type="gramEnd"/>
      <w:r w:rsidRPr="0097306D">
        <w:rPr>
          <w:lang w:val="en-AU"/>
        </w:rPr>
        <w:t xml:space="preserve"> Inscriptions, </w:t>
      </w:r>
      <w:r w:rsidR="00796A7F" w:rsidRPr="00030B78">
        <w:rPr>
          <w:lang w:val="en-AU"/>
        </w:rPr>
        <w:t>(</w:t>
      </w:r>
      <w:proofErr w:type="gramStart"/>
      <w:r w:rsidR="00796A7F" w:rsidRPr="00030B78">
        <w:rPr>
          <w:lang w:val="en-AU"/>
        </w:rPr>
        <w:t>4)</w:t>
      </w:r>
      <w:r w:rsidRPr="0097306D">
        <w:rPr>
          <w:lang w:val="en-AU"/>
        </w:rPr>
        <w:t>Stability</w:t>
      </w:r>
      <w:proofErr w:type="gramEnd"/>
      <w:r w:rsidRPr="00030B78">
        <w:rPr>
          <w:lang w:val="en-AU"/>
        </w:rPr>
        <w:t xml:space="preserve"> </w:t>
      </w:r>
      <w:r w:rsidR="00796A7F" w:rsidRPr="00030B78">
        <w:rPr>
          <w:lang w:val="en-AU"/>
        </w:rPr>
        <w:t>and</w:t>
      </w:r>
      <w:r w:rsidRPr="00030B78">
        <w:rPr>
          <w:lang w:val="en-AU"/>
        </w:rPr>
        <w:t xml:space="preserve"> </w:t>
      </w:r>
      <w:r w:rsidRPr="0097306D">
        <w:rPr>
          <w:lang w:val="en-AU"/>
        </w:rPr>
        <w:t xml:space="preserve">Fragility, </w:t>
      </w:r>
      <w:r w:rsidR="00796A7F" w:rsidRPr="00030B78">
        <w:rPr>
          <w:lang w:val="en-AU"/>
        </w:rPr>
        <w:t>(</w:t>
      </w:r>
      <w:proofErr w:type="gramStart"/>
      <w:r w:rsidR="00796A7F" w:rsidRPr="00030B78">
        <w:rPr>
          <w:lang w:val="en-AU"/>
        </w:rPr>
        <w:t>5)</w:t>
      </w:r>
      <w:r w:rsidRPr="0097306D">
        <w:rPr>
          <w:lang w:val="en-AU"/>
        </w:rPr>
        <w:t>Interactions</w:t>
      </w:r>
      <w:proofErr w:type="gramEnd"/>
      <w:r w:rsidRPr="00030B78">
        <w:rPr>
          <w:lang w:val="en-AU"/>
        </w:rPr>
        <w:t xml:space="preserve"> and </w:t>
      </w:r>
      <w:r w:rsidRPr="0097306D">
        <w:rPr>
          <w:lang w:val="en-AU"/>
        </w:rPr>
        <w:t xml:space="preserve">Relations, </w:t>
      </w:r>
      <w:r w:rsidR="00796A7F" w:rsidRPr="00030B78">
        <w:rPr>
          <w:lang w:val="en-AU"/>
        </w:rPr>
        <w:t>(</w:t>
      </w:r>
      <w:proofErr w:type="gramStart"/>
      <w:r w:rsidR="00796A7F" w:rsidRPr="00030B78">
        <w:rPr>
          <w:lang w:val="en-AU"/>
        </w:rPr>
        <w:t>6)</w:t>
      </w:r>
      <w:r w:rsidRPr="0097306D">
        <w:rPr>
          <w:lang w:val="en-AU"/>
        </w:rPr>
        <w:t>Legitimacy</w:t>
      </w:r>
      <w:proofErr w:type="gramEnd"/>
      <w:r w:rsidRPr="0097306D">
        <w:rPr>
          <w:lang w:val="en-AU"/>
        </w:rPr>
        <w:t xml:space="preserve"> Work, and </w:t>
      </w:r>
      <w:r w:rsidR="00796A7F" w:rsidRPr="00030B78">
        <w:rPr>
          <w:lang w:val="en-AU"/>
        </w:rPr>
        <w:t>(</w:t>
      </w:r>
      <w:proofErr w:type="gramStart"/>
      <w:r w:rsidR="00796A7F" w:rsidRPr="00030B78">
        <w:rPr>
          <w:lang w:val="en-AU"/>
        </w:rPr>
        <w:t>7)</w:t>
      </w:r>
      <w:r w:rsidRPr="0097306D">
        <w:rPr>
          <w:lang w:val="en-AU"/>
        </w:rPr>
        <w:t>Translation</w:t>
      </w:r>
      <w:proofErr w:type="gramEnd"/>
      <w:r w:rsidRPr="00030B78">
        <w:rPr>
          <w:lang w:val="en-AU"/>
        </w:rPr>
        <w:t xml:space="preserve"> </w:t>
      </w:r>
      <w:r w:rsidR="00796A7F" w:rsidRPr="00030B78">
        <w:rPr>
          <w:lang w:val="en-AU"/>
        </w:rPr>
        <w:t>and</w:t>
      </w:r>
      <w:r w:rsidRPr="00030B78">
        <w:rPr>
          <w:lang w:val="en-AU"/>
        </w:rPr>
        <w:t xml:space="preserve"> </w:t>
      </w:r>
      <w:del w:id="507" w:author="Graham Inglert" w:date="2025-10-20T20:34:00Z" w16du:dateUtc="2025-10-20T09:34:00Z">
        <w:r w:rsidRPr="00030B78" w:rsidDel="00C36B4B">
          <w:rPr>
            <w:lang w:val="en-AU"/>
          </w:rPr>
          <w:delText>Enrolment</w:delText>
        </w:r>
      </w:del>
      <w:proofErr w:type="spellStart"/>
      <w:ins w:id="508" w:author="Graham Inglert" w:date="2025-10-20T20:34:00Z" w16du:dateUtc="2025-10-20T09:34:00Z">
        <w:r w:rsidR="00C36B4B">
          <w:rPr>
            <w:lang w:val="en-AU"/>
          </w:rPr>
          <w:t>Enrollment</w:t>
        </w:r>
      </w:ins>
      <w:proofErr w:type="spellEnd"/>
      <w:r w:rsidRPr="0097306D">
        <w:rPr>
          <w:lang w:val="en-AU"/>
        </w:rPr>
        <w:t>. These codes were ranked by response frequency</w:t>
      </w:r>
      <w:r w:rsidR="00796A7F" w:rsidRPr="00030B78">
        <w:rPr>
          <w:lang w:val="en-AU"/>
        </w:rPr>
        <w:t xml:space="preserve"> (Figure 2)</w:t>
      </w:r>
      <w:r w:rsidRPr="0097306D">
        <w:rPr>
          <w:lang w:val="en-AU"/>
        </w:rPr>
        <w:t xml:space="preserve"> and </w:t>
      </w:r>
      <w:r w:rsidRPr="00030B78">
        <w:rPr>
          <w:lang w:val="en-AU"/>
        </w:rPr>
        <w:t>analysed</w:t>
      </w:r>
      <w:r w:rsidRPr="0097306D">
        <w:rPr>
          <w:lang w:val="en-AU"/>
        </w:rPr>
        <w:t xml:space="preserve"> to reveal </w:t>
      </w:r>
      <w:r w:rsidRPr="00030B78">
        <w:rPr>
          <w:lang w:val="en-AU"/>
        </w:rPr>
        <w:t xml:space="preserve">thematic </w:t>
      </w:r>
      <w:r w:rsidRPr="0097306D">
        <w:rPr>
          <w:lang w:val="en-AU"/>
        </w:rPr>
        <w:t xml:space="preserve">patterns in </w:t>
      </w:r>
      <w:r w:rsidRPr="00030B78">
        <w:rPr>
          <w:lang w:val="en-AU"/>
        </w:rPr>
        <w:t xml:space="preserve">the identification of barriers and facilitators impacting the uptake of FLOSS and OAD instruments </w:t>
      </w:r>
      <w:r w:rsidR="00796A7F" w:rsidRPr="00030B78">
        <w:rPr>
          <w:lang w:val="en-AU"/>
        </w:rPr>
        <w:t>within built-environment practice</w:t>
      </w:r>
      <w:r w:rsidRPr="00030B78">
        <w:rPr>
          <w:lang w:val="en-AU"/>
        </w:rPr>
        <w:t xml:space="preserve">. </w:t>
      </w:r>
    </w:p>
    <w:p w14:paraId="5590AE64" w14:textId="4C3436F5" w:rsidR="004B70DB" w:rsidRPr="00030B78" w:rsidRDefault="00C9270C" w:rsidP="00C51341">
      <w:pPr>
        <w:pStyle w:val="Heading2"/>
        <w:rPr>
          <w:rFonts w:ascii="Times New Roman" w:hAnsi="Times New Roman" w:cs="Times New Roman"/>
          <w:color w:val="000000" w:themeColor="text1"/>
        </w:rPr>
      </w:pPr>
      <w:bookmarkStart w:id="509" w:name="_Toc211884995"/>
      <w:r w:rsidRPr="00030B78">
        <w:rPr>
          <w:rFonts w:ascii="Times New Roman" w:hAnsi="Times New Roman" w:cs="Times New Roman"/>
          <w:color w:val="000000" w:themeColor="text1"/>
        </w:rPr>
        <w:t>1.</w:t>
      </w:r>
      <w:r w:rsidR="004B70DB" w:rsidRPr="00030B78">
        <w:rPr>
          <w:rFonts w:ascii="Times New Roman" w:hAnsi="Times New Roman" w:cs="Times New Roman"/>
          <w:color w:val="000000" w:themeColor="text1"/>
        </w:rPr>
        <w:t>3 Project Outcome</w:t>
      </w:r>
      <w:bookmarkEnd w:id="509"/>
    </w:p>
    <w:p w14:paraId="3090D40F" w14:textId="77777777" w:rsidR="00C51341" w:rsidRPr="00030B78" w:rsidRDefault="00C51341" w:rsidP="00C51341">
      <w:pPr>
        <w:rPr>
          <w:lang w:val="en-AU"/>
        </w:rPr>
      </w:pPr>
    </w:p>
    <w:p w14:paraId="2A7F074C" w14:textId="2C900656" w:rsidR="004B70DB" w:rsidRPr="0097306D" w:rsidRDefault="004B70DB" w:rsidP="00E93CC1">
      <w:pPr>
        <w:spacing w:before="100" w:beforeAutospacing="1" w:after="100" w:afterAutospacing="1" w:line="480" w:lineRule="auto"/>
        <w:ind w:firstLine="720"/>
        <w:rPr>
          <w:lang w:val="en-AU"/>
        </w:rPr>
      </w:pPr>
      <w:r w:rsidRPr="00030B78">
        <w:rPr>
          <w:lang w:val="en-AU"/>
        </w:rPr>
        <w:t>To the best knowledge of the author, t</w:t>
      </w:r>
      <w:r w:rsidRPr="0097306D">
        <w:rPr>
          <w:lang w:val="en-AU"/>
        </w:rPr>
        <w:t xml:space="preserve">his </w:t>
      </w:r>
      <w:r w:rsidRPr="00030B78">
        <w:rPr>
          <w:lang w:val="en-AU"/>
        </w:rPr>
        <w:t xml:space="preserve">minor thesis </w:t>
      </w:r>
      <w:r w:rsidR="007C6304" w:rsidRPr="00030B78">
        <w:rPr>
          <w:lang w:val="en-AU"/>
        </w:rPr>
        <w:t>is the first</w:t>
      </w:r>
      <w:r w:rsidRPr="0097306D">
        <w:rPr>
          <w:lang w:val="en-AU"/>
        </w:rPr>
        <w:t xml:space="preserve"> systematic examination of FLOSS and OAD </w:t>
      </w:r>
      <w:r w:rsidR="007C6304" w:rsidRPr="00030B78">
        <w:rPr>
          <w:lang w:val="en-AU"/>
        </w:rPr>
        <w:t>uptake</w:t>
      </w:r>
      <w:r w:rsidRPr="0097306D">
        <w:rPr>
          <w:lang w:val="en-AU"/>
        </w:rPr>
        <w:t xml:space="preserve"> barriers and facilitators within professional </w:t>
      </w:r>
      <w:r w:rsidRPr="00030B78">
        <w:rPr>
          <w:lang w:val="en-AU"/>
        </w:rPr>
        <w:t xml:space="preserve">built-environment </w:t>
      </w:r>
      <w:r w:rsidRPr="0097306D">
        <w:rPr>
          <w:lang w:val="en-AU"/>
        </w:rPr>
        <w:t>practice</w:t>
      </w:r>
      <w:r w:rsidR="00A37EFF" w:rsidRPr="00030B78">
        <w:rPr>
          <w:lang w:val="en-AU"/>
        </w:rPr>
        <w:t xml:space="preserve">. This novel study </w:t>
      </w:r>
      <w:r w:rsidR="009F2418" w:rsidRPr="00030B78">
        <w:rPr>
          <w:lang w:val="en-AU"/>
        </w:rPr>
        <w:t>utilises</w:t>
      </w:r>
      <w:r w:rsidR="00A37EFF" w:rsidRPr="00030B78">
        <w:rPr>
          <w:lang w:val="en-AU"/>
        </w:rPr>
        <w:t xml:space="preserve"> an adapted model of </w:t>
      </w:r>
      <w:r w:rsidR="009F2418" w:rsidRPr="00030B78">
        <w:rPr>
          <w:lang w:val="en-AU"/>
        </w:rPr>
        <w:t xml:space="preserve">the </w:t>
      </w:r>
      <w:r w:rsidRPr="0097306D">
        <w:rPr>
          <w:lang w:val="en-AU"/>
        </w:rPr>
        <w:t>Actor-Network Theory</w:t>
      </w:r>
      <w:r w:rsidR="009F2418" w:rsidRPr="00030B78">
        <w:rPr>
          <w:lang w:val="en-AU"/>
        </w:rPr>
        <w:t xml:space="preserve"> framework</w:t>
      </w:r>
      <w:r w:rsidRPr="0097306D">
        <w:rPr>
          <w:lang w:val="en-AU"/>
        </w:rPr>
        <w:t xml:space="preserve"> </w:t>
      </w:r>
      <w:r w:rsidR="00A37EFF" w:rsidRPr="00030B78">
        <w:rPr>
          <w:lang w:val="en-AU"/>
        </w:rPr>
        <w:t>informed by Callon (1986) and Latour (1987)</w:t>
      </w:r>
      <w:r w:rsidR="00CF5455" w:rsidRPr="00030B78">
        <w:rPr>
          <w:lang w:val="en-AU"/>
        </w:rPr>
        <w:t xml:space="preserve"> &amp; (1990) to</w:t>
      </w:r>
      <w:r w:rsidR="009F2418" w:rsidRPr="00030B78">
        <w:rPr>
          <w:lang w:val="en-AU"/>
        </w:rPr>
        <w:t xml:space="preserve"> demonstrate</w:t>
      </w:r>
      <w:r w:rsidRPr="0097306D">
        <w:rPr>
          <w:lang w:val="en-AU"/>
        </w:rPr>
        <w:t xml:space="preserve"> that software choice in professional </w:t>
      </w:r>
      <w:r w:rsidRPr="00030B78">
        <w:rPr>
          <w:lang w:val="en-AU"/>
        </w:rPr>
        <w:t>networks</w:t>
      </w:r>
      <w:r w:rsidRPr="0097306D">
        <w:rPr>
          <w:lang w:val="en-AU"/>
        </w:rPr>
        <w:t xml:space="preserve"> is not a technical decision </w:t>
      </w:r>
      <w:r w:rsidRPr="00030B78">
        <w:rPr>
          <w:lang w:val="en-AU"/>
        </w:rPr>
        <w:t xml:space="preserve">of </w:t>
      </w:r>
      <w:r w:rsidR="00A37EFF" w:rsidRPr="00030B78">
        <w:rPr>
          <w:lang w:val="en-AU"/>
        </w:rPr>
        <w:t>problem-solving</w:t>
      </w:r>
      <w:r w:rsidRPr="00030B78">
        <w:rPr>
          <w:lang w:val="en-AU"/>
        </w:rPr>
        <w:t xml:space="preserve"> capacity </w:t>
      </w:r>
      <w:r w:rsidRPr="0097306D">
        <w:rPr>
          <w:lang w:val="en-AU"/>
        </w:rPr>
        <w:t xml:space="preserve">but </w:t>
      </w:r>
      <w:r w:rsidRPr="00030B78">
        <w:rPr>
          <w:lang w:val="en-AU"/>
        </w:rPr>
        <w:t>instead</w:t>
      </w:r>
      <w:r w:rsidRPr="0097306D">
        <w:rPr>
          <w:lang w:val="en-AU"/>
        </w:rPr>
        <w:t xml:space="preserve"> the </w:t>
      </w:r>
      <w:r w:rsidRPr="00030B78">
        <w:rPr>
          <w:lang w:val="en-AU"/>
        </w:rPr>
        <w:t>result</w:t>
      </w:r>
      <w:r w:rsidRPr="0097306D">
        <w:rPr>
          <w:lang w:val="en-AU"/>
        </w:rPr>
        <w:t xml:space="preserve"> of </w:t>
      </w:r>
      <w:r w:rsidRPr="00030B78">
        <w:rPr>
          <w:lang w:val="en-AU"/>
        </w:rPr>
        <w:t>composite</w:t>
      </w:r>
      <w:r w:rsidRPr="0097306D">
        <w:rPr>
          <w:lang w:val="en-AU"/>
        </w:rPr>
        <w:t xml:space="preserve"> negotiations among </w:t>
      </w:r>
      <w:r w:rsidRPr="00030B78">
        <w:rPr>
          <w:lang w:val="en-AU"/>
        </w:rPr>
        <w:t>diverse</w:t>
      </w:r>
      <w:r w:rsidRPr="0097306D">
        <w:rPr>
          <w:lang w:val="en-AU"/>
        </w:rPr>
        <w:t xml:space="preserve"> actors</w:t>
      </w:r>
      <w:r w:rsidRPr="00030B78">
        <w:rPr>
          <w:lang w:val="en-AU"/>
        </w:rPr>
        <w:t>.</w:t>
      </w:r>
    </w:p>
    <w:p w14:paraId="6647C7B2" w14:textId="516387A0" w:rsidR="004B70DB" w:rsidRPr="0097306D" w:rsidRDefault="004B70DB" w:rsidP="00E93CC1">
      <w:pPr>
        <w:spacing w:before="100" w:beforeAutospacing="1" w:after="100" w:afterAutospacing="1" w:line="480" w:lineRule="auto"/>
        <w:ind w:firstLine="720"/>
        <w:rPr>
          <w:lang w:val="en-AU"/>
        </w:rPr>
      </w:pPr>
      <w:r w:rsidRPr="0097306D">
        <w:rPr>
          <w:lang w:val="en-AU"/>
        </w:rPr>
        <w:t xml:space="preserve">The </w:t>
      </w:r>
      <w:r w:rsidRPr="00030B78">
        <w:rPr>
          <w:lang w:val="en-AU"/>
        </w:rPr>
        <w:t>study</w:t>
      </w:r>
      <w:r w:rsidRPr="0097306D">
        <w:rPr>
          <w:lang w:val="en-AU"/>
        </w:rPr>
        <w:t xml:space="preserve"> </w:t>
      </w:r>
      <w:r w:rsidR="00796A7F" w:rsidRPr="00030B78">
        <w:rPr>
          <w:lang w:val="en-AU"/>
        </w:rPr>
        <w:t>identifies</w:t>
      </w:r>
      <w:r w:rsidRPr="0097306D">
        <w:rPr>
          <w:lang w:val="en-AU"/>
        </w:rPr>
        <w:t xml:space="preserve"> seven </w:t>
      </w:r>
      <w:r w:rsidR="00970766" w:rsidRPr="00030B78">
        <w:rPr>
          <w:lang w:val="en-AU"/>
        </w:rPr>
        <w:t>significant</w:t>
      </w:r>
      <w:r w:rsidRPr="0097306D">
        <w:rPr>
          <w:lang w:val="en-AU"/>
        </w:rPr>
        <w:t xml:space="preserve"> </w:t>
      </w:r>
      <w:r w:rsidRPr="00030B78">
        <w:rPr>
          <w:lang w:val="en-AU"/>
        </w:rPr>
        <w:t>domains</w:t>
      </w:r>
      <w:r w:rsidRPr="0097306D">
        <w:rPr>
          <w:lang w:val="en-AU"/>
        </w:rPr>
        <w:t xml:space="preserve"> where FLOSS networks</w:t>
      </w:r>
      <w:r w:rsidRPr="00030B78">
        <w:rPr>
          <w:lang w:val="en-AU"/>
        </w:rPr>
        <w:t xml:space="preserve"> either</w:t>
      </w:r>
      <w:r w:rsidRPr="0097306D">
        <w:rPr>
          <w:lang w:val="en-AU"/>
        </w:rPr>
        <w:t xml:space="preserve"> </w:t>
      </w:r>
      <w:r w:rsidRPr="00030B78">
        <w:rPr>
          <w:lang w:val="en-AU"/>
        </w:rPr>
        <w:t xml:space="preserve">are successfully </w:t>
      </w:r>
      <w:r w:rsidR="009F2418" w:rsidRPr="00030B78">
        <w:rPr>
          <w:lang w:val="en-AU"/>
        </w:rPr>
        <w:t>formed</w:t>
      </w:r>
      <w:r w:rsidRPr="00030B78">
        <w:rPr>
          <w:lang w:val="en-AU"/>
        </w:rPr>
        <w:t xml:space="preserve"> </w:t>
      </w:r>
      <w:r w:rsidRPr="0097306D">
        <w:rPr>
          <w:lang w:val="en-AU"/>
        </w:rPr>
        <w:t xml:space="preserve">or </w:t>
      </w:r>
      <w:r w:rsidR="009F2418" w:rsidRPr="00030B78">
        <w:rPr>
          <w:lang w:val="en-AU"/>
        </w:rPr>
        <w:t>fragmented</w:t>
      </w:r>
      <w:r w:rsidRPr="0097306D">
        <w:rPr>
          <w:lang w:val="en-AU"/>
        </w:rPr>
        <w:t xml:space="preserve">: (1) </w:t>
      </w:r>
      <w:r w:rsidR="00A37EFF" w:rsidRPr="00030B78">
        <w:rPr>
          <w:lang w:val="en-AU"/>
        </w:rPr>
        <w:t xml:space="preserve">Non-Human Actors: An Extensive Landscape of Unfamiliar Instruments </w:t>
      </w:r>
      <w:r w:rsidRPr="0097306D">
        <w:rPr>
          <w:lang w:val="en-AU"/>
        </w:rPr>
        <w:t xml:space="preserve">(2) </w:t>
      </w:r>
      <w:r w:rsidR="00EE774B" w:rsidRPr="00030B78">
        <w:rPr>
          <w:lang w:val="en-AU"/>
        </w:rPr>
        <w:t xml:space="preserve">Human Actors: The Gatekeepers and Vanguards in FLOSS </w:t>
      </w:r>
      <w:r w:rsidR="009F2418" w:rsidRPr="00030B78">
        <w:rPr>
          <w:lang w:val="en-AU"/>
        </w:rPr>
        <w:t>Uptake;</w:t>
      </w:r>
      <w:r w:rsidRPr="0097306D">
        <w:rPr>
          <w:lang w:val="en-AU"/>
        </w:rPr>
        <w:t xml:space="preserve"> (3) </w:t>
      </w:r>
      <w:r w:rsidR="00EE774B" w:rsidRPr="00030B78">
        <w:rPr>
          <w:lang w:val="en-AU"/>
        </w:rPr>
        <w:t>Material Inscriptions: The Persistence of Proprietary Standards</w:t>
      </w:r>
      <w:r w:rsidR="00796A7F" w:rsidRPr="00030B78">
        <w:rPr>
          <w:lang w:val="en-AU"/>
        </w:rPr>
        <w:t>;</w:t>
      </w:r>
      <w:r w:rsidRPr="0097306D">
        <w:rPr>
          <w:lang w:val="en-AU"/>
        </w:rPr>
        <w:t xml:space="preserve"> </w:t>
      </w:r>
      <w:r w:rsidR="00796A7F" w:rsidRPr="00030B78">
        <w:rPr>
          <w:lang w:val="en-AU"/>
        </w:rPr>
        <w:t xml:space="preserve">(4) </w:t>
      </w:r>
      <w:r w:rsidR="009F2418" w:rsidRPr="00030B78">
        <w:rPr>
          <w:lang w:val="en-AU"/>
        </w:rPr>
        <w:t>Stability and Fragility: Tangible and Imagined</w:t>
      </w:r>
      <w:r w:rsidRPr="0097306D">
        <w:rPr>
          <w:lang w:val="en-AU"/>
        </w:rPr>
        <w:t xml:space="preserve">; (5) </w:t>
      </w:r>
      <w:r w:rsidR="009F2418" w:rsidRPr="00030B78">
        <w:rPr>
          <w:lang w:val="en-AU"/>
        </w:rPr>
        <w:t xml:space="preserve">Interactions and Relations: An Enthusiastic Community Marred by </w:t>
      </w:r>
      <w:r w:rsidR="009F2418" w:rsidRPr="00030B78">
        <w:rPr>
          <w:lang w:val="en-AU"/>
        </w:rPr>
        <w:lastRenderedPageBreak/>
        <w:t>Institutional Trepidation</w:t>
      </w:r>
      <w:r w:rsidRPr="0097306D">
        <w:rPr>
          <w:lang w:val="en-AU"/>
        </w:rPr>
        <w:t xml:space="preserve">; (6) </w:t>
      </w:r>
      <w:r w:rsidR="009F2418" w:rsidRPr="00030B78">
        <w:rPr>
          <w:lang w:val="en-AU"/>
        </w:rPr>
        <w:t>Legitimacy Work: A Future of Publicly Accessible Privacy Infringement</w:t>
      </w:r>
      <w:r w:rsidRPr="0097306D">
        <w:rPr>
          <w:lang w:val="en-AU"/>
        </w:rPr>
        <w:t xml:space="preserve">; and (7) </w:t>
      </w:r>
      <w:r w:rsidR="009F2418" w:rsidRPr="00030B78">
        <w:rPr>
          <w:lang w:val="en-AU"/>
        </w:rPr>
        <w:t xml:space="preserve">Translation and </w:t>
      </w:r>
      <w:del w:id="510" w:author="Graham Inglert" w:date="2025-10-20T20:34:00Z" w16du:dateUtc="2025-10-20T09:34:00Z">
        <w:r w:rsidR="009F2418" w:rsidRPr="00030B78" w:rsidDel="00C36B4B">
          <w:rPr>
            <w:lang w:val="en-AU"/>
          </w:rPr>
          <w:delText>Enrolment</w:delText>
        </w:r>
      </w:del>
      <w:proofErr w:type="spellStart"/>
      <w:ins w:id="511" w:author="Graham Inglert" w:date="2025-10-20T20:34:00Z" w16du:dateUtc="2025-10-20T09:34:00Z">
        <w:r w:rsidR="00C36B4B">
          <w:rPr>
            <w:lang w:val="en-AU"/>
          </w:rPr>
          <w:t>Enrollment</w:t>
        </w:r>
      </w:ins>
      <w:proofErr w:type="spellEnd"/>
      <w:r w:rsidR="009F2418" w:rsidRPr="00030B78">
        <w:rPr>
          <w:lang w:val="en-AU"/>
        </w:rPr>
        <w:t>: Vanguards in Need of Institutional Backing</w:t>
      </w:r>
      <w:r w:rsidRPr="0097306D">
        <w:rPr>
          <w:lang w:val="en-AU"/>
        </w:rPr>
        <w:t>.</w:t>
      </w:r>
    </w:p>
    <w:p w14:paraId="6AC4F6BD" w14:textId="3063C78A" w:rsidR="004B70DB" w:rsidRPr="0097306D" w:rsidRDefault="00AD2901" w:rsidP="00E93CC1">
      <w:pPr>
        <w:spacing w:before="100" w:beforeAutospacing="1" w:after="100" w:afterAutospacing="1" w:line="480" w:lineRule="auto"/>
        <w:ind w:firstLine="720"/>
        <w:rPr>
          <w:lang w:val="en-AU"/>
        </w:rPr>
      </w:pPr>
      <w:r w:rsidRPr="00030B78">
        <w:rPr>
          <w:lang w:val="en-AU"/>
        </w:rPr>
        <w:t>These seven domains</w:t>
      </w:r>
      <w:r w:rsidR="004B70DB" w:rsidRPr="00030B78">
        <w:rPr>
          <w:lang w:val="en-AU"/>
        </w:rPr>
        <w:t xml:space="preserve"> </w:t>
      </w:r>
      <w:r w:rsidRPr="00030B78">
        <w:rPr>
          <w:lang w:val="en-AU"/>
        </w:rPr>
        <w:t>reveal patterns of</w:t>
      </w:r>
      <w:r w:rsidR="00796A7F" w:rsidRPr="00030B78">
        <w:rPr>
          <w:lang w:val="en-AU"/>
        </w:rPr>
        <w:t xml:space="preserve"> identified</w:t>
      </w:r>
      <w:r w:rsidRPr="00030B78">
        <w:rPr>
          <w:lang w:val="en-AU"/>
        </w:rPr>
        <w:t xml:space="preserve"> barriers </w:t>
      </w:r>
      <w:r w:rsidR="004B70DB" w:rsidRPr="00030B78">
        <w:rPr>
          <w:lang w:val="en-AU"/>
        </w:rPr>
        <w:t>reduc</w:t>
      </w:r>
      <w:r w:rsidRPr="00030B78">
        <w:rPr>
          <w:lang w:val="en-AU"/>
        </w:rPr>
        <w:t xml:space="preserve">ing </w:t>
      </w:r>
      <w:r w:rsidR="004B70DB" w:rsidRPr="00030B78">
        <w:rPr>
          <w:lang w:val="en-AU"/>
        </w:rPr>
        <w:t xml:space="preserve">uptake of FLOSS </w:t>
      </w:r>
      <w:r w:rsidRPr="00030B78">
        <w:rPr>
          <w:lang w:val="en-AU"/>
        </w:rPr>
        <w:t>within practice. These barriers</w:t>
      </w:r>
      <w:r w:rsidR="004B70DB" w:rsidRPr="0097306D">
        <w:rPr>
          <w:lang w:val="en-AU"/>
        </w:rPr>
        <w:t xml:space="preserve"> include institutional IT departments </w:t>
      </w:r>
      <w:r w:rsidRPr="00030B78">
        <w:rPr>
          <w:lang w:val="en-AU"/>
        </w:rPr>
        <w:t>who operate</w:t>
      </w:r>
      <w:r w:rsidR="004B70DB" w:rsidRPr="0097306D">
        <w:rPr>
          <w:lang w:val="en-AU"/>
        </w:rPr>
        <w:t xml:space="preserve"> as obligatory passage points</w:t>
      </w:r>
      <w:r w:rsidR="00DB63D8" w:rsidRPr="00030B78">
        <w:rPr>
          <w:lang w:val="en-AU"/>
        </w:rPr>
        <w:t xml:space="preserve">, a </w:t>
      </w:r>
      <w:r w:rsidR="004B70DB" w:rsidRPr="0097306D">
        <w:rPr>
          <w:lang w:val="en-AU"/>
        </w:rPr>
        <w:t>cognitive naturali</w:t>
      </w:r>
      <w:r w:rsidR="004B70DB" w:rsidRPr="00030B78">
        <w:rPr>
          <w:lang w:val="en-AU"/>
        </w:rPr>
        <w:t>s</w:t>
      </w:r>
      <w:r w:rsidR="004B70DB" w:rsidRPr="0097306D">
        <w:rPr>
          <w:lang w:val="en-AU"/>
        </w:rPr>
        <w:t xml:space="preserve">ation of proprietary workflows </w:t>
      </w:r>
      <w:r w:rsidR="00DB63D8" w:rsidRPr="00030B78">
        <w:rPr>
          <w:lang w:val="en-AU"/>
        </w:rPr>
        <w:t>which form subconscious</w:t>
      </w:r>
      <w:r w:rsidR="004B70DB" w:rsidRPr="0097306D">
        <w:rPr>
          <w:lang w:val="en-AU"/>
        </w:rPr>
        <w:t xml:space="preserve"> </w:t>
      </w:r>
      <w:r w:rsidR="004B70DB" w:rsidRPr="00030B78">
        <w:rPr>
          <w:lang w:val="en-AU"/>
        </w:rPr>
        <w:t>antagonism</w:t>
      </w:r>
      <w:r w:rsidR="004B70DB" w:rsidRPr="0097306D">
        <w:rPr>
          <w:lang w:val="en-AU"/>
        </w:rPr>
        <w:t xml:space="preserve"> to alternatives, </w:t>
      </w:r>
      <w:r w:rsidR="00DB63D8" w:rsidRPr="00030B78">
        <w:rPr>
          <w:lang w:val="en-AU"/>
        </w:rPr>
        <w:t xml:space="preserve">a persistent expectation of </w:t>
      </w:r>
      <w:r w:rsidR="004B70DB" w:rsidRPr="0097306D">
        <w:rPr>
          <w:lang w:val="en-AU"/>
        </w:rPr>
        <w:t>proprietary file format</w:t>
      </w:r>
      <w:r w:rsidR="004B70DB" w:rsidRPr="00030B78">
        <w:rPr>
          <w:lang w:val="en-AU"/>
        </w:rPr>
        <w:t>s</w:t>
      </w:r>
      <w:r w:rsidR="004B70DB" w:rsidRPr="0097306D">
        <w:rPr>
          <w:lang w:val="en-AU"/>
        </w:rPr>
        <w:t xml:space="preserve"> enforcing </w:t>
      </w:r>
      <w:r w:rsidR="00DB63D8" w:rsidRPr="00030B78">
        <w:rPr>
          <w:lang w:val="en-AU"/>
        </w:rPr>
        <w:t xml:space="preserve">dependence </w:t>
      </w:r>
      <w:r w:rsidR="00796A7F" w:rsidRPr="00030B78">
        <w:rPr>
          <w:lang w:val="en-AU"/>
        </w:rPr>
        <w:t>on</w:t>
      </w:r>
      <w:r w:rsidR="00DB63D8" w:rsidRPr="00030B78">
        <w:rPr>
          <w:lang w:val="en-AU"/>
        </w:rPr>
        <w:t xml:space="preserve"> associated proprietary software</w:t>
      </w:r>
      <w:r w:rsidR="004B70DB" w:rsidRPr="0097306D">
        <w:rPr>
          <w:lang w:val="en-AU"/>
        </w:rPr>
        <w:t xml:space="preserve">, </w:t>
      </w:r>
      <w:r w:rsidR="00DB63D8" w:rsidRPr="00030B78">
        <w:rPr>
          <w:lang w:val="en-AU"/>
        </w:rPr>
        <w:t xml:space="preserve">trepidation over </w:t>
      </w:r>
      <w:r w:rsidR="00796A7F" w:rsidRPr="00030B78">
        <w:rPr>
          <w:lang w:val="en-AU"/>
        </w:rPr>
        <w:t xml:space="preserve">perceived </w:t>
      </w:r>
      <w:r w:rsidR="004B70DB" w:rsidRPr="0097306D">
        <w:rPr>
          <w:lang w:val="en-AU"/>
        </w:rPr>
        <w:t xml:space="preserve">professional </w:t>
      </w:r>
      <w:r w:rsidR="004B70DB" w:rsidRPr="00030B78">
        <w:rPr>
          <w:lang w:val="en-AU"/>
        </w:rPr>
        <w:t>integrity</w:t>
      </w:r>
      <w:r w:rsidR="004B70DB" w:rsidRPr="0097306D">
        <w:rPr>
          <w:lang w:val="en-AU"/>
        </w:rPr>
        <w:t xml:space="preserve"> </w:t>
      </w:r>
      <w:r w:rsidR="00796A7F" w:rsidRPr="00030B78">
        <w:rPr>
          <w:lang w:val="en-AU"/>
        </w:rPr>
        <w:t>provided by</w:t>
      </w:r>
      <w:r w:rsidR="004B70DB" w:rsidRPr="0097306D">
        <w:rPr>
          <w:lang w:val="en-AU"/>
        </w:rPr>
        <w:t xml:space="preserve"> industry-standard software, and </w:t>
      </w:r>
      <w:r w:rsidR="00796A7F" w:rsidRPr="00030B78">
        <w:rPr>
          <w:lang w:val="en-AU"/>
        </w:rPr>
        <w:t>a</w:t>
      </w:r>
      <w:r w:rsidR="00DB63D8" w:rsidRPr="00030B78">
        <w:rPr>
          <w:lang w:val="en-AU"/>
        </w:rPr>
        <w:t xml:space="preserve"> </w:t>
      </w:r>
      <w:r w:rsidR="004B70DB" w:rsidRPr="0097306D">
        <w:rPr>
          <w:lang w:val="en-AU"/>
        </w:rPr>
        <w:t xml:space="preserve">segregation of </w:t>
      </w:r>
      <w:r w:rsidR="00DB63D8" w:rsidRPr="00030B78">
        <w:rPr>
          <w:lang w:val="en-AU"/>
        </w:rPr>
        <w:t xml:space="preserve">responsibilities between </w:t>
      </w:r>
      <w:r w:rsidR="004B70DB" w:rsidRPr="0097306D">
        <w:rPr>
          <w:lang w:val="en-AU"/>
        </w:rPr>
        <w:t xml:space="preserve">professional roles </w:t>
      </w:r>
      <w:r w:rsidR="004B70DB" w:rsidRPr="00030B78">
        <w:rPr>
          <w:lang w:val="en-AU"/>
        </w:rPr>
        <w:t>reducing the transfer of</w:t>
      </w:r>
      <w:r w:rsidR="004B70DB" w:rsidRPr="0097306D">
        <w:rPr>
          <w:lang w:val="en-AU"/>
        </w:rPr>
        <w:t xml:space="preserve"> knowledge. </w:t>
      </w:r>
      <w:r w:rsidR="00796A7F" w:rsidRPr="00030B78">
        <w:rPr>
          <w:lang w:val="en-AU"/>
        </w:rPr>
        <w:t>However, this research study also reveals the opportunities provided by</w:t>
      </w:r>
      <w:r w:rsidR="00DB63D8" w:rsidRPr="00030B78">
        <w:rPr>
          <w:lang w:val="en-AU"/>
        </w:rPr>
        <w:t xml:space="preserve"> key</w:t>
      </w:r>
      <w:r w:rsidR="004B70DB" w:rsidRPr="0097306D">
        <w:rPr>
          <w:lang w:val="en-AU"/>
        </w:rPr>
        <w:t xml:space="preserve"> facilitators</w:t>
      </w:r>
      <w:r w:rsidR="00796A7F" w:rsidRPr="00030B78">
        <w:rPr>
          <w:lang w:val="en-AU"/>
        </w:rPr>
        <w:t>,</w:t>
      </w:r>
      <w:r w:rsidR="004B70DB" w:rsidRPr="0097306D">
        <w:rPr>
          <w:lang w:val="en-AU"/>
        </w:rPr>
        <w:t xml:space="preserve"> </w:t>
      </w:r>
      <w:r w:rsidR="00DB63D8" w:rsidRPr="00030B78">
        <w:rPr>
          <w:lang w:val="en-AU"/>
        </w:rPr>
        <w:t>aiding in the dispersal of FLOSS and OAD instruments within practice</w:t>
      </w:r>
      <w:r w:rsidR="00796A7F" w:rsidRPr="00030B78">
        <w:rPr>
          <w:lang w:val="en-AU"/>
        </w:rPr>
        <w:t>. These mechanisms</w:t>
      </w:r>
      <w:r w:rsidR="00DB63D8" w:rsidRPr="00030B78">
        <w:rPr>
          <w:lang w:val="en-AU"/>
        </w:rPr>
        <w:t xml:space="preserve"> </w:t>
      </w:r>
      <w:r w:rsidR="004B70DB" w:rsidRPr="0097306D">
        <w:rPr>
          <w:lang w:val="en-AU"/>
        </w:rPr>
        <w:t xml:space="preserve">include individual vanguards who demonstrate FLOSS utility through practical application, </w:t>
      </w:r>
      <w:r w:rsidR="004B70DB" w:rsidRPr="00030B78">
        <w:rPr>
          <w:lang w:val="en-AU"/>
        </w:rPr>
        <w:t>networks of peer support</w:t>
      </w:r>
      <w:r w:rsidR="004B70DB" w:rsidRPr="0097306D">
        <w:rPr>
          <w:lang w:val="en-AU"/>
        </w:rPr>
        <w:t xml:space="preserve"> </w:t>
      </w:r>
      <w:r w:rsidR="004B70DB" w:rsidRPr="00030B78">
        <w:rPr>
          <w:lang w:val="en-AU"/>
        </w:rPr>
        <w:t>advancing</w:t>
      </w:r>
      <w:r w:rsidR="004B70DB" w:rsidRPr="0097306D">
        <w:rPr>
          <w:lang w:val="en-AU"/>
        </w:rPr>
        <w:t xml:space="preserve"> informal training and </w:t>
      </w:r>
      <w:r w:rsidR="004B70DB" w:rsidRPr="00030B78">
        <w:rPr>
          <w:lang w:val="en-AU"/>
        </w:rPr>
        <w:t>endorsement</w:t>
      </w:r>
      <w:r w:rsidR="004B70DB" w:rsidRPr="0097306D">
        <w:rPr>
          <w:lang w:val="en-AU"/>
        </w:rPr>
        <w:t>, modular plugin</w:t>
      </w:r>
      <w:r w:rsidR="00796A7F" w:rsidRPr="00030B78">
        <w:rPr>
          <w:lang w:val="en-AU"/>
        </w:rPr>
        <w:t xml:space="preserve"> ecosystems</w:t>
      </w:r>
      <w:r w:rsidR="004B70DB" w:rsidRPr="0097306D">
        <w:rPr>
          <w:lang w:val="en-AU"/>
        </w:rPr>
        <w:t xml:space="preserve"> offering technical </w:t>
      </w:r>
      <w:r w:rsidR="004B70DB" w:rsidRPr="00030B78">
        <w:rPr>
          <w:lang w:val="en-AU"/>
        </w:rPr>
        <w:t>flexibility</w:t>
      </w:r>
      <w:r w:rsidR="004B70DB" w:rsidRPr="0097306D">
        <w:rPr>
          <w:lang w:val="en-AU"/>
        </w:rPr>
        <w:t xml:space="preserve">, increasing availability of open-access datasets, and </w:t>
      </w:r>
      <w:r w:rsidR="004368DD" w:rsidRPr="00030B78">
        <w:rPr>
          <w:lang w:val="en-AU"/>
        </w:rPr>
        <w:t>a</w:t>
      </w:r>
      <w:r w:rsidR="00796A7F" w:rsidRPr="00030B78">
        <w:rPr>
          <w:lang w:val="en-AU"/>
        </w:rPr>
        <w:t xml:space="preserve"> greater </w:t>
      </w:r>
      <w:r w:rsidR="004368DD" w:rsidRPr="00030B78">
        <w:rPr>
          <w:lang w:val="en-AU"/>
        </w:rPr>
        <w:t xml:space="preserve">recognition of </w:t>
      </w:r>
      <w:r w:rsidR="004B70DB" w:rsidRPr="00030B78">
        <w:rPr>
          <w:lang w:val="en-AU"/>
        </w:rPr>
        <w:t>technical capabilities</w:t>
      </w:r>
      <w:r w:rsidR="004368DD" w:rsidRPr="00030B78">
        <w:rPr>
          <w:lang w:val="en-AU"/>
        </w:rPr>
        <w:t xml:space="preserve"> through demonstrated competency</w:t>
      </w:r>
      <w:r w:rsidR="004B70DB" w:rsidRPr="00030B78">
        <w:rPr>
          <w:lang w:val="en-AU"/>
        </w:rPr>
        <w:t>.</w:t>
      </w:r>
    </w:p>
    <w:p w14:paraId="213AB343" w14:textId="7256F1C5" w:rsidR="004B70DB" w:rsidRPr="0097306D" w:rsidRDefault="004B70DB" w:rsidP="00E93CC1">
      <w:pPr>
        <w:spacing w:before="100" w:beforeAutospacing="1" w:after="100" w:afterAutospacing="1" w:line="480" w:lineRule="auto"/>
        <w:ind w:firstLine="720"/>
        <w:rPr>
          <w:lang w:val="en-AU"/>
        </w:rPr>
      </w:pPr>
      <w:r w:rsidRPr="00030B78">
        <w:rPr>
          <w:lang w:val="en-AU"/>
        </w:rPr>
        <w:t>This project</w:t>
      </w:r>
      <w:r w:rsidRPr="0097306D">
        <w:rPr>
          <w:lang w:val="en-AU"/>
        </w:rPr>
        <w:t xml:space="preserve"> </w:t>
      </w:r>
      <w:r w:rsidR="004368DD" w:rsidRPr="00030B78">
        <w:rPr>
          <w:lang w:val="en-AU"/>
        </w:rPr>
        <w:t xml:space="preserve">advocates that for FLOSS and OAD instruments to persuade greater uptake, there is a need for reform within socio-technical networks. </w:t>
      </w:r>
      <w:r w:rsidR="00EA082E" w:rsidRPr="00030B78">
        <w:rPr>
          <w:lang w:val="en-AU"/>
        </w:rPr>
        <w:t>There must be an</w:t>
      </w:r>
      <w:r w:rsidRPr="0097306D">
        <w:rPr>
          <w:lang w:val="en-AU"/>
        </w:rPr>
        <w:t xml:space="preserve"> </w:t>
      </w:r>
      <w:r w:rsidRPr="00030B78">
        <w:rPr>
          <w:lang w:val="en-AU"/>
        </w:rPr>
        <w:t xml:space="preserve">increased </w:t>
      </w:r>
      <w:del w:id="512" w:author="Graham Inglert" w:date="2025-10-20T20:34:00Z" w16du:dateUtc="2025-10-20T09:34:00Z">
        <w:r w:rsidRPr="00030B78" w:rsidDel="00C36B4B">
          <w:rPr>
            <w:lang w:val="en-AU"/>
          </w:rPr>
          <w:delText>enrolment</w:delText>
        </w:r>
      </w:del>
      <w:proofErr w:type="spellStart"/>
      <w:ins w:id="513" w:author="Graham Inglert" w:date="2025-10-20T20:34:00Z" w16du:dateUtc="2025-10-20T09:34:00Z">
        <w:r w:rsidR="00C36B4B">
          <w:rPr>
            <w:lang w:val="en-AU"/>
          </w:rPr>
          <w:t>Enrollment</w:t>
        </w:r>
      </w:ins>
      <w:proofErr w:type="spellEnd"/>
      <w:r w:rsidRPr="0097306D">
        <w:rPr>
          <w:lang w:val="en-AU"/>
        </w:rPr>
        <w:t xml:space="preserve"> of IT departments and leadership, </w:t>
      </w:r>
      <w:r w:rsidRPr="00030B78">
        <w:rPr>
          <w:lang w:val="en-AU"/>
        </w:rPr>
        <w:t>a greater degree of</w:t>
      </w:r>
      <w:r w:rsidRPr="0097306D">
        <w:rPr>
          <w:lang w:val="en-AU"/>
        </w:rPr>
        <w:t xml:space="preserve"> educational </w:t>
      </w:r>
      <w:r w:rsidR="004368DD" w:rsidRPr="00030B78">
        <w:rPr>
          <w:lang w:val="en-AU"/>
        </w:rPr>
        <w:t>curricula inclusion</w:t>
      </w:r>
      <w:r w:rsidRPr="0097306D">
        <w:rPr>
          <w:lang w:val="en-AU"/>
        </w:rPr>
        <w:t xml:space="preserve">, </w:t>
      </w:r>
      <w:r w:rsidRPr="00030B78">
        <w:rPr>
          <w:lang w:val="en-AU"/>
        </w:rPr>
        <w:t>forming</w:t>
      </w:r>
      <w:r w:rsidRPr="0097306D">
        <w:rPr>
          <w:lang w:val="en-AU"/>
        </w:rPr>
        <w:t xml:space="preserve"> </w:t>
      </w:r>
      <w:r w:rsidRPr="00030B78">
        <w:rPr>
          <w:lang w:val="en-AU"/>
        </w:rPr>
        <w:t>wide-ranging</w:t>
      </w:r>
      <w:r w:rsidRPr="0097306D">
        <w:rPr>
          <w:lang w:val="en-AU"/>
        </w:rPr>
        <w:t xml:space="preserve"> </w:t>
      </w:r>
      <w:r w:rsidRPr="00030B78">
        <w:rPr>
          <w:lang w:val="en-AU"/>
        </w:rPr>
        <w:t>networks of legitimacy</w:t>
      </w:r>
      <w:r w:rsidR="004368DD" w:rsidRPr="00030B78">
        <w:rPr>
          <w:lang w:val="en-AU"/>
        </w:rPr>
        <w:t xml:space="preserve"> </w:t>
      </w:r>
      <w:r w:rsidRPr="0097306D">
        <w:rPr>
          <w:lang w:val="en-AU"/>
        </w:rPr>
        <w:t xml:space="preserve">and developing </w:t>
      </w:r>
      <w:r w:rsidR="00EA082E" w:rsidRPr="00030B78">
        <w:rPr>
          <w:lang w:val="en-AU"/>
        </w:rPr>
        <w:t>hybridised FLOSS and proprietary</w:t>
      </w:r>
      <w:r w:rsidRPr="0097306D">
        <w:rPr>
          <w:lang w:val="en-AU"/>
        </w:rPr>
        <w:t xml:space="preserve"> approaches that allow practitioners to </w:t>
      </w:r>
      <w:r w:rsidRPr="00030B78">
        <w:rPr>
          <w:lang w:val="en-AU"/>
        </w:rPr>
        <w:t>preserve</w:t>
      </w:r>
      <w:r w:rsidRPr="0097306D">
        <w:rPr>
          <w:lang w:val="en-AU"/>
        </w:rPr>
        <w:t xml:space="preserve"> </w:t>
      </w:r>
      <w:r w:rsidRPr="00030B78">
        <w:rPr>
          <w:lang w:val="en-AU"/>
        </w:rPr>
        <w:t>relationships</w:t>
      </w:r>
      <w:r w:rsidRPr="0097306D">
        <w:rPr>
          <w:lang w:val="en-AU"/>
        </w:rPr>
        <w:t xml:space="preserve"> </w:t>
      </w:r>
      <w:r w:rsidR="00EA082E" w:rsidRPr="00030B78">
        <w:rPr>
          <w:lang w:val="en-AU"/>
        </w:rPr>
        <w:t xml:space="preserve">with clientele </w:t>
      </w:r>
      <w:r w:rsidRPr="0097306D">
        <w:rPr>
          <w:lang w:val="en-AU"/>
        </w:rPr>
        <w:t xml:space="preserve">while </w:t>
      </w:r>
      <w:r w:rsidRPr="00030B78">
        <w:rPr>
          <w:lang w:val="en-AU"/>
        </w:rPr>
        <w:t>incorporating</w:t>
      </w:r>
      <w:r w:rsidRPr="0097306D">
        <w:rPr>
          <w:lang w:val="en-AU"/>
        </w:rPr>
        <w:t xml:space="preserve"> </w:t>
      </w:r>
      <w:r w:rsidR="004368DD" w:rsidRPr="00030B78">
        <w:rPr>
          <w:lang w:val="en-AU"/>
        </w:rPr>
        <w:t>FLOSS and OAD</w:t>
      </w:r>
      <w:r w:rsidRPr="0097306D">
        <w:rPr>
          <w:lang w:val="en-AU"/>
        </w:rPr>
        <w:t>.</w:t>
      </w:r>
    </w:p>
    <w:p w14:paraId="63FBDBE4" w14:textId="16951721" w:rsidR="004B70DB" w:rsidRPr="00030B78" w:rsidRDefault="00C9270C" w:rsidP="00C51341">
      <w:pPr>
        <w:pStyle w:val="Heading2"/>
        <w:rPr>
          <w:rFonts w:ascii="Times New Roman" w:hAnsi="Times New Roman" w:cs="Times New Roman"/>
          <w:color w:val="000000" w:themeColor="text1"/>
          <w:lang w:val="en-AU"/>
        </w:rPr>
      </w:pPr>
      <w:bookmarkStart w:id="514" w:name="_Toc211884996"/>
      <w:r w:rsidRPr="00030B78">
        <w:rPr>
          <w:rFonts w:ascii="Times New Roman" w:hAnsi="Times New Roman" w:cs="Times New Roman"/>
          <w:color w:val="000000" w:themeColor="text1"/>
          <w:lang w:val="en-AU"/>
        </w:rPr>
        <w:lastRenderedPageBreak/>
        <w:t>1.</w:t>
      </w:r>
      <w:r w:rsidR="004B70DB" w:rsidRPr="00030B78">
        <w:rPr>
          <w:rFonts w:ascii="Times New Roman" w:eastAsia="Times New Roman" w:hAnsi="Times New Roman" w:cs="Times New Roman"/>
          <w:color w:val="000000" w:themeColor="text1"/>
          <w:lang w:val="en-AU"/>
        </w:rPr>
        <w:t>4 Statement of Problem</w:t>
      </w:r>
      <w:r w:rsidR="00307381" w:rsidRPr="00030B78">
        <w:rPr>
          <w:rFonts w:ascii="Times New Roman" w:hAnsi="Times New Roman" w:cs="Times New Roman"/>
          <w:color w:val="000000" w:themeColor="text1"/>
          <w:lang w:val="en-AU"/>
        </w:rPr>
        <w:t xml:space="preserve"> and Research Question</w:t>
      </w:r>
      <w:bookmarkEnd w:id="514"/>
    </w:p>
    <w:p w14:paraId="6C821A3C" w14:textId="77777777" w:rsidR="00C51341" w:rsidRPr="00030B78" w:rsidRDefault="00C51341" w:rsidP="00C51341">
      <w:pPr>
        <w:rPr>
          <w:lang w:val="en-AU"/>
        </w:rPr>
      </w:pPr>
    </w:p>
    <w:p w14:paraId="5076C84C" w14:textId="397844E6" w:rsidR="004B70DB" w:rsidRPr="0097306D" w:rsidRDefault="004B70DB" w:rsidP="00E93CC1">
      <w:pPr>
        <w:spacing w:before="100" w:beforeAutospacing="1" w:after="100" w:afterAutospacing="1" w:line="480" w:lineRule="auto"/>
        <w:ind w:firstLine="720"/>
        <w:rPr>
          <w:lang w:val="en-AU"/>
        </w:rPr>
      </w:pPr>
      <w:r w:rsidRPr="0097306D">
        <w:rPr>
          <w:lang w:val="en-AU"/>
        </w:rPr>
        <w:t>Despite extensive technical literature demonstrating that FLOSS alternatives can effectively complete planning tasks across multiple domains (Boeing et al., 2022</w:t>
      </w:r>
      <w:ins w:id="515" w:author="Graham Inglert" w:date="2025-10-20T17:54:00Z" w16du:dateUtc="2025-10-20T06:54:00Z">
        <w:r w:rsidR="00622EE6">
          <w:rPr>
            <w:lang w:val="en-AU"/>
          </w:rPr>
          <w:t>;</w:t>
        </w:r>
      </w:ins>
      <w:del w:id="516"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Pires et al., 2019</w:t>
      </w:r>
      <w:ins w:id="517" w:author="Graham Inglert" w:date="2025-10-20T17:54:00Z" w16du:dateUtc="2025-10-20T06:54:00Z">
        <w:r w:rsidR="00622EE6">
          <w:rPr>
            <w:lang w:val="en-AU"/>
          </w:rPr>
          <w:t>;</w:t>
        </w:r>
      </w:ins>
      <w:del w:id="518"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 xml:space="preserve">Gani et al., 2024) and </w:t>
      </w:r>
      <w:r w:rsidRPr="00030B78">
        <w:rPr>
          <w:lang w:val="en-AU"/>
        </w:rPr>
        <w:t>extensive</w:t>
      </w:r>
      <w:r w:rsidRPr="0097306D">
        <w:rPr>
          <w:lang w:val="en-AU"/>
        </w:rPr>
        <w:t xml:space="preserve"> surveys </w:t>
      </w:r>
      <w:r w:rsidRPr="00030B78">
        <w:rPr>
          <w:lang w:val="en-AU"/>
        </w:rPr>
        <w:t>cataloguing</w:t>
      </w:r>
      <w:r w:rsidRPr="0097306D">
        <w:rPr>
          <w:lang w:val="en-AU"/>
        </w:rPr>
        <w:t xml:space="preserve"> </w:t>
      </w:r>
      <w:r w:rsidRPr="00030B78">
        <w:rPr>
          <w:lang w:val="en-AU"/>
        </w:rPr>
        <w:t xml:space="preserve">the expanding </w:t>
      </w:r>
      <w:r w:rsidR="004368DD" w:rsidRPr="00030B78">
        <w:rPr>
          <w:lang w:val="en-AU"/>
        </w:rPr>
        <w:t>array</w:t>
      </w:r>
      <w:r w:rsidRPr="00030B78">
        <w:rPr>
          <w:lang w:val="en-AU"/>
        </w:rPr>
        <w:t xml:space="preserve"> of</w:t>
      </w:r>
      <w:r w:rsidRPr="0097306D">
        <w:rPr>
          <w:lang w:val="en-AU"/>
        </w:rPr>
        <w:t xml:space="preserve"> FLOSS options for geographical sciences (Mader &amp; Schenk, 2017</w:t>
      </w:r>
      <w:ins w:id="519" w:author="Graham Inglert" w:date="2025-10-20T17:54:00Z" w16du:dateUtc="2025-10-20T06:54:00Z">
        <w:r w:rsidR="00622EE6">
          <w:rPr>
            <w:lang w:val="en-AU"/>
          </w:rPr>
          <w:t>;</w:t>
        </w:r>
      </w:ins>
      <w:del w:id="520"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Yap et al., 2022</w:t>
      </w:r>
      <w:ins w:id="521" w:author="Graham Inglert" w:date="2025-10-20T17:54:00Z" w16du:dateUtc="2025-10-20T06:54:00Z">
        <w:r w:rsidR="00622EE6">
          <w:rPr>
            <w:lang w:val="en-AU"/>
          </w:rPr>
          <w:t>;</w:t>
        </w:r>
      </w:ins>
      <w:del w:id="522"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 xml:space="preserve">Xia et al., 2024), </w:t>
      </w:r>
      <w:r w:rsidR="004368DD" w:rsidRPr="00030B78">
        <w:rPr>
          <w:lang w:val="en-AU"/>
        </w:rPr>
        <w:t xml:space="preserve">to the best knowledge of </w:t>
      </w:r>
      <w:r w:rsidR="00796A7F" w:rsidRPr="00030B78">
        <w:rPr>
          <w:lang w:val="en-AU"/>
        </w:rPr>
        <w:t>the</w:t>
      </w:r>
      <w:r w:rsidR="004368DD" w:rsidRPr="00030B78">
        <w:rPr>
          <w:lang w:val="en-AU"/>
        </w:rPr>
        <w:t xml:space="preserve"> author, </w:t>
      </w:r>
      <w:r w:rsidRPr="0097306D">
        <w:rPr>
          <w:lang w:val="en-AU"/>
        </w:rPr>
        <w:t>the</w:t>
      </w:r>
      <w:r w:rsidR="004368DD" w:rsidRPr="00030B78">
        <w:rPr>
          <w:lang w:val="en-AU"/>
        </w:rPr>
        <w:t xml:space="preserve">re </w:t>
      </w:r>
      <w:r w:rsidR="00ED003A" w:rsidRPr="00030B78">
        <w:rPr>
          <w:lang w:val="en-AU"/>
        </w:rPr>
        <w:t xml:space="preserve">are </w:t>
      </w:r>
      <w:r w:rsidR="00610A54" w:rsidRPr="00030B78">
        <w:rPr>
          <w:lang w:val="en-AU"/>
        </w:rPr>
        <w:t>comparably few</w:t>
      </w:r>
      <w:r w:rsidR="004368DD" w:rsidRPr="00030B78">
        <w:rPr>
          <w:lang w:val="en-AU"/>
        </w:rPr>
        <w:t xml:space="preserve"> studies that examine how </w:t>
      </w:r>
      <w:r w:rsidR="00ED003A" w:rsidRPr="00030B78">
        <w:rPr>
          <w:lang w:val="en-AU"/>
        </w:rPr>
        <w:t>widespread</w:t>
      </w:r>
      <w:r w:rsidR="004368DD" w:rsidRPr="00030B78">
        <w:rPr>
          <w:lang w:val="en-AU"/>
        </w:rPr>
        <w:t xml:space="preserve"> these tools currently are within contemporary practice</w:t>
      </w:r>
      <w:r w:rsidRPr="0097306D">
        <w:rPr>
          <w:lang w:val="en-AU"/>
        </w:rPr>
        <w:t xml:space="preserve">. </w:t>
      </w:r>
      <w:r w:rsidR="00861E1B" w:rsidRPr="00030B78">
        <w:rPr>
          <w:lang w:val="en-AU"/>
        </w:rPr>
        <w:t>T</w:t>
      </w:r>
      <w:r w:rsidRPr="00030B78">
        <w:rPr>
          <w:lang w:val="en-AU"/>
        </w:rPr>
        <w:t>here have</w:t>
      </w:r>
      <w:r w:rsidR="00861E1B" w:rsidRPr="00030B78">
        <w:rPr>
          <w:lang w:val="en-AU"/>
        </w:rPr>
        <w:t xml:space="preserve"> </w:t>
      </w:r>
      <w:r w:rsidRPr="00030B78">
        <w:rPr>
          <w:lang w:val="en-AU"/>
        </w:rPr>
        <w:t xml:space="preserve">been </w:t>
      </w:r>
      <w:r w:rsidR="00271E1F" w:rsidRPr="00030B78">
        <w:rPr>
          <w:lang w:val="en-AU"/>
        </w:rPr>
        <w:t xml:space="preserve">related </w:t>
      </w:r>
      <w:r w:rsidRPr="00030B78">
        <w:rPr>
          <w:lang w:val="en-AU"/>
        </w:rPr>
        <w:t>studies on</w:t>
      </w:r>
      <w:r w:rsidRPr="0097306D">
        <w:rPr>
          <w:lang w:val="en-AU"/>
        </w:rPr>
        <w:t xml:space="preserve"> Linux operating systems</w:t>
      </w:r>
      <w:r w:rsidRPr="00030B78">
        <w:rPr>
          <w:lang w:val="en-AU"/>
        </w:rPr>
        <w:t xml:space="preserve"> that aid in explaining</w:t>
      </w:r>
      <w:r w:rsidR="00610A54" w:rsidRPr="00030B78">
        <w:rPr>
          <w:lang w:val="en-AU"/>
        </w:rPr>
        <w:t xml:space="preserve"> how</w:t>
      </w:r>
      <w:r w:rsidRPr="0097306D">
        <w:rPr>
          <w:lang w:val="en-AU"/>
        </w:rPr>
        <w:t xml:space="preserve"> </w:t>
      </w:r>
      <w:r w:rsidRPr="00030B78">
        <w:rPr>
          <w:lang w:val="en-AU"/>
        </w:rPr>
        <w:t xml:space="preserve">demonstrated advantages </w:t>
      </w:r>
      <w:r w:rsidR="00796A7F" w:rsidRPr="00030B78">
        <w:rPr>
          <w:lang w:val="en-AU"/>
        </w:rPr>
        <w:t>offered by the FLOSS model</w:t>
      </w:r>
      <w:r w:rsidRPr="00030B78">
        <w:rPr>
          <w:lang w:val="en-AU"/>
        </w:rPr>
        <w:t xml:space="preserve"> </w:t>
      </w:r>
      <w:r w:rsidR="00610A54" w:rsidRPr="00030B78">
        <w:rPr>
          <w:lang w:val="en-AU"/>
        </w:rPr>
        <w:t>do not necessarily</w:t>
      </w:r>
      <w:r w:rsidR="005E2DFD" w:rsidRPr="00030B78">
        <w:rPr>
          <w:lang w:val="en-AU"/>
        </w:rPr>
        <w:t xml:space="preserve"> </w:t>
      </w:r>
      <w:r w:rsidR="00610A54" w:rsidRPr="00030B78">
        <w:rPr>
          <w:lang w:val="en-AU"/>
        </w:rPr>
        <w:t>equate</w:t>
      </w:r>
      <w:r w:rsidR="005E2DFD" w:rsidRPr="00030B78">
        <w:rPr>
          <w:lang w:val="en-AU"/>
        </w:rPr>
        <w:t xml:space="preserve"> to higher</w:t>
      </w:r>
      <w:r w:rsidR="00ED003A" w:rsidRPr="00030B78">
        <w:rPr>
          <w:lang w:val="en-AU"/>
        </w:rPr>
        <w:t xml:space="preserve"> user</w:t>
      </w:r>
      <w:r w:rsidR="005E2DFD" w:rsidRPr="00030B78">
        <w:rPr>
          <w:lang w:val="en-AU"/>
        </w:rPr>
        <w:t xml:space="preserve"> uptake </w:t>
      </w:r>
      <w:r w:rsidRPr="0097306D">
        <w:rPr>
          <w:lang w:val="en-AU"/>
        </w:rPr>
        <w:t>(Awan, 2022</w:t>
      </w:r>
      <w:ins w:id="523" w:author="Graham Inglert" w:date="2025-10-20T17:55:00Z" w16du:dateUtc="2025-10-20T06:55:00Z">
        <w:r w:rsidR="00622EE6">
          <w:rPr>
            <w:lang w:val="en-AU"/>
          </w:rPr>
          <w:t>;</w:t>
        </w:r>
      </w:ins>
      <w:del w:id="524" w:author="Graham Inglert" w:date="2025-10-20T17:55:00Z" w16du:dateUtc="2025-10-20T06:55:00Z">
        <w:r w:rsidRPr="00030B78" w:rsidDel="00622EE6">
          <w:rPr>
            <w:lang w:val="en-AU"/>
          </w:rPr>
          <w:delText>),</w:delText>
        </w:r>
        <w:r w:rsidRPr="0097306D" w:rsidDel="00622EE6">
          <w:rPr>
            <w:lang w:val="en-AU"/>
          </w:rPr>
          <w:delText xml:space="preserve"> </w:delText>
        </w:r>
        <w:r w:rsidRPr="00030B78" w:rsidDel="00622EE6">
          <w:rPr>
            <w:lang w:val="en-AU"/>
          </w:rPr>
          <w:delText>(</w:delText>
        </w:r>
      </w:del>
      <w:bookmarkStart w:id="525" w:name="OLE_LINK3"/>
      <w:r w:rsidRPr="0097306D">
        <w:rPr>
          <w:lang w:val="en-AU"/>
        </w:rPr>
        <w:t>Ovadia, 2013)</w:t>
      </w:r>
      <w:r w:rsidR="005E2DFD" w:rsidRPr="00030B78">
        <w:rPr>
          <w:lang w:val="en-AU"/>
        </w:rPr>
        <w:t xml:space="preserve">, however fall short of investigating actor-network dimensionality. </w:t>
      </w:r>
      <w:bookmarkEnd w:id="525"/>
      <w:r w:rsidRPr="00030B78">
        <w:rPr>
          <w:lang w:val="en-AU"/>
        </w:rPr>
        <w:t>Recognising</w:t>
      </w:r>
      <w:r w:rsidRPr="0097306D">
        <w:rPr>
          <w:lang w:val="en-AU"/>
        </w:rPr>
        <w:t xml:space="preserve"> this </w:t>
      </w:r>
      <w:r w:rsidRPr="00030B78">
        <w:rPr>
          <w:lang w:val="en-AU"/>
        </w:rPr>
        <w:t xml:space="preserve">research </w:t>
      </w:r>
      <w:r w:rsidRPr="0097306D">
        <w:rPr>
          <w:lang w:val="en-AU"/>
        </w:rPr>
        <w:t xml:space="preserve">gap </w:t>
      </w:r>
      <w:r w:rsidRPr="00030B78">
        <w:rPr>
          <w:lang w:val="en-AU"/>
        </w:rPr>
        <w:t>necessitates</w:t>
      </w:r>
      <w:r w:rsidRPr="0097306D">
        <w:rPr>
          <w:lang w:val="en-AU"/>
        </w:rPr>
        <w:t xml:space="preserve"> </w:t>
      </w:r>
      <w:r w:rsidRPr="00030B78">
        <w:rPr>
          <w:lang w:val="en-AU"/>
        </w:rPr>
        <w:t>transcending</w:t>
      </w:r>
      <w:r w:rsidRPr="0097306D">
        <w:rPr>
          <w:lang w:val="en-AU"/>
        </w:rPr>
        <w:t xml:space="preserve"> technical feature comparisons to examine the socio-technical networks within which individual software choices are </w:t>
      </w:r>
      <w:r w:rsidRPr="00030B78">
        <w:rPr>
          <w:lang w:val="en-AU"/>
        </w:rPr>
        <w:t xml:space="preserve">imbued. </w:t>
      </w:r>
    </w:p>
    <w:p w14:paraId="77EEDA22" w14:textId="1EB9EE9E" w:rsidR="004B70DB" w:rsidRPr="00030B78" w:rsidRDefault="00307381" w:rsidP="00622EE6">
      <w:pPr>
        <w:spacing w:before="100" w:beforeAutospacing="1" w:after="100" w:afterAutospacing="1" w:line="480" w:lineRule="auto"/>
        <w:ind w:firstLine="720"/>
        <w:rPr>
          <w:lang w:val="en-AU"/>
        </w:rPr>
        <w:pPrChange w:id="526" w:author="Graham Inglert" w:date="2025-10-20T17:55:00Z" w16du:dateUtc="2025-10-20T06:55:00Z">
          <w:pPr>
            <w:spacing w:before="100" w:beforeAutospacing="1" w:after="100" w:afterAutospacing="1" w:line="480" w:lineRule="auto"/>
          </w:pPr>
        </w:pPrChange>
      </w:pPr>
      <w:r w:rsidRPr="00030B78">
        <w:rPr>
          <w:lang w:val="en-AU"/>
        </w:rPr>
        <w:t xml:space="preserve">To </w:t>
      </w:r>
      <w:r w:rsidR="0008683A" w:rsidRPr="00030B78">
        <w:rPr>
          <w:lang w:val="en-AU"/>
        </w:rPr>
        <w:t>aid in bridging</w:t>
      </w:r>
      <w:r w:rsidRPr="00030B78">
        <w:rPr>
          <w:lang w:val="en-AU"/>
        </w:rPr>
        <w:t xml:space="preserve"> this research gap, this thesis aims to answer the </w:t>
      </w:r>
      <w:commentRangeStart w:id="527"/>
      <w:r w:rsidRPr="00030B78">
        <w:rPr>
          <w:lang w:val="en-AU"/>
        </w:rPr>
        <w:t xml:space="preserve">following question: </w:t>
      </w:r>
    </w:p>
    <w:p w14:paraId="60E22019" w14:textId="27955BAC" w:rsidR="004B70DB" w:rsidRPr="007F5303" w:rsidRDefault="00307381" w:rsidP="00E93CC1">
      <w:pPr>
        <w:spacing w:before="100" w:beforeAutospacing="1" w:after="100" w:afterAutospacing="1" w:line="480" w:lineRule="auto"/>
        <w:rPr>
          <w:b/>
          <w:bCs/>
          <w:lang w:val="en-AU"/>
          <w:rPrChange w:id="528" w:author="Graham Inglert" w:date="2025-10-16T08:45:00Z" w16du:dateUtc="2025-10-15T21:45:00Z">
            <w:rPr>
              <w:lang w:val="en-AU"/>
            </w:rPr>
          </w:rPrChange>
        </w:rPr>
      </w:pPr>
      <w:r w:rsidRPr="007F5303">
        <w:rPr>
          <w:b/>
          <w:bCs/>
          <w:lang w:val="en-AU"/>
          <w:rPrChange w:id="529" w:author="Graham Inglert" w:date="2025-10-16T08:45:00Z" w16du:dateUtc="2025-10-15T21:45:00Z">
            <w:rPr>
              <w:lang w:val="en-AU"/>
            </w:rPr>
          </w:rPrChange>
        </w:rPr>
        <w:t xml:space="preserve">What socio-technical factors </w:t>
      </w:r>
      <w:r w:rsidR="00ED003A" w:rsidRPr="007F5303">
        <w:rPr>
          <w:b/>
          <w:bCs/>
          <w:lang w:val="en-AU"/>
          <w:rPrChange w:id="530" w:author="Graham Inglert" w:date="2025-10-16T08:45:00Z" w16du:dateUtc="2025-10-15T21:45:00Z">
            <w:rPr>
              <w:lang w:val="en-AU"/>
            </w:rPr>
          </w:rPrChange>
        </w:rPr>
        <w:t>create</w:t>
      </w:r>
      <w:r w:rsidRPr="007F5303">
        <w:rPr>
          <w:b/>
          <w:bCs/>
          <w:lang w:val="en-AU"/>
          <w:rPrChange w:id="531" w:author="Graham Inglert" w:date="2025-10-16T08:45:00Z" w16du:dateUtc="2025-10-15T21:45:00Z">
            <w:rPr>
              <w:lang w:val="en-AU"/>
            </w:rPr>
          </w:rPrChange>
        </w:rPr>
        <w:t xml:space="preserve"> barriers </w:t>
      </w:r>
      <w:r w:rsidR="00ED003A" w:rsidRPr="007F5303">
        <w:rPr>
          <w:b/>
          <w:bCs/>
          <w:lang w:val="en-AU"/>
          <w:rPrChange w:id="532" w:author="Graham Inglert" w:date="2025-10-16T08:45:00Z" w16du:dateUtc="2025-10-15T21:45:00Z">
            <w:rPr>
              <w:lang w:val="en-AU"/>
            </w:rPr>
          </w:rPrChange>
        </w:rPr>
        <w:t xml:space="preserve">reducing uptake </w:t>
      </w:r>
      <w:r w:rsidRPr="007F5303">
        <w:rPr>
          <w:b/>
          <w:bCs/>
          <w:lang w:val="en-AU"/>
          <w:rPrChange w:id="533" w:author="Graham Inglert" w:date="2025-10-16T08:45:00Z" w16du:dateUtc="2025-10-15T21:45:00Z">
            <w:rPr>
              <w:lang w:val="en-AU"/>
            </w:rPr>
          </w:rPrChange>
        </w:rPr>
        <w:t xml:space="preserve">or facilitators </w:t>
      </w:r>
      <w:r w:rsidR="00ED003A" w:rsidRPr="007F5303">
        <w:rPr>
          <w:b/>
          <w:bCs/>
          <w:lang w:val="en-AU"/>
          <w:rPrChange w:id="534" w:author="Graham Inglert" w:date="2025-10-16T08:45:00Z" w16du:dateUtc="2025-10-15T21:45:00Z">
            <w:rPr>
              <w:lang w:val="en-AU"/>
            </w:rPr>
          </w:rPrChange>
        </w:rPr>
        <w:t>expanding</w:t>
      </w:r>
      <w:r w:rsidRPr="007F5303">
        <w:rPr>
          <w:b/>
          <w:bCs/>
          <w:lang w:val="en-AU"/>
          <w:rPrChange w:id="535" w:author="Graham Inglert" w:date="2025-10-16T08:45:00Z" w16du:dateUtc="2025-10-15T21:45:00Z">
            <w:rPr>
              <w:lang w:val="en-AU"/>
            </w:rPr>
          </w:rPrChange>
        </w:rPr>
        <w:t xml:space="preserve"> uptake of FLOSS and OAD instruments within professional built-environment practice?</w:t>
      </w:r>
      <w:commentRangeEnd w:id="527"/>
      <w:r w:rsidR="00D428B4" w:rsidRPr="007F5303">
        <w:rPr>
          <w:rStyle w:val="CommentReference"/>
          <w:b/>
          <w:bCs/>
          <w:rPrChange w:id="536" w:author="Graham Inglert" w:date="2025-10-16T08:45:00Z" w16du:dateUtc="2025-10-15T21:45:00Z">
            <w:rPr>
              <w:rStyle w:val="CommentReference"/>
            </w:rPr>
          </w:rPrChange>
        </w:rPr>
        <w:commentReference w:id="527"/>
      </w:r>
    </w:p>
    <w:p w14:paraId="5DF647C1" w14:textId="2C3AB742" w:rsidR="004B70DB" w:rsidRPr="00030B78" w:rsidRDefault="00C9270C" w:rsidP="00C51341">
      <w:pPr>
        <w:pStyle w:val="Heading2"/>
        <w:rPr>
          <w:rFonts w:ascii="Times New Roman" w:hAnsi="Times New Roman" w:cs="Times New Roman"/>
          <w:color w:val="000000" w:themeColor="text1"/>
          <w:lang w:val="en-AU"/>
        </w:rPr>
      </w:pPr>
      <w:bookmarkStart w:id="537" w:name="_Toc211884997"/>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5 Limitations of Study</w:t>
      </w:r>
      <w:bookmarkEnd w:id="537"/>
    </w:p>
    <w:p w14:paraId="6B82392E" w14:textId="77777777" w:rsidR="00C51341" w:rsidRPr="00030B78" w:rsidRDefault="00C51341" w:rsidP="00C51341">
      <w:pPr>
        <w:rPr>
          <w:lang w:val="en-AU"/>
        </w:rPr>
      </w:pPr>
    </w:p>
    <w:p w14:paraId="6C612DDB" w14:textId="77777777" w:rsidR="00ED003A" w:rsidRPr="00030B78" w:rsidRDefault="004B70DB" w:rsidP="00C51341">
      <w:pPr>
        <w:spacing w:before="100" w:beforeAutospacing="1" w:after="100" w:afterAutospacing="1" w:line="480" w:lineRule="auto"/>
        <w:ind w:firstLine="720"/>
        <w:rPr>
          <w:lang w:val="en-AU"/>
        </w:rPr>
      </w:pPr>
      <w:r w:rsidRPr="0097306D">
        <w:rPr>
          <w:lang w:val="en-AU"/>
        </w:rPr>
        <w:t xml:space="preserve">This </w:t>
      </w:r>
      <w:r w:rsidRPr="00030B78">
        <w:rPr>
          <w:lang w:val="en-AU"/>
        </w:rPr>
        <w:t>minor thesis faces</w:t>
      </w:r>
      <w:r w:rsidRPr="0097306D">
        <w:rPr>
          <w:lang w:val="en-AU"/>
        </w:rPr>
        <w:t xml:space="preserve"> several methodological</w:t>
      </w:r>
      <w:r w:rsidRPr="00030B78">
        <w:rPr>
          <w:lang w:val="en-AU"/>
        </w:rPr>
        <w:t xml:space="preserve"> limitations</w:t>
      </w:r>
      <w:r w:rsidRPr="0097306D">
        <w:rPr>
          <w:lang w:val="en-AU"/>
        </w:rPr>
        <w:t xml:space="preserve"> </w:t>
      </w:r>
      <w:r w:rsidRPr="00030B78">
        <w:rPr>
          <w:lang w:val="en-AU"/>
        </w:rPr>
        <w:t>that should be recognised</w:t>
      </w:r>
      <w:r w:rsidRPr="0097306D">
        <w:rPr>
          <w:lang w:val="en-AU"/>
        </w:rPr>
        <w:t xml:space="preserve">. </w:t>
      </w:r>
    </w:p>
    <w:p w14:paraId="2DAE56CD" w14:textId="77777777" w:rsidR="00ED003A" w:rsidRPr="00030B78" w:rsidRDefault="004B70DB" w:rsidP="00C51341">
      <w:pPr>
        <w:spacing w:before="100" w:beforeAutospacing="1" w:after="100" w:afterAutospacing="1" w:line="480" w:lineRule="auto"/>
        <w:ind w:firstLine="720"/>
        <w:rPr>
          <w:lang w:val="en-AU"/>
        </w:rPr>
      </w:pPr>
      <w:r w:rsidRPr="0097306D">
        <w:rPr>
          <w:lang w:val="en-AU"/>
        </w:rPr>
        <w:t xml:space="preserve">The </w:t>
      </w:r>
      <w:r w:rsidRPr="00030B78">
        <w:rPr>
          <w:lang w:val="en-AU"/>
        </w:rPr>
        <w:t xml:space="preserve">limited </w:t>
      </w:r>
      <w:r w:rsidRPr="0097306D">
        <w:rPr>
          <w:lang w:val="en-AU"/>
        </w:rPr>
        <w:t>sample size of twelve semi-structured interviews</w:t>
      </w:r>
      <w:r w:rsidRPr="00030B78">
        <w:rPr>
          <w:lang w:val="en-AU"/>
        </w:rPr>
        <w:t xml:space="preserve"> from Greater Melbourne</w:t>
      </w:r>
      <w:r w:rsidRPr="0097306D">
        <w:rPr>
          <w:lang w:val="en-AU"/>
        </w:rPr>
        <w:t xml:space="preserve">, while </w:t>
      </w:r>
      <w:r w:rsidRPr="00030B78">
        <w:rPr>
          <w:lang w:val="en-AU"/>
        </w:rPr>
        <w:t>appropriate</w:t>
      </w:r>
      <w:r w:rsidRPr="0097306D">
        <w:rPr>
          <w:lang w:val="en-AU"/>
        </w:rPr>
        <w:t xml:space="preserve"> for exploratory qualitative research and </w:t>
      </w:r>
      <w:r w:rsidRPr="00030B78">
        <w:rPr>
          <w:lang w:val="en-AU"/>
        </w:rPr>
        <w:t>elaborate</w:t>
      </w:r>
      <w:r w:rsidRPr="0097306D">
        <w:rPr>
          <w:lang w:val="en-AU"/>
        </w:rPr>
        <w:t xml:space="preserve"> network tracing</w:t>
      </w:r>
      <w:r w:rsidRPr="00030B78">
        <w:rPr>
          <w:lang w:val="en-AU"/>
        </w:rPr>
        <w:t xml:space="preserve"> for </w:t>
      </w:r>
      <w:r w:rsidRPr="00030B78">
        <w:rPr>
          <w:lang w:val="en-AU"/>
        </w:rPr>
        <w:lastRenderedPageBreak/>
        <w:t>individual actors</w:t>
      </w:r>
      <w:r w:rsidRPr="0097306D">
        <w:rPr>
          <w:lang w:val="en-AU"/>
        </w:rPr>
        <w:t xml:space="preserve">, limits </w:t>
      </w:r>
      <w:r w:rsidRPr="00030B78">
        <w:rPr>
          <w:lang w:val="en-AU"/>
        </w:rPr>
        <w:t xml:space="preserve">possible </w:t>
      </w:r>
      <w:r w:rsidRPr="0097306D">
        <w:rPr>
          <w:lang w:val="en-AU"/>
        </w:rPr>
        <w:t>generali</w:t>
      </w:r>
      <w:r w:rsidRPr="00030B78">
        <w:rPr>
          <w:lang w:val="en-AU"/>
        </w:rPr>
        <w:t>s</w:t>
      </w:r>
      <w:r w:rsidRPr="0097306D">
        <w:rPr>
          <w:lang w:val="en-AU"/>
        </w:rPr>
        <w:t xml:space="preserve">ability across the broader Australian </w:t>
      </w:r>
      <w:r w:rsidR="00EA082E" w:rsidRPr="00030B78">
        <w:rPr>
          <w:lang w:val="en-AU"/>
        </w:rPr>
        <w:t>built-environment</w:t>
      </w:r>
      <w:r w:rsidRPr="0097306D">
        <w:rPr>
          <w:lang w:val="en-AU"/>
        </w:rPr>
        <w:t xml:space="preserve"> profession.</w:t>
      </w:r>
      <w:r w:rsidRPr="00030B78">
        <w:rPr>
          <w:lang w:val="en-AU"/>
        </w:rPr>
        <w:t xml:space="preserve"> </w:t>
      </w:r>
    </w:p>
    <w:p w14:paraId="2FA1F71B" w14:textId="77777777" w:rsidR="00ED003A" w:rsidRPr="00030B78" w:rsidRDefault="004B70DB" w:rsidP="00E93CC1">
      <w:pPr>
        <w:spacing w:before="100" w:beforeAutospacing="1" w:after="100" w:afterAutospacing="1" w:line="480" w:lineRule="auto"/>
        <w:ind w:firstLine="720"/>
        <w:rPr>
          <w:lang w:val="en-AU"/>
        </w:rPr>
      </w:pPr>
      <w:r w:rsidRPr="0097306D">
        <w:rPr>
          <w:lang w:val="en-AU"/>
        </w:rPr>
        <w:t xml:space="preserve">The </w:t>
      </w:r>
      <w:r w:rsidRPr="00030B78">
        <w:rPr>
          <w:lang w:val="en-AU"/>
        </w:rPr>
        <w:t xml:space="preserve">lack of cross-temporal </w:t>
      </w:r>
      <w:r w:rsidRPr="0097306D">
        <w:rPr>
          <w:lang w:val="en-AU"/>
        </w:rPr>
        <w:t xml:space="preserve">research </w:t>
      </w:r>
      <w:r w:rsidRPr="00030B78">
        <w:rPr>
          <w:lang w:val="en-AU"/>
        </w:rPr>
        <w:t xml:space="preserve">processes within this study </w:t>
      </w:r>
      <w:r w:rsidRPr="0097306D">
        <w:rPr>
          <w:lang w:val="en-AU"/>
        </w:rPr>
        <w:t xml:space="preserve">presents limitations for </w:t>
      </w:r>
      <w:r w:rsidRPr="00030B78">
        <w:rPr>
          <w:lang w:val="en-AU"/>
        </w:rPr>
        <w:t xml:space="preserve">exhaustive </w:t>
      </w:r>
      <w:r w:rsidRPr="0097306D">
        <w:rPr>
          <w:lang w:val="en-AU"/>
        </w:rPr>
        <w:t xml:space="preserve">Actor-Network Theory analysis, which </w:t>
      </w:r>
      <w:r w:rsidRPr="00030B78">
        <w:rPr>
          <w:lang w:val="en-AU"/>
        </w:rPr>
        <w:t>would ideally</w:t>
      </w:r>
      <w:r w:rsidRPr="0097306D">
        <w:rPr>
          <w:lang w:val="en-AU"/>
        </w:rPr>
        <w:t xml:space="preserve"> follow</w:t>
      </w:r>
      <w:r w:rsidRPr="00030B78">
        <w:rPr>
          <w:lang w:val="en-AU"/>
        </w:rPr>
        <w:t xml:space="preserve"> </w:t>
      </w:r>
      <w:r w:rsidRPr="0097306D">
        <w:rPr>
          <w:lang w:val="en-AU"/>
        </w:rPr>
        <w:t xml:space="preserve">actors and networks as they </w:t>
      </w:r>
      <w:r w:rsidRPr="00030B78">
        <w:rPr>
          <w:lang w:val="en-AU"/>
        </w:rPr>
        <w:t>develop over time</w:t>
      </w:r>
      <w:r w:rsidRPr="0097306D">
        <w:rPr>
          <w:lang w:val="en-AU"/>
        </w:rPr>
        <w:t>.</w:t>
      </w:r>
      <w:r w:rsidRPr="00030B78">
        <w:rPr>
          <w:lang w:val="en-AU"/>
        </w:rPr>
        <w:t xml:space="preserve"> </w:t>
      </w:r>
      <w:r w:rsidRPr="0097306D">
        <w:rPr>
          <w:lang w:val="en-AU"/>
        </w:rPr>
        <w:t>The research</w:t>
      </w:r>
      <w:r w:rsidR="00307381" w:rsidRPr="00030B78">
        <w:rPr>
          <w:lang w:val="en-AU"/>
        </w:rPr>
        <w:t xml:space="preserve"> also</w:t>
      </w:r>
      <w:r w:rsidRPr="0097306D">
        <w:rPr>
          <w:lang w:val="en-AU"/>
        </w:rPr>
        <w:t xml:space="preserve"> </w:t>
      </w:r>
      <w:r w:rsidRPr="00030B78">
        <w:rPr>
          <w:lang w:val="en-AU"/>
        </w:rPr>
        <w:t>considers</w:t>
      </w:r>
      <w:r w:rsidRPr="0097306D">
        <w:rPr>
          <w:lang w:val="en-AU"/>
        </w:rPr>
        <w:t xml:space="preserve"> a practitioner-centric perspective that may obscure the agency of other crucial network actors</w:t>
      </w:r>
      <w:r w:rsidRPr="00030B78">
        <w:rPr>
          <w:lang w:val="en-AU"/>
        </w:rPr>
        <w:t xml:space="preserve"> </w:t>
      </w:r>
      <w:r w:rsidR="00EA082E" w:rsidRPr="00030B78">
        <w:rPr>
          <w:lang w:val="en-AU"/>
        </w:rPr>
        <w:t>beyond individual practitioners</w:t>
      </w:r>
      <w:r w:rsidRPr="00030B78">
        <w:rPr>
          <w:lang w:val="en-AU"/>
        </w:rPr>
        <w:t xml:space="preserve">. </w:t>
      </w:r>
    </w:p>
    <w:p w14:paraId="4C2BADCD" w14:textId="1444D4BC" w:rsidR="004B70DB" w:rsidRPr="0097306D" w:rsidRDefault="004B70DB" w:rsidP="00E93CC1">
      <w:pPr>
        <w:spacing w:before="100" w:beforeAutospacing="1" w:after="100" w:afterAutospacing="1" w:line="480" w:lineRule="auto"/>
        <w:ind w:firstLine="720"/>
        <w:rPr>
          <w:lang w:val="en-AU"/>
        </w:rPr>
      </w:pPr>
      <w:r w:rsidRPr="00030B78">
        <w:rPr>
          <w:lang w:val="en-AU"/>
        </w:rPr>
        <w:t>Finally, the</w:t>
      </w:r>
      <w:r w:rsidRPr="0097306D">
        <w:rPr>
          <w:lang w:val="en-AU"/>
        </w:rPr>
        <w:t xml:space="preserve"> study's focus on Greater Melbourne</w:t>
      </w:r>
      <w:r w:rsidR="00307381" w:rsidRPr="00030B78">
        <w:rPr>
          <w:lang w:val="en-AU"/>
        </w:rPr>
        <w:t>, Victoria’s</w:t>
      </w:r>
      <w:r w:rsidRPr="0097306D">
        <w:rPr>
          <w:lang w:val="en-AU"/>
        </w:rPr>
        <w:t xml:space="preserve"> planning practice limits cross-cultural comparison and may not </w:t>
      </w:r>
      <w:r w:rsidR="00307381" w:rsidRPr="00030B78">
        <w:rPr>
          <w:lang w:val="en-AU"/>
        </w:rPr>
        <w:t>reflect</w:t>
      </w:r>
      <w:r w:rsidRPr="0097306D">
        <w:rPr>
          <w:lang w:val="en-AU"/>
        </w:rPr>
        <w:t xml:space="preserve"> how </w:t>
      </w:r>
      <w:r w:rsidRPr="00030B78">
        <w:rPr>
          <w:lang w:val="en-AU"/>
        </w:rPr>
        <w:t>other</w:t>
      </w:r>
      <w:r w:rsidRPr="0097306D">
        <w:rPr>
          <w:lang w:val="en-AU"/>
        </w:rPr>
        <w:t xml:space="preserve"> national </w:t>
      </w:r>
      <w:r w:rsidR="00307381" w:rsidRPr="00030B78">
        <w:rPr>
          <w:lang w:val="en-AU"/>
        </w:rPr>
        <w:t xml:space="preserve">or international </w:t>
      </w:r>
      <w:r w:rsidRPr="0097306D">
        <w:rPr>
          <w:lang w:val="en-AU"/>
        </w:rPr>
        <w:t>contexts</w:t>
      </w:r>
      <w:r w:rsidRPr="00030B78">
        <w:rPr>
          <w:lang w:val="en-AU"/>
        </w:rPr>
        <w:t xml:space="preserve"> </w:t>
      </w:r>
      <w:r w:rsidRPr="0097306D">
        <w:rPr>
          <w:lang w:val="en-AU"/>
        </w:rPr>
        <w:t xml:space="preserve">with </w:t>
      </w:r>
      <w:r w:rsidRPr="00030B78">
        <w:rPr>
          <w:lang w:val="en-AU"/>
        </w:rPr>
        <w:t>alternative</w:t>
      </w:r>
      <w:r w:rsidRPr="0097306D">
        <w:rPr>
          <w:lang w:val="en-AU"/>
        </w:rPr>
        <w:t xml:space="preserve"> institutional </w:t>
      </w:r>
      <w:r w:rsidR="00EA082E" w:rsidRPr="00030B78">
        <w:rPr>
          <w:lang w:val="en-AU"/>
        </w:rPr>
        <w:t xml:space="preserve">or cultural </w:t>
      </w:r>
      <w:r w:rsidRPr="00030B78">
        <w:rPr>
          <w:lang w:val="en-AU"/>
        </w:rPr>
        <w:t>str</w:t>
      </w:r>
      <w:r w:rsidR="00EA082E" w:rsidRPr="00030B78">
        <w:rPr>
          <w:lang w:val="en-AU"/>
        </w:rPr>
        <w:t>u</w:t>
      </w:r>
      <w:r w:rsidRPr="00030B78">
        <w:rPr>
          <w:lang w:val="en-AU"/>
        </w:rPr>
        <w:t xml:space="preserve">ctures would </w:t>
      </w:r>
      <w:r w:rsidR="00307381" w:rsidRPr="00030B78">
        <w:rPr>
          <w:lang w:val="en-AU"/>
        </w:rPr>
        <w:t>facilitate</w:t>
      </w:r>
      <w:r w:rsidRPr="00030B78">
        <w:rPr>
          <w:lang w:val="en-AU"/>
        </w:rPr>
        <w:t xml:space="preserve"> or </w:t>
      </w:r>
      <w:r w:rsidR="00307381" w:rsidRPr="00030B78">
        <w:rPr>
          <w:lang w:val="en-AU"/>
        </w:rPr>
        <w:t>inhibit</w:t>
      </w:r>
      <w:r w:rsidRPr="00030B78">
        <w:rPr>
          <w:lang w:val="en-AU"/>
        </w:rPr>
        <w:t xml:space="preserve"> practical FLOSS and OAD distribution. </w:t>
      </w:r>
    </w:p>
    <w:p w14:paraId="42B76086" w14:textId="4559BA9D" w:rsidR="004B70DB" w:rsidRPr="00030B78" w:rsidRDefault="00C9270C" w:rsidP="00C51341">
      <w:pPr>
        <w:pStyle w:val="Heading2"/>
        <w:rPr>
          <w:rFonts w:ascii="Times New Roman" w:hAnsi="Times New Roman" w:cs="Times New Roman"/>
          <w:color w:val="000000" w:themeColor="text1"/>
          <w:lang w:val="en-AU"/>
        </w:rPr>
      </w:pPr>
      <w:bookmarkStart w:id="538" w:name="_Toc211884998"/>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6 Basic Assumptions of Study</w:t>
      </w:r>
      <w:bookmarkEnd w:id="538"/>
    </w:p>
    <w:p w14:paraId="4B2EF876" w14:textId="77777777" w:rsidR="00C51341" w:rsidRPr="00030B78" w:rsidRDefault="00C51341" w:rsidP="00C51341">
      <w:pPr>
        <w:rPr>
          <w:lang w:val="en-AU"/>
        </w:rPr>
      </w:pPr>
    </w:p>
    <w:p w14:paraId="0FFEC05C" w14:textId="3AE44A7E" w:rsidR="004B70DB" w:rsidRPr="00030B78" w:rsidRDefault="004B70DB" w:rsidP="00E93CC1">
      <w:pPr>
        <w:spacing w:before="100" w:beforeAutospacing="1" w:after="100" w:afterAutospacing="1" w:line="480" w:lineRule="auto"/>
        <w:ind w:firstLine="720"/>
        <w:rPr>
          <w:lang w:val="en-AU"/>
        </w:rPr>
      </w:pPr>
      <w:r w:rsidRPr="00030B78">
        <w:rPr>
          <w:lang w:val="en-AU"/>
        </w:rPr>
        <w:t xml:space="preserve">The data analysed within this minor thesis will be necessary to understanding software uptake choices as more than just a question of technical superiority but as a question of socio-technical network formation. </w:t>
      </w:r>
      <w:r w:rsidRPr="0097306D">
        <w:rPr>
          <w:lang w:val="en-AU"/>
        </w:rPr>
        <w:t xml:space="preserve">This research </w:t>
      </w:r>
      <w:r w:rsidRPr="00030B78">
        <w:rPr>
          <w:lang w:val="en-AU"/>
        </w:rPr>
        <w:t>project assumes that the participants involved were truthful in their answers and more broadly</w:t>
      </w:r>
      <w:r w:rsidR="00307381" w:rsidRPr="00030B78">
        <w:rPr>
          <w:lang w:val="en-AU"/>
        </w:rPr>
        <w:t>,</w:t>
      </w:r>
      <w:r w:rsidRPr="00030B78">
        <w:rPr>
          <w:lang w:val="en-AU"/>
        </w:rPr>
        <w:t xml:space="preserve"> that current and future practitioners possess </w:t>
      </w:r>
      <w:r w:rsidRPr="0097306D">
        <w:rPr>
          <w:lang w:val="en-AU"/>
        </w:rPr>
        <w:t xml:space="preserve">valuable knowledge about their professional contexts and </w:t>
      </w:r>
      <w:r w:rsidRPr="00030B78">
        <w:rPr>
          <w:lang w:val="en-AU"/>
        </w:rPr>
        <w:t>organisational</w:t>
      </w:r>
      <w:r w:rsidRPr="0097306D">
        <w:rPr>
          <w:lang w:val="en-AU"/>
        </w:rPr>
        <w:t xml:space="preserve"> dynamics</w:t>
      </w:r>
      <w:r w:rsidR="00307381" w:rsidRPr="00030B78">
        <w:rPr>
          <w:lang w:val="en-AU"/>
        </w:rPr>
        <w:t xml:space="preserve">. This </w:t>
      </w:r>
      <w:r w:rsidR="00580E11" w:rsidRPr="00030B78">
        <w:rPr>
          <w:lang w:val="en-AU"/>
        </w:rPr>
        <w:t>study</w:t>
      </w:r>
      <w:r w:rsidR="00307381" w:rsidRPr="00030B78">
        <w:rPr>
          <w:lang w:val="en-AU"/>
        </w:rPr>
        <w:t xml:space="preserve"> assumes that these </w:t>
      </w:r>
      <w:r w:rsidR="00580E11" w:rsidRPr="00030B78">
        <w:rPr>
          <w:lang w:val="en-AU"/>
        </w:rPr>
        <w:t>contributions can</w:t>
      </w:r>
      <w:r w:rsidRPr="0097306D">
        <w:rPr>
          <w:lang w:val="en-AU"/>
        </w:rPr>
        <w:t xml:space="preserve"> illuminate </w:t>
      </w:r>
      <w:r w:rsidRPr="00030B78">
        <w:rPr>
          <w:lang w:val="en-AU"/>
        </w:rPr>
        <w:t xml:space="preserve">patterns of </w:t>
      </w:r>
      <w:r w:rsidR="00580E11" w:rsidRPr="00030B78">
        <w:rPr>
          <w:lang w:val="en-AU"/>
        </w:rPr>
        <w:t>uptake</w:t>
      </w:r>
      <w:r w:rsidRPr="00030B78">
        <w:rPr>
          <w:lang w:val="en-AU"/>
        </w:rPr>
        <w:t xml:space="preserve"> with the capacity to inform a greater </w:t>
      </w:r>
      <w:r w:rsidR="00ED003A" w:rsidRPr="00030B78">
        <w:rPr>
          <w:lang w:val="en-AU"/>
        </w:rPr>
        <w:t>expansion</w:t>
      </w:r>
      <w:r w:rsidRPr="00030B78">
        <w:rPr>
          <w:lang w:val="en-AU"/>
        </w:rPr>
        <w:t xml:space="preserve"> of knowledge pertaining to FLOSS </w:t>
      </w:r>
      <w:r w:rsidR="00307381" w:rsidRPr="00030B78">
        <w:rPr>
          <w:lang w:val="en-AU"/>
        </w:rPr>
        <w:t xml:space="preserve">and OAD </w:t>
      </w:r>
      <w:r w:rsidRPr="00030B78">
        <w:rPr>
          <w:lang w:val="en-AU"/>
        </w:rPr>
        <w:t xml:space="preserve">implementation strategies within professional built-environment practice. </w:t>
      </w:r>
      <w:r w:rsidRPr="0097306D">
        <w:rPr>
          <w:lang w:val="en-AU"/>
        </w:rPr>
        <w:t xml:space="preserve"> </w:t>
      </w:r>
    </w:p>
    <w:p w14:paraId="5E556E11" w14:textId="77777777" w:rsidR="008659F8" w:rsidRPr="00030B78" w:rsidRDefault="008659F8" w:rsidP="00E93CC1">
      <w:pPr>
        <w:spacing w:before="100" w:beforeAutospacing="1" w:after="100" w:afterAutospacing="1" w:line="480" w:lineRule="auto"/>
        <w:ind w:firstLine="720"/>
        <w:rPr>
          <w:lang w:val="en-AU"/>
        </w:rPr>
      </w:pPr>
    </w:p>
    <w:p w14:paraId="3B264E6E" w14:textId="2EDBD8E9" w:rsidR="004B70DB" w:rsidRPr="00030B78" w:rsidRDefault="00C9270C" w:rsidP="00C51341">
      <w:pPr>
        <w:pStyle w:val="Heading2"/>
        <w:rPr>
          <w:rFonts w:ascii="Times New Roman" w:hAnsi="Times New Roman" w:cs="Times New Roman"/>
          <w:color w:val="000000" w:themeColor="text1"/>
          <w:lang w:val="en-AU"/>
        </w:rPr>
      </w:pPr>
      <w:bookmarkStart w:id="539" w:name="_Toc211884999"/>
      <w:r w:rsidRPr="00030B78">
        <w:rPr>
          <w:rFonts w:ascii="Times New Roman" w:hAnsi="Times New Roman" w:cs="Times New Roman"/>
          <w:color w:val="000000" w:themeColor="text1"/>
          <w:lang w:val="en-AU"/>
        </w:rPr>
        <w:lastRenderedPageBreak/>
        <w:t>1.</w:t>
      </w:r>
      <w:r w:rsidR="004B70DB" w:rsidRPr="00030B78">
        <w:rPr>
          <w:rFonts w:ascii="Times New Roman" w:hAnsi="Times New Roman" w:cs="Times New Roman"/>
          <w:color w:val="000000" w:themeColor="text1"/>
          <w:lang w:val="en-AU"/>
        </w:rPr>
        <w:t>7 Definition of Terms</w:t>
      </w:r>
      <w:bookmarkEnd w:id="539"/>
    </w:p>
    <w:p w14:paraId="12692789" w14:textId="77777777" w:rsidR="00C51341" w:rsidRPr="00030B78" w:rsidRDefault="00C51341" w:rsidP="00C51341">
      <w:pPr>
        <w:rPr>
          <w:lang w:val="en-AU"/>
        </w:rPr>
      </w:pPr>
    </w:p>
    <w:p w14:paraId="0E99A80D" w14:textId="77777777" w:rsidR="008659F8" w:rsidRPr="00030B78" w:rsidRDefault="008659F8" w:rsidP="008659F8">
      <w:pPr>
        <w:spacing w:line="480" w:lineRule="auto"/>
        <w:rPr>
          <w:rStyle w:val="Strong"/>
          <w:rFonts w:eastAsiaTheme="majorEastAsia"/>
          <w:b w:val="0"/>
          <w:bCs w:val="0"/>
          <w:u w:val="single"/>
          <w:lang w:val="en-AU"/>
        </w:rPr>
      </w:pPr>
    </w:p>
    <w:p w14:paraId="1DB9874E" w14:textId="1CCDD76B" w:rsidR="00EA7DF2" w:rsidRPr="00030B78" w:rsidRDefault="00EA7DF2" w:rsidP="008659F8">
      <w:pPr>
        <w:spacing w:line="480" w:lineRule="auto"/>
        <w:rPr>
          <w:lang w:val="en-AU"/>
        </w:rPr>
      </w:pPr>
      <w:r w:rsidRPr="00030B78">
        <w:rPr>
          <w:rStyle w:val="Strong"/>
          <w:rFonts w:eastAsiaTheme="majorEastAsia"/>
          <w:b w:val="0"/>
          <w:bCs w:val="0"/>
          <w:u w:val="single"/>
          <w:lang w:val="en-AU"/>
        </w:rPr>
        <w:t>Proprietary Software</w:t>
      </w:r>
      <w:r w:rsidRPr="00030B78">
        <w:rPr>
          <w:lang w:val="en-AU"/>
        </w:rPr>
        <w:t>: Software applications owned and managed by single entities</w:t>
      </w:r>
      <w:ins w:id="540" w:author="Graham Inglert" w:date="2025-10-20T19:29:00Z" w16du:dateUtc="2025-10-20T08:29:00Z">
        <w:r w:rsidR="006B73B9">
          <w:rPr>
            <w:lang w:val="en-AU"/>
          </w:rPr>
          <w:t xml:space="preserve">, </w:t>
        </w:r>
      </w:ins>
      <w:del w:id="541" w:author="Graham Inglert" w:date="2025-10-20T19:29:00Z" w16du:dateUtc="2025-10-20T08:29:00Z">
        <w:r w:rsidRPr="00030B78" w:rsidDel="006B73B9">
          <w:rPr>
            <w:lang w:val="en-AU"/>
          </w:rPr>
          <w:delText xml:space="preserve"> which </w:delText>
        </w:r>
      </w:del>
      <w:r w:rsidRPr="00030B78">
        <w:rPr>
          <w:lang w:val="en-AU"/>
        </w:rPr>
        <w:t xml:space="preserve">typically </w:t>
      </w:r>
      <w:del w:id="542" w:author="Graham Inglert" w:date="2025-10-20T19:29:00Z" w16du:dateUtc="2025-10-20T08:29:00Z">
        <w:r w:rsidRPr="00030B78" w:rsidDel="006B73B9">
          <w:rPr>
            <w:lang w:val="en-AU"/>
          </w:rPr>
          <w:delText xml:space="preserve">are </w:delText>
        </w:r>
      </w:del>
      <w:r w:rsidRPr="00030B78">
        <w:rPr>
          <w:lang w:val="en-AU"/>
        </w:rPr>
        <w:t xml:space="preserve">corporations </w:t>
      </w:r>
      <w:del w:id="543" w:author="Graham Inglert" w:date="2025-10-20T19:30:00Z" w16du:dateUtc="2025-10-20T08:30:00Z">
        <w:r w:rsidRPr="00030B78" w:rsidDel="006B73B9">
          <w:rPr>
            <w:lang w:val="en-AU"/>
          </w:rPr>
          <w:delText xml:space="preserve">primarily for profit </w:delText>
        </w:r>
      </w:del>
      <w:r w:rsidRPr="00030B78">
        <w:rPr>
          <w:lang w:val="en-AU"/>
        </w:rPr>
        <w:t>through control of intellectual property, where source code remains closed and usage is restricted by licensing agreements (Wise, 2012), (Weber, 2004).</w:t>
      </w:r>
    </w:p>
    <w:p w14:paraId="1B69F852" w14:textId="77777777" w:rsidR="008659F8" w:rsidRPr="00030B78" w:rsidRDefault="008659F8" w:rsidP="008659F8">
      <w:pPr>
        <w:spacing w:line="480" w:lineRule="auto"/>
        <w:rPr>
          <w:u w:val="single"/>
          <w:lang w:val="en-AU"/>
        </w:rPr>
      </w:pPr>
    </w:p>
    <w:p w14:paraId="793B44A7" w14:textId="5160700D" w:rsidR="00EA7DF2" w:rsidRPr="00030B78" w:rsidRDefault="00802CF4" w:rsidP="008659F8">
      <w:pPr>
        <w:spacing w:line="480" w:lineRule="auto"/>
        <w:rPr>
          <w:lang w:val="en-AU"/>
        </w:rPr>
      </w:pPr>
      <w:r w:rsidRPr="00030B78">
        <w:rPr>
          <w:u w:val="single"/>
          <w:lang w:val="en-AU"/>
        </w:rPr>
        <w:t xml:space="preserve">Free/Libre </w:t>
      </w:r>
      <w:r w:rsidR="00ED003A" w:rsidRPr="00030B78">
        <w:rPr>
          <w:u w:val="single"/>
          <w:lang w:val="en-AU"/>
        </w:rPr>
        <w:t>Open-Source</w:t>
      </w:r>
      <w:r w:rsidRPr="00030B78">
        <w:rPr>
          <w:u w:val="single"/>
          <w:lang w:val="en-AU"/>
        </w:rPr>
        <w:t xml:space="preserve"> Software (FLOSS)</w:t>
      </w:r>
      <w:r w:rsidRPr="00030B78">
        <w:rPr>
          <w:lang w:val="en-AU"/>
        </w:rPr>
        <w:t xml:space="preserve">: Software applications whose source code is openly available for inspection, modification, and redistribution under licenses such as the GNU General Public License (GPL). The term </w:t>
      </w:r>
      <w:r w:rsidR="00EA7DF2" w:rsidRPr="00030B78">
        <w:rPr>
          <w:lang w:val="en-AU"/>
        </w:rPr>
        <w:t>combines</w:t>
      </w:r>
      <w:r w:rsidRPr="00030B78">
        <w:rPr>
          <w:lang w:val="en-AU"/>
        </w:rPr>
        <w:t xml:space="preserve"> both "free software" and "</w:t>
      </w:r>
      <w:r w:rsidR="00EA7DF2" w:rsidRPr="00030B78">
        <w:rPr>
          <w:lang w:val="en-AU"/>
        </w:rPr>
        <w:t>open-source</w:t>
      </w:r>
      <w:r w:rsidRPr="00030B78">
        <w:rPr>
          <w:lang w:val="en-AU"/>
        </w:rPr>
        <w:t xml:space="preserve"> software". FLOSS differs from proprietary software in providing users with freedoms to run, study, modify, and distribute </w:t>
      </w:r>
      <w:del w:id="544" w:author="Graham Inglert" w:date="2025-10-20T19:30:00Z" w16du:dateUtc="2025-10-20T08:30:00Z">
        <w:r w:rsidRPr="00030B78" w:rsidDel="006B73B9">
          <w:rPr>
            <w:lang w:val="en-AU"/>
          </w:rPr>
          <w:delText xml:space="preserve">the </w:delText>
        </w:r>
      </w:del>
      <w:r w:rsidRPr="00030B78">
        <w:rPr>
          <w:lang w:val="en-AU"/>
        </w:rPr>
        <w:t>software (Stallman, 2015).</w:t>
      </w:r>
    </w:p>
    <w:p w14:paraId="3CEB670D" w14:textId="77777777" w:rsidR="008659F8" w:rsidRPr="00030B78" w:rsidRDefault="008659F8" w:rsidP="008659F8">
      <w:pPr>
        <w:spacing w:line="480" w:lineRule="auto"/>
        <w:rPr>
          <w:u w:val="single"/>
          <w:lang w:val="en-AU"/>
        </w:rPr>
      </w:pPr>
    </w:p>
    <w:p w14:paraId="7295E9FE" w14:textId="553066FA" w:rsidR="00802CF4" w:rsidRPr="00030B78" w:rsidRDefault="00802CF4" w:rsidP="008659F8">
      <w:pPr>
        <w:spacing w:line="480" w:lineRule="auto"/>
        <w:rPr>
          <w:lang w:val="en-AU"/>
        </w:rPr>
      </w:pPr>
      <w:r w:rsidRPr="00030B78">
        <w:rPr>
          <w:u w:val="single"/>
          <w:lang w:val="en-AU"/>
        </w:rPr>
        <w:t>Open Access Data (OAD)</w:t>
      </w:r>
      <w:r w:rsidRPr="00030B78">
        <w:rPr>
          <w:lang w:val="en-AU"/>
        </w:rPr>
        <w:t xml:space="preserve">: Publicly available datasets that can be freely accessed, used, redistributed, and repurposed without licensing restrictions or payment requirements. Examples include OpenStreetMap, government open data portals (Data Victoria), and citizen science platforms like </w:t>
      </w:r>
      <w:proofErr w:type="spellStart"/>
      <w:r w:rsidRPr="00030B78">
        <w:rPr>
          <w:lang w:val="en-AU"/>
        </w:rPr>
        <w:t>PurpleAir</w:t>
      </w:r>
      <w:proofErr w:type="spellEnd"/>
      <w:r w:rsidRPr="00030B78">
        <w:rPr>
          <w:lang w:val="en-AU"/>
        </w:rPr>
        <w:t xml:space="preserve"> (</w:t>
      </w:r>
      <w:proofErr w:type="spellStart"/>
      <w:r w:rsidRPr="00030B78">
        <w:rPr>
          <w:lang w:val="en-AU"/>
        </w:rPr>
        <w:t>Barkjohn</w:t>
      </w:r>
      <w:proofErr w:type="spellEnd"/>
      <w:r w:rsidRPr="00030B78">
        <w:rPr>
          <w:lang w:val="en-AU"/>
        </w:rPr>
        <w:t xml:space="preserve"> et al., 2021).</w:t>
      </w:r>
    </w:p>
    <w:p w14:paraId="14D547CE" w14:textId="77777777" w:rsidR="008659F8" w:rsidRPr="00030B78" w:rsidRDefault="008659F8" w:rsidP="008659F8">
      <w:pPr>
        <w:spacing w:line="480" w:lineRule="auto"/>
        <w:rPr>
          <w:u w:val="single"/>
          <w:lang w:val="en-AU"/>
        </w:rPr>
      </w:pPr>
    </w:p>
    <w:p w14:paraId="7C3EBC4A" w14:textId="0C85FAF2" w:rsidR="00802CF4" w:rsidRPr="00030B78" w:rsidRDefault="00802CF4" w:rsidP="008659F8">
      <w:pPr>
        <w:spacing w:line="480" w:lineRule="auto"/>
        <w:rPr>
          <w:lang w:val="en-AU"/>
        </w:rPr>
      </w:pPr>
      <w:r w:rsidRPr="00030B78">
        <w:rPr>
          <w:u w:val="single"/>
          <w:lang w:val="en-AU"/>
        </w:rPr>
        <w:t>Actor-Network Theory (ANT):</w:t>
      </w:r>
      <w:r w:rsidRPr="00030B78">
        <w:rPr>
          <w:lang w:val="en-AU"/>
        </w:rPr>
        <w:t xml:space="preserve"> An analytical framework treating social and technical elements symmetrically, examining how durable associations among human and non-human actors create stable artefacts or social structures. ANT focuses on processes of translation, </w:t>
      </w:r>
      <w:del w:id="545" w:author="Graham Inglert" w:date="2025-10-20T20:34:00Z" w16du:dateUtc="2025-10-20T09:34:00Z">
        <w:r w:rsidRPr="00030B78" w:rsidDel="00C36B4B">
          <w:rPr>
            <w:lang w:val="en-AU"/>
          </w:rPr>
          <w:delText>enrolment</w:delText>
        </w:r>
      </w:del>
      <w:proofErr w:type="spellStart"/>
      <w:ins w:id="546" w:author="Graham Inglert" w:date="2025-10-20T20:34:00Z" w16du:dateUtc="2025-10-20T09:34:00Z">
        <w:r w:rsidR="00C36B4B">
          <w:rPr>
            <w:lang w:val="en-AU"/>
          </w:rPr>
          <w:t>Enrollment</w:t>
        </w:r>
      </w:ins>
      <w:proofErr w:type="spellEnd"/>
      <w:r w:rsidRPr="00030B78">
        <w:rPr>
          <w:lang w:val="en-AU"/>
        </w:rPr>
        <w:t>, and network stabilisation (Callon, 1986</w:t>
      </w:r>
      <w:ins w:id="547" w:author="Graham Inglert" w:date="2025-10-20T19:31:00Z" w16du:dateUtc="2025-10-20T08:31:00Z">
        <w:r w:rsidR="006B73B9">
          <w:rPr>
            <w:lang w:val="en-AU"/>
          </w:rPr>
          <w:t xml:space="preserve">; </w:t>
        </w:r>
      </w:ins>
      <w:del w:id="548" w:author="Graham Inglert" w:date="2025-10-20T19:31:00Z" w16du:dateUtc="2025-10-20T08:31:00Z">
        <w:r w:rsidRPr="00030B78" w:rsidDel="006B73B9">
          <w:rPr>
            <w:lang w:val="en-AU"/>
          </w:rPr>
          <w:delText>), (</w:delText>
        </w:r>
      </w:del>
      <w:r w:rsidRPr="00030B78">
        <w:rPr>
          <w:lang w:val="en-AU"/>
        </w:rPr>
        <w:t>Latour, 1987).</w:t>
      </w:r>
    </w:p>
    <w:p w14:paraId="392DC530" w14:textId="77777777" w:rsidR="008659F8" w:rsidRPr="00030B78" w:rsidRDefault="008659F8" w:rsidP="008659F8">
      <w:pPr>
        <w:spacing w:line="480" w:lineRule="auto"/>
        <w:rPr>
          <w:u w:val="single"/>
          <w:lang w:val="en-AU"/>
        </w:rPr>
      </w:pPr>
    </w:p>
    <w:p w14:paraId="0DCA6F3A" w14:textId="7C11FD73" w:rsidR="00802CF4" w:rsidRPr="00030B78" w:rsidRDefault="00802CF4" w:rsidP="008659F8">
      <w:pPr>
        <w:spacing w:line="480" w:lineRule="auto"/>
        <w:rPr>
          <w:lang w:val="en-AU"/>
        </w:rPr>
      </w:pPr>
      <w:r w:rsidRPr="00030B78">
        <w:rPr>
          <w:u w:val="single"/>
          <w:lang w:val="en-AU"/>
        </w:rPr>
        <w:lastRenderedPageBreak/>
        <w:t>Smart Cities</w:t>
      </w:r>
      <w:r w:rsidRPr="00030B78">
        <w:rPr>
          <w:lang w:val="en-AU"/>
        </w:rPr>
        <w:t xml:space="preserve">: Urban environments defined by information and communication technology and the internet of things to generate and analyse data with the original intention of improving urban quality through efficient and sustainable utility provision. Common criticisms have recognised the </w:t>
      </w:r>
      <w:proofErr w:type="spellStart"/>
      <w:r w:rsidRPr="00030B78">
        <w:rPr>
          <w:lang w:val="en-AU"/>
        </w:rPr>
        <w:t>neoliberalisation</w:t>
      </w:r>
      <w:proofErr w:type="spellEnd"/>
      <w:r w:rsidRPr="00030B78">
        <w:rPr>
          <w:lang w:val="en-AU"/>
        </w:rPr>
        <w:t xml:space="preserve"> of urban centres through the Smart City paradigm (Zanella et al., 2018</w:t>
      </w:r>
      <w:ins w:id="549" w:author="Graham Inglert" w:date="2025-10-20T19:31:00Z" w16du:dateUtc="2025-10-20T08:31:00Z">
        <w:r w:rsidR="006B73B9">
          <w:rPr>
            <w:lang w:val="en-AU"/>
          </w:rPr>
          <w:t xml:space="preserve">; </w:t>
        </w:r>
      </w:ins>
      <w:del w:id="550" w:author="Graham Inglert" w:date="2025-10-20T19:31:00Z" w16du:dateUtc="2025-10-20T08:31:00Z">
        <w:r w:rsidR="0008683A" w:rsidRPr="00030B78" w:rsidDel="006B73B9">
          <w:rPr>
            <w:lang w:val="en-AU"/>
          </w:rPr>
          <w:delText>),</w:delText>
        </w:r>
        <w:r w:rsidRPr="00030B78" w:rsidDel="006B73B9">
          <w:rPr>
            <w:lang w:val="en-AU"/>
          </w:rPr>
          <w:delText xml:space="preserve"> </w:delText>
        </w:r>
        <w:r w:rsidR="0008683A" w:rsidRPr="00030B78" w:rsidDel="006B73B9">
          <w:rPr>
            <w:lang w:val="en-AU"/>
          </w:rPr>
          <w:delText>(</w:delText>
        </w:r>
      </w:del>
      <w:r w:rsidRPr="00030B78">
        <w:rPr>
          <w:lang w:val="en-AU"/>
        </w:rPr>
        <w:t>Cardullo &amp; Kitchin, 2019)</w:t>
      </w:r>
      <w:r w:rsidR="0008683A" w:rsidRPr="00030B78">
        <w:rPr>
          <w:lang w:val="en-AU"/>
        </w:rPr>
        <w:t>.</w:t>
      </w:r>
      <w:r w:rsidRPr="00030B78">
        <w:rPr>
          <w:lang w:val="en-AU"/>
        </w:rPr>
        <w:t xml:space="preserve">  </w:t>
      </w:r>
    </w:p>
    <w:p w14:paraId="366DF0C5" w14:textId="77777777" w:rsidR="008659F8" w:rsidRPr="00030B78" w:rsidRDefault="008659F8" w:rsidP="008659F8">
      <w:pPr>
        <w:spacing w:line="480" w:lineRule="auto"/>
        <w:rPr>
          <w:u w:val="single"/>
          <w:lang w:val="en-AU"/>
        </w:rPr>
      </w:pPr>
    </w:p>
    <w:p w14:paraId="44BE644E" w14:textId="5C5AF767" w:rsidR="00EA7DF2" w:rsidRPr="00030B78" w:rsidRDefault="00802CF4" w:rsidP="008659F8">
      <w:pPr>
        <w:spacing w:line="480" w:lineRule="auto"/>
        <w:rPr>
          <w:lang w:val="en-AU"/>
        </w:rPr>
      </w:pPr>
      <w:r w:rsidRPr="00030B78">
        <w:rPr>
          <w:u w:val="single"/>
          <w:lang w:val="en-AU"/>
        </w:rPr>
        <w:t>Open-Source Urbanism OSU</w:t>
      </w:r>
      <w:r w:rsidRPr="00030B78">
        <w:rPr>
          <w:lang w:val="en-AU"/>
        </w:rPr>
        <w:t>: An emerging framework appropriating concepts from FLOSS development into built-environment processes that emphasises decentralised forms of knowledge-sharing through citizen-produced programmes and direct participation as an agoni</w:t>
      </w:r>
      <w:ins w:id="551" w:author="Graham Inglert" w:date="2025-10-20T19:32:00Z" w16du:dateUtc="2025-10-20T08:32:00Z">
        <w:r w:rsidR="006B73B9">
          <w:rPr>
            <w:lang w:val="en-AU"/>
          </w:rPr>
          <w:t xml:space="preserve">stic challenge to </w:t>
        </w:r>
      </w:ins>
      <w:del w:id="552" w:author="Graham Inglert" w:date="2025-10-20T19:32:00Z" w16du:dateUtc="2025-10-20T08:32:00Z">
        <w:r w:rsidRPr="00030B78" w:rsidDel="006B73B9">
          <w:rPr>
            <w:lang w:val="en-AU"/>
          </w:rPr>
          <w:delText>sm felt towards the</w:delText>
        </w:r>
      </w:del>
      <w:ins w:id="553" w:author="Graham Inglert" w:date="2025-10-20T19:32:00Z" w16du:dateUtc="2025-10-20T08:32:00Z">
        <w:r w:rsidR="006B73B9">
          <w:rPr>
            <w:lang w:val="en-AU"/>
          </w:rPr>
          <w:t>the</w:t>
        </w:r>
      </w:ins>
      <w:r w:rsidRPr="00030B78">
        <w:rPr>
          <w:lang w:val="en-AU"/>
        </w:rPr>
        <w:t xml:space="preserve"> technocratic neoliberalism offered by Smart City models (Berisha &amp; </w:t>
      </w:r>
      <w:proofErr w:type="spellStart"/>
      <w:r w:rsidRPr="00030B78">
        <w:rPr>
          <w:lang w:val="en-AU"/>
        </w:rPr>
        <w:t>Juvančič</w:t>
      </w:r>
      <w:proofErr w:type="spellEnd"/>
      <w:r w:rsidRPr="00030B78">
        <w:rPr>
          <w:lang w:val="en-AU"/>
        </w:rPr>
        <w:t>, 2022).</w:t>
      </w:r>
      <w:r w:rsidR="00EA7DF2" w:rsidRPr="00030B78">
        <w:rPr>
          <w:lang w:val="en-AU"/>
        </w:rPr>
        <w:t xml:space="preserve"> </w:t>
      </w:r>
    </w:p>
    <w:p w14:paraId="71AF2B8E" w14:textId="77777777" w:rsidR="008659F8" w:rsidRPr="00030B78" w:rsidRDefault="008659F8" w:rsidP="008659F8">
      <w:pPr>
        <w:spacing w:line="480" w:lineRule="auto"/>
        <w:rPr>
          <w:u w:val="single"/>
          <w:lang w:val="en-AU"/>
        </w:rPr>
      </w:pPr>
    </w:p>
    <w:p w14:paraId="38DF794E" w14:textId="7D8EFDE5" w:rsidR="00802CF4" w:rsidRPr="00030B78" w:rsidRDefault="00EA7DF2" w:rsidP="008659F8">
      <w:pPr>
        <w:spacing w:line="480" w:lineRule="auto"/>
        <w:rPr>
          <w:lang w:val="en-AU"/>
        </w:rPr>
      </w:pPr>
      <w:r w:rsidRPr="00030B78">
        <w:rPr>
          <w:u w:val="single"/>
          <w:lang w:val="en-AU"/>
        </w:rPr>
        <w:t>GIS</w:t>
      </w:r>
      <w:r w:rsidRPr="00030B78">
        <w:rPr>
          <w:lang w:val="en-AU"/>
        </w:rPr>
        <w:t>: Digital systems for capturing, storing, analysing and managing spatial and geographic data. These instruments function as obligatory passage points in contemporary planning practice through platforms such as Esri's ArcGIS or open-source alternatives like QGIS.</w:t>
      </w:r>
    </w:p>
    <w:p w14:paraId="6DD679D7" w14:textId="77777777" w:rsidR="008659F8" w:rsidRPr="00030B78" w:rsidRDefault="008659F8" w:rsidP="008659F8">
      <w:pPr>
        <w:spacing w:line="480" w:lineRule="auto"/>
        <w:rPr>
          <w:u w:val="single"/>
          <w:lang w:val="en-AU"/>
        </w:rPr>
      </w:pPr>
    </w:p>
    <w:p w14:paraId="703D85C4" w14:textId="0E6C5A72" w:rsidR="00802CF4" w:rsidRPr="00030B78" w:rsidRDefault="00802CF4" w:rsidP="008659F8">
      <w:pPr>
        <w:spacing w:line="480" w:lineRule="auto"/>
        <w:rPr>
          <w:lang w:val="en-AU"/>
        </w:rPr>
      </w:pPr>
      <w:r w:rsidRPr="00030B78">
        <w:rPr>
          <w:u w:val="single"/>
          <w:lang w:val="en-AU"/>
        </w:rPr>
        <w:t>Built-Environment Professionals</w:t>
      </w:r>
      <w:r w:rsidR="00EA7DF2" w:rsidRPr="00030B78">
        <w:rPr>
          <w:u w:val="single"/>
          <w:lang w:val="en-AU"/>
        </w:rPr>
        <w:t>:</w:t>
      </w:r>
      <w:r w:rsidR="00EA7DF2" w:rsidRPr="00030B78">
        <w:rPr>
          <w:lang w:val="en-AU"/>
        </w:rPr>
        <w:t xml:space="preserve"> Practitioners operating within urban planning, </w:t>
      </w:r>
      <w:r w:rsidR="00CE0321" w:rsidRPr="00030B78">
        <w:rPr>
          <w:lang w:val="en-AU"/>
        </w:rPr>
        <w:t xml:space="preserve">architecture, </w:t>
      </w:r>
      <w:r w:rsidR="00EA7DF2" w:rsidRPr="00030B78">
        <w:rPr>
          <w:lang w:val="en-AU"/>
        </w:rPr>
        <w:t xml:space="preserve">design, civil engineering, and spatial analysis disciplines who together shape physical development through technical expertise and democratic facilitation. </w:t>
      </w:r>
    </w:p>
    <w:p w14:paraId="35CEC0D3" w14:textId="77777777" w:rsidR="008659F8" w:rsidRPr="00030B78" w:rsidRDefault="008659F8" w:rsidP="008659F8">
      <w:pPr>
        <w:spacing w:line="480" w:lineRule="auto"/>
        <w:rPr>
          <w:u w:val="single"/>
          <w:lang w:val="en-AU"/>
        </w:rPr>
      </w:pPr>
    </w:p>
    <w:p w14:paraId="0341A7A5" w14:textId="4B13130D" w:rsidR="00802CF4" w:rsidRPr="00030B78" w:rsidRDefault="00802CF4" w:rsidP="008659F8">
      <w:pPr>
        <w:spacing w:line="480" w:lineRule="auto"/>
        <w:rPr>
          <w:lang w:val="en-AU"/>
        </w:rPr>
      </w:pPr>
      <w:r w:rsidRPr="00030B78">
        <w:rPr>
          <w:u w:val="single"/>
          <w:lang w:val="en-AU"/>
        </w:rPr>
        <w:t>Translation</w:t>
      </w:r>
      <w:r w:rsidRPr="00030B78">
        <w:rPr>
          <w:lang w:val="en-AU"/>
        </w:rPr>
        <w:t>: The process through which actors define roles for others, negotiate interests, and construct networks where none existed before</w:t>
      </w:r>
      <w:del w:id="554" w:author="Alan March" w:date="2025-10-15T10:29:00Z" w16du:dateUtc="2025-10-14T23:29:00Z">
        <w:r w:rsidRPr="00030B78" w:rsidDel="00720DEC">
          <w:rPr>
            <w:lang w:val="en-AU"/>
          </w:rPr>
          <w:delText>.</w:delText>
        </w:r>
      </w:del>
      <w:r w:rsidRPr="00030B78">
        <w:rPr>
          <w:lang w:val="en-AU"/>
        </w:rPr>
        <w:t xml:space="preserve"> (Callon, 1986).</w:t>
      </w:r>
    </w:p>
    <w:p w14:paraId="68A989A9" w14:textId="77777777" w:rsidR="008659F8" w:rsidRPr="00030B78" w:rsidRDefault="008659F8" w:rsidP="008659F8">
      <w:pPr>
        <w:spacing w:line="480" w:lineRule="auto"/>
        <w:rPr>
          <w:rStyle w:val="Strong"/>
          <w:rFonts w:eastAsiaTheme="majorEastAsia"/>
          <w:b w:val="0"/>
          <w:bCs w:val="0"/>
          <w:u w:val="single"/>
          <w:lang w:val="en-AU"/>
        </w:rPr>
      </w:pPr>
    </w:p>
    <w:p w14:paraId="1C6371CF" w14:textId="0AF8CA71" w:rsidR="00EA7DF2" w:rsidRPr="00030B78" w:rsidRDefault="00EA7DF2" w:rsidP="008659F8">
      <w:pPr>
        <w:spacing w:line="480" w:lineRule="auto"/>
        <w:rPr>
          <w:lang w:val="en-AU"/>
        </w:rPr>
      </w:pPr>
      <w:del w:id="555" w:author="Graham Inglert" w:date="2025-10-20T20:34:00Z" w16du:dateUtc="2025-10-20T09:34:00Z">
        <w:r w:rsidRPr="00030B78" w:rsidDel="00C36B4B">
          <w:rPr>
            <w:rStyle w:val="Strong"/>
            <w:rFonts w:eastAsiaTheme="majorEastAsia"/>
            <w:b w:val="0"/>
            <w:bCs w:val="0"/>
            <w:u w:val="single"/>
            <w:lang w:val="en-AU"/>
          </w:rPr>
          <w:lastRenderedPageBreak/>
          <w:delText>Enrolment</w:delText>
        </w:r>
      </w:del>
      <w:proofErr w:type="spellStart"/>
      <w:ins w:id="556" w:author="Graham Inglert" w:date="2025-10-20T20:34:00Z" w16du:dateUtc="2025-10-20T09:34:00Z">
        <w:r w:rsidR="00C36B4B">
          <w:rPr>
            <w:rStyle w:val="Strong"/>
            <w:rFonts w:eastAsiaTheme="majorEastAsia"/>
            <w:b w:val="0"/>
            <w:bCs w:val="0"/>
            <w:u w:val="single"/>
            <w:lang w:val="en-AU"/>
          </w:rPr>
          <w:t>Enrollment</w:t>
        </w:r>
      </w:ins>
      <w:proofErr w:type="spellEnd"/>
      <w:r w:rsidRPr="00030B78">
        <w:rPr>
          <w:lang w:val="en-AU"/>
        </w:rPr>
        <w:t xml:space="preserve">: The process by which actors define and interrelate roles within emerging networks, establishing commitments and interdependencies that </w:t>
      </w:r>
      <w:r w:rsidR="00CE0321" w:rsidRPr="00030B78">
        <w:rPr>
          <w:lang w:val="en-AU"/>
        </w:rPr>
        <w:t>stabilise</w:t>
      </w:r>
      <w:r w:rsidRPr="00030B78">
        <w:rPr>
          <w:lang w:val="en-AU"/>
        </w:rPr>
        <w:t xml:space="preserve"> collective action (Callon, 1986).</w:t>
      </w:r>
    </w:p>
    <w:p w14:paraId="0029C8D6" w14:textId="77777777" w:rsidR="008659F8" w:rsidRPr="00030B78" w:rsidRDefault="008659F8" w:rsidP="008659F8">
      <w:pPr>
        <w:spacing w:line="480" w:lineRule="auto"/>
        <w:rPr>
          <w:rStyle w:val="Strong"/>
          <w:rFonts w:eastAsiaTheme="majorEastAsia"/>
          <w:b w:val="0"/>
          <w:bCs w:val="0"/>
          <w:u w:val="single"/>
          <w:lang w:val="en-AU"/>
        </w:rPr>
      </w:pPr>
    </w:p>
    <w:p w14:paraId="55A55CB8" w14:textId="1DEF4B55" w:rsidR="00802CF4" w:rsidRPr="00030B78" w:rsidRDefault="00CE0321" w:rsidP="008659F8">
      <w:pPr>
        <w:spacing w:line="480" w:lineRule="auto"/>
        <w:rPr>
          <w:sz w:val="36"/>
          <w:szCs w:val="36"/>
          <w:lang w:val="en-AU"/>
        </w:rPr>
      </w:pPr>
      <w:r w:rsidRPr="00030B78">
        <w:rPr>
          <w:rStyle w:val="Strong"/>
          <w:rFonts w:eastAsiaTheme="majorEastAsia"/>
          <w:b w:val="0"/>
          <w:bCs w:val="0"/>
          <w:u w:val="single"/>
          <w:lang w:val="en-AU"/>
        </w:rPr>
        <w:t>Vanguards/Translators</w:t>
      </w:r>
      <w:r w:rsidRPr="00030B78">
        <w:rPr>
          <w:lang w:val="en-AU"/>
        </w:rPr>
        <w:t>: Individual actors who actively demonstrate the value of alternative technologies through practical application, performing the work of enrolling colleagues into new network configurations and facilitating translation processes.</w:t>
      </w:r>
    </w:p>
    <w:p w14:paraId="157AA26F" w14:textId="77777777" w:rsidR="001F0476" w:rsidRPr="00030B78" w:rsidRDefault="001F0476" w:rsidP="008659F8">
      <w:pPr>
        <w:spacing w:line="480" w:lineRule="auto"/>
        <w:rPr>
          <w:kern w:val="36"/>
          <w:sz w:val="32"/>
          <w:szCs w:val="32"/>
          <w:lang w:val="en-AU"/>
        </w:rPr>
      </w:pPr>
      <w:bookmarkStart w:id="557" w:name="OLE_LINK1"/>
      <w:r w:rsidRPr="00030B78">
        <w:rPr>
          <w:kern w:val="36"/>
          <w:sz w:val="32"/>
          <w:szCs w:val="32"/>
          <w:lang w:val="en-AU"/>
        </w:rPr>
        <w:br w:type="page"/>
      </w:r>
    </w:p>
    <w:p w14:paraId="7DDDA651" w14:textId="651C9B31" w:rsidR="00886EEC" w:rsidRPr="00030B78" w:rsidRDefault="00886EEC" w:rsidP="00C51341">
      <w:pPr>
        <w:pStyle w:val="Heading1"/>
        <w:jc w:val="center"/>
        <w:rPr>
          <w:rFonts w:ascii="Times New Roman" w:hAnsi="Times New Roman" w:cs="Times New Roman"/>
          <w:color w:val="000000" w:themeColor="text1"/>
          <w:lang w:val="en-AU"/>
        </w:rPr>
      </w:pPr>
      <w:bookmarkStart w:id="558" w:name="_Toc211885000"/>
      <w:r w:rsidRPr="00030B78">
        <w:rPr>
          <w:rFonts w:ascii="Times New Roman" w:hAnsi="Times New Roman" w:cs="Times New Roman"/>
          <w:color w:val="000000" w:themeColor="text1"/>
          <w:lang w:val="en-AU"/>
        </w:rPr>
        <w:lastRenderedPageBreak/>
        <w:t>Chapter II: Literature Review</w:t>
      </w:r>
      <w:bookmarkEnd w:id="558"/>
    </w:p>
    <w:p w14:paraId="72733AC5" w14:textId="77777777" w:rsidR="00C51341" w:rsidRPr="00030B78" w:rsidRDefault="00C51341" w:rsidP="00C51341">
      <w:pPr>
        <w:rPr>
          <w:lang w:val="en-AU"/>
        </w:rPr>
      </w:pPr>
    </w:p>
    <w:p w14:paraId="07199F1A" w14:textId="7BAE28DE" w:rsidR="0094198B" w:rsidRPr="00030B78" w:rsidRDefault="00886EEC" w:rsidP="00C51341">
      <w:pPr>
        <w:spacing w:before="100" w:beforeAutospacing="1" w:after="100" w:afterAutospacing="1" w:line="480" w:lineRule="auto"/>
        <w:ind w:firstLine="720"/>
        <w:rPr>
          <w:lang w:val="en-AU"/>
        </w:rPr>
      </w:pPr>
      <w:r w:rsidRPr="00030B78">
        <w:rPr>
          <w:lang w:val="en-AU"/>
        </w:rPr>
        <w:t xml:space="preserve">This literature review </w:t>
      </w:r>
      <w:r w:rsidR="00ED003A" w:rsidRPr="00030B78">
        <w:rPr>
          <w:lang w:val="en-AU"/>
        </w:rPr>
        <w:t>details</w:t>
      </w:r>
      <w:r w:rsidRPr="00030B78">
        <w:rPr>
          <w:lang w:val="en-AU"/>
        </w:rPr>
        <w:t xml:space="preserve"> five areas: (1) Smart Cites and the impacts of a changing Digital Industry</w:t>
      </w:r>
      <w:r w:rsidR="00ED003A" w:rsidRPr="00030B78">
        <w:rPr>
          <w:lang w:val="en-AU"/>
        </w:rPr>
        <w:t xml:space="preserve">; </w:t>
      </w:r>
      <w:r w:rsidRPr="00030B78">
        <w:rPr>
          <w:lang w:val="en-AU"/>
        </w:rPr>
        <w:t xml:space="preserve">(2) </w:t>
      </w:r>
      <w:r w:rsidR="00307381" w:rsidRPr="00030B78">
        <w:rPr>
          <w:lang w:val="en-AU"/>
        </w:rPr>
        <w:t>Neoliberalism and Open-Source Urbanism as a Disruptor</w:t>
      </w:r>
      <w:r w:rsidR="00ED003A" w:rsidRPr="00030B78">
        <w:rPr>
          <w:lang w:val="en-AU"/>
        </w:rPr>
        <w:t>;</w:t>
      </w:r>
      <w:r w:rsidRPr="00030B78">
        <w:rPr>
          <w:lang w:val="en-AU"/>
        </w:rPr>
        <w:t xml:space="preserve"> (3) </w:t>
      </w:r>
      <w:r w:rsidR="00307381" w:rsidRPr="00030B78">
        <w:rPr>
          <w:lang w:val="en-AU"/>
        </w:rPr>
        <w:t>Open-Source Software and Open-Access Data as Instruments in Practice</w:t>
      </w:r>
      <w:r w:rsidR="00ED003A" w:rsidRPr="00030B78">
        <w:rPr>
          <w:lang w:val="en-AU"/>
        </w:rPr>
        <w:t>;</w:t>
      </w:r>
      <w:r w:rsidR="00307381" w:rsidRPr="00030B78">
        <w:rPr>
          <w:lang w:val="en-AU"/>
        </w:rPr>
        <w:t xml:space="preserve"> </w:t>
      </w:r>
      <w:r w:rsidRPr="00030B78">
        <w:rPr>
          <w:lang w:val="en-AU"/>
        </w:rPr>
        <w:t xml:space="preserve">(4) </w:t>
      </w:r>
      <w:r w:rsidR="00307381" w:rsidRPr="00030B78">
        <w:rPr>
          <w:lang w:val="en-AU"/>
        </w:rPr>
        <w:t xml:space="preserve">The Role of </w:t>
      </w:r>
      <w:r w:rsidR="001F0476" w:rsidRPr="00030B78">
        <w:rPr>
          <w:lang w:val="en-AU"/>
        </w:rPr>
        <w:t>the Professional Built-Environment</w:t>
      </w:r>
      <w:r w:rsidR="00307381" w:rsidRPr="00030B78">
        <w:rPr>
          <w:lang w:val="en-AU"/>
        </w:rPr>
        <w:t>: Planners, Designers, Engineers and Analysts</w:t>
      </w:r>
      <w:r w:rsidR="00ED003A" w:rsidRPr="00030B78">
        <w:rPr>
          <w:lang w:val="en-AU"/>
        </w:rPr>
        <w:t>;</w:t>
      </w:r>
      <w:r w:rsidR="00307381" w:rsidRPr="00030B78">
        <w:rPr>
          <w:lang w:val="en-AU"/>
        </w:rPr>
        <w:t xml:space="preserve"> </w:t>
      </w:r>
      <w:r w:rsidRPr="00030B78">
        <w:rPr>
          <w:lang w:val="en-AU"/>
        </w:rPr>
        <w:t xml:space="preserve">(5) </w:t>
      </w:r>
      <w:r w:rsidR="00307381" w:rsidRPr="00030B78">
        <w:rPr>
          <w:lang w:val="en-AU"/>
        </w:rPr>
        <w:t xml:space="preserve">Using Actor-Networks to Trace Application of FLOSS in Practice </w:t>
      </w:r>
    </w:p>
    <w:p w14:paraId="46F1B506" w14:textId="3044D3F6" w:rsidR="00886EEC" w:rsidRPr="00030B78" w:rsidRDefault="00C9270C" w:rsidP="00C51341">
      <w:pPr>
        <w:pStyle w:val="Heading2"/>
        <w:rPr>
          <w:rFonts w:ascii="Times New Roman" w:hAnsi="Times New Roman" w:cs="Times New Roman"/>
          <w:color w:val="000000" w:themeColor="text1"/>
          <w:lang w:val="en-AU"/>
        </w:rPr>
      </w:pPr>
      <w:bookmarkStart w:id="559" w:name="_Toc211885001"/>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1 Smart Cities and the Impacts of a Changing Digital Industry</w:t>
      </w:r>
      <w:bookmarkEnd w:id="559"/>
    </w:p>
    <w:p w14:paraId="0FAC582F" w14:textId="77777777" w:rsidR="00C51341" w:rsidRPr="00030B78" w:rsidRDefault="00C51341" w:rsidP="00C51341">
      <w:pPr>
        <w:rPr>
          <w:lang w:val="en-AU"/>
        </w:rPr>
      </w:pPr>
    </w:p>
    <w:p w14:paraId="41BA8D9C" w14:textId="32A12E1C" w:rsidR="00886EEC" w:rsidRPr="00030B78" w:rsidRDefault="00886EEC" w:rsidP="00E93CC1">
      <w:pPr>
        <w:spacing w:after="160" w:line="480" w:lineRule="auto"/>
        <w:ind w:firstLine="720"/>
        <w:rPr>
          <w:rFonts w:eastAsiaTheme="minorEastAsia"/>
          <w:kern w:val="2"/>
          <w:lang w:val="en-AU"/>
          <w14:ligatures w14:val="standardContextual"/>
        </w:rPr>
      </w:pPr>
      <w:r w:rsidRPr="00030B78">
        <w:rPr>
          <w:lang w:val="en-AU"/>
        </w:rPr>
        <w:t xml:space="preserve">Urban development </w:t>
      </w:r>
      <w:r w:rsidRPr="00030B78">
        <w:rPr>
          <w:lang w:val="en-AU"/>
        </w:rPr>
        <w:fldChar w:fldCharType="begin"/>
      </w:r>
      <w:r w:rsidRPr="00030B78">
        <w:rPr>
          <w:lang w:val="en-AU"/>
        </w:rPr>
        <w:instrText xml:space="preserve"> INCLUDEPICTURE "https://collection.bendigoartgallery.com.au/images/small/1900s/00s/06/1906.2_col_20041028_i.v001_0001_co.jpg" \* MERGEFORMATINET </w:instrText>
      </w:r>
      <w:r w:rsidRPr="00030B78">
        <w:rPr>
          <w:lang w:val="en-AU"/>
        </w:rPr>
        <w:fldChar w:fldCharType="separate"/>
      </w:r>
      <w:r w:rsidRPr="00030B78">
        <w:rPr>
          <w:lang w:val="en-AU"/>
        </w:rPr>
        <w:fldChar w:fldCharType="end"/>
      </w:r>
      <w:r w:rsidRPr="00030B78">
        <w:rPr>
          <w:lang w:val="en-AU"/>
        </w:rPr>
        <w:t xml:space="preserve"> in the second half of the 20</w:t>
      </w:r>
      <w:r w:rsidRPr="00030B78">
        <w:rPr>
          <w:vertAlign w:val="superscript"/>
          <w:lang w:val="en-AU"/>
        </w:rPr>
        <w:t>th</w:t>
      </w:r>
      <w:r w:rsidRPr="00030B78">
        <w:rPr>
          <w:lang w:val="en-AU"/>
        </w:rPr>
        <w:t xml:space="preserve"> century is denoted by the advancement of computer technology. </w:t>
      </w:r>
      <w:r w:rsidR="0094198B" w:rsidRPr="00030B78">
        <w:rPr>
          <w:lang w:val="en-AU"/>
        </w:rPr>
        <w:t>Within this context, f</w:t>
      </w:r>
      <w:r w:rsidRPr="00030B78">
        <w:rPr>
          <w:lang w:val="en-AU"/>
        </w:rPr>
        <w:t xml:space="preserve">orecasting for growth has become </w:t>
      </w:r>
      <w:r w:rsidR="0094198B" w:rsidRPr="00030B78">
        <w:rPr>
          <w:lang w:val="en-AU"/>
        </w:rPr>
        <w:t>intertwined</w:t>
      </w:r>
      <w:r w:rsidRPr="00030B78">
        <w:rPr>
          <w:lang w:val="en-AU"/>
        </w:rPr>
        <w:t xml:space="preserve"> </w:t>
      </w:r>
      <w:r w:rsidR="0094198B" w:rsidRPr="00030B78">
        <w:rPr>
          <w:lang w:val="en-AU"/>
        </w:rPr>
        <w:t>with</w:t>
      </w:r>
      <w:r w:rsidRPr="00030B78">
        <w:rPr>
          <w:lang w:val="en-AU"/>
        </w:rPr>
        <w:t xml:space="preserve"> the development of computer technologies, data collection, retention and information systems. Roger L. Creighton, Douglas Carroll Jr. and Graham Finney are among the </w:t>
      </w:r>
      <w:r w:rsidR="0094198B" w:rsidRPr="00030B78">
        <w:rPr>
          <w:lang w:val="en-AU"/>
        </w:rPr>
        <w:t>first</w:t>
      </w:r>
      <w:r w:rsidRPr="00030B78">
        <w:rPr>
          <w:lang w:val="en-AU"/>
        </w:rPr>
        <w:t xml:space="preserve"> academics to </w:t>
      </w:r>
      <w:r w:rsidR="0094198B" w:rsidRPr="00030B78">
        <w:rPr>
          <w:lang w:val="en-AU"/>
        </w:rPr>
        <w:t>apply</w:t>
      </w:r>
      <w:r w:rsidRPr="00030B78">
        <w:rPr>
          <w:lang w:val="en-AU"/>
        </w:rPr>
        <w:t xml:space="preserve"> the</w:t>
      </w:r>
      <w:r w:rsidR="0094198B" w:rsidRPr="00030B78">
        <w:rPr>
          <w:lang w:val="en-AU"/>
        </w:rPr>
        <w:t>se</w:t>
      </w:r>
      <w:r w:rsidRPr="00030B78">
        <w:rPr>
          <w:lang w:val="en-AU"/>
        </w:rPr>
        <w:t xml:space="preserve"> newly emerging digital technologies with direct urbanism considerations in their 1959 journal article: </w:t>
      </w:r>
      <w:r w:rsidRPr="00030B78">
        <w:rPr>
          <w:i/>
          <w:iCs/>
          <w:lang w:val="en-AU"/>
        </w:rPr>
        <w:t xml:space="preserve">Data Processing for City Planning </w:t>
      </w:r>
      <w:r w:rsidRPr="00030B78">
        <w:rPr>
          <w:lang w:val="en-AU"/>
        </w:rPr>
        <w:t>(Creighton et al., 1959)</w:t>
      </w:r>
      <w:r w:rsidRPr="00030B78">
        <w:rPr>
          <w:i/>
          <w:iCs/>
          <w:lang w:val="en-AU"/>
        </w:rPr>
        <w:t xml:space="preserve">. </w:t>
      </w:r>
      <w:r w:rsidRPr="00030B78">
        <w:rPr>
          <w:lang w:val="en-AU"/>
        </w:rPr>
        <w:t xml:space="preserve">In this article, </w:t>
      </w:r>
      <w:r w:rsidR="00ED003A" w:rsidRPr="00030B78">
        <w:rPr>
          <w:lang w:val="en-AU"/>
        </w:rPr>
        <w:t xml:space="preserve">the </w:t>
      </w:r>
      <w:r w:rsidRPr="00030B78">
        <w:rPr>
          <w:lang w:val="en-AU"/>
        </w:rPr>
        <w:t>emerging distinction between the analogue and the digital machine</w:t>
      </w:r>
      <w:r w:rsidR="0094198B" w:rsidRPr="00030B78">
        <w:rPr>
          <w:lang w:val="en-AU"/>
        </w:rPr>
        <w:t xml:space="preserve"> </w:t>
      </w:r>
      <w:r w:rsidR="00ED003A" w:rsidRPr="00030B78">
        <w:rPr>
          <w:lang w:val="en-AU"/>
        </w:rPr>
        <w:t>is</w:t>
      </w:r>
      <w:r w:rsidR="0094198B" w:rsidRPr="00030B78">
        <w:rPr>
          <w:lang w:val="en-AU"/>
        </w:rPr>
        <w:t xml:space="preserve"> discussed</w:t>
      </w:r>
      <w:r w:rsidRPr="00030B78">
        <w:rPr>
          <w:lang w:val="en-AU"/>
        </w:rPr>
        <w:t xml:space="preserve">. Specifically, the digital machine’s </w:t>
      </w:r>
      <w:r w:rsidR="0094198B" w:rsidRPr="00030B78">
        <w:rPr>
          <w:lang w:val="en-AU"/>
        </w:rPr>
        <w:t>potential</w:t>
      </w:r>
      <w:r w:rsidRPr="00030B78">
        <w:rPr>
          <w:lang w:val="en-AU"/>
        </w:rPr>
        <w:t xml:space="preserve"> to produce vivid spatial imagery of urban phenomena with the </w:t>
      </w:r>
      <w:r w:rsidR="0094198B" w:rsidRPr="00030B78">
        <w:rPr>
          <w:lang w:val="en-AU"/>
        </w:rPr>
        <w:t>capacity</w:t>
      </w:r>
      <w:r w:rsidRPr="00030B78">
        <w:rPr>
          <w:lang w:val="en-AU"/>
        </w:rPr>
        <w:t xml:space="preserve"> to “reduce voluminous data to the point where they can be </w:t>
      </w:r>
      <w:proofErr w:type="spellStart"/>
      <w:r w:rsidRPr="00030B78">
        <w:rPr>
          <w:lang w:val="en-AU"/>
        </w:rPr>
        <w:t>analyzed</w:t>
      </w:r>
      <w:proofErr w:type="spellEnd"/>
      <w:proofErr w:type="gramStart"/>
      <w:r w:rsidRPr="00030B78">
        <w:rPr>
          <w:lang w:val="en-AU"/>
        </w:rPr>
        <w:t>”.(</w:t>
      </w:r>
      <w:proofErr w:type="gramEnd"/>
      <w:r w:rsidRPr="00030B78">
        <w:rPr>
          <w:lang w:val="en-AU"/>
        </w:rPr>
        <w:t>p.103)</w:t>
      </w:r>
      <w:r w:rsidR="0094198B" w:rsidRPr="00030B78">
        <w:rPr>
          <w:lang w:val="en-AU"/>
        </w:rPr>
        <w:t>.</w:t>
      </w:r>
      <w:r w:rsidRPr="00030B78">
        <w:rPr>
          <w:lang w:val="en-AU"/>
        </w:rPr>
        <w:t xml:space="preserve"> Critically, the authors describe how the skills to operate these instruments of spatial analysis will increasingly become a prerequisite for the practice of urban geography. </w:t>
      </w:r>
    </w:p>
    <w:p w14:paraId="2CD7643A" w14:textId="20611456" w:rsidR="00886EEC" w:rsidRPr="002501C7" w:rsidRDefault="00886EEC" w:rsidP="00E93CC1">
      <w:pPr>
        <w:spacing w:before="100" w:beforeAutospacing="1" w:after="100" w:afterAutospacing="1" w:line="480" w:lineRule="auto"/>
        <w:ind w:firstLine="720"/>
        <w:rPr>
          <w:lang w:val="en-AU"/>
        </w:rPr>
      </w:pPr>
      <w:r w:rsidRPr="00030B78">
        <w:rPr>
          <w:lang w:val="en-AU"/>
        </w:rPr>
        <w:t>This</w:t>
      </w:r>
      <w:r w:rsidRPr="002501C7">
        <w:rPr>
          <w:lang w:val="en-AU"/>
        </w:rPr>
        <w:t xml:space="preserve"> relationship between urban form and digital technologies has intensified since the </w:t>
      </w:r>
      <w:r w:rsidRPr="00030B78">
        <w:rPr>
          <w:lang w:val="en-AU"/>
        </w:rPr>
        <w:t>mid</w:t>
      </w:r>
      <w:r w:rsidRPr="002501C7">
        <w:rPr>
          <w:lang w:val="en-AU"/>
        </w:rPr>
        <w:t xml:space="preserve"> 20th century, transforming how</w:t>
      </w:r>
      <w:r w:rsidRPr="00030B78">
        <w:rPr>
          <w:lang w:val="en-AU"/>
        </w:rPr>
        <w:t xml:space="preserve"> urban and built-environment</w:t>
      </w:r>
      <w:r w:rsidRPr="002501C7">
        <w:rPr>
          <w:lang w:val="en-AU"/>
        </w:rPr>
        <w:t xml:space="preserve"> planning </w:t>
      </w:r>
      <w:r w:rsidR="0094198B" w:rsidRPr="00030B78">
        <w:rPr>
          <w:lang w:val="en-AU"/>
        </w:rPr>
        <w:t xml:space="preserve">is </w:t>
      </w:r>
      <w:r w:rsidRPr="002501C7">
        <w:rPr>
          <w:lang w:val="en-AU"/>
        </w:rPr>
        <w:t xml:space="preserve">executed. According to </w:t>
      </w:r>
      <w:proofErr w:type="spellStart"/>
      <w:r w:rsidRPr="002501C7">
        <w:rPr>
          <w:lang w:val="en-AU"/>
        </w:rPr>
        <w:t>Brotchie</w:t>
      </w:r>
      <w:proofErr w:type="spellEnd"/>
      <w:r w:rsidRPr="002501C7">
        <w:rPr>
          <w:lang w:val="en-AU"/>
        </w:rPr>
        <w:t xml:space="preserve"> et al. (1987), information and communication technologies </w:t>
      </w:r>
      <w:r w:rsidRPr="00030B78">
        <w:rPr>
          <w:lang w:val="en-AU"/>
        </w:rPr>
        <w:t xml:space="preserve">(ICT) have </w:t>
      </w:r>
      <w:r w:rsidRPr="00030B78">
        <w:rPr>
          <w:lang w:val="en-AU"/>
        </w:rPr>
        <w:lastRenderedPageBreak/>
        <w:t>revolutionised</w:t>
      </w:r>
      <w:r w:rsidRPr="002501C7">
        <w:rPr>
          <w:lang w:val="en-AU"/>
        </w:rPr>
        <w:t xml:space="preserve"> traditional patterns of work and residential proximity, initiating </w:t>
      </w:r>
      <w:r w:rsidRPr="00030B78">
        <w:rPr>
          <w:lang w:val="en-AU"/>
        </w:rPr>
        <w:t>a</w:t>
      </w:r>
      <w:r w:rsidRPr="002501C7">
        <w:rPr>
          <w:lang w:val="en-AU"/>
        </w:rPr>
        <w:t xml:space="preserve"> digital transformation of urban policymaking and practice. This transformation accelerated as local governments embraced Geographic Information Systems </w:t>
      </w:r>
      <w:r w:rsidRPr="00030B78">
        <w:rPr>
          <w:lang w:val="en-AU"/>
        </w:rPr>
        <w:t>(GIS) and other ancillary</w:t>
      </w:r>
      <w:r w:rsidRPr="002501C7">
        <w:rPr>
          <w:lang w:val="en-AU"/>
        </w:rPr>
        <w:t xml:space="preserve"> digital planning tools as mechanisms to streamline zoning and </w:t>
      </w:r>
      <w:r w:rsidRPr="00030B78">
        <w:rPr>
          <w:lang w:val="en-AU"/>
        </w:rPr>
        <w:t>automate practice to resist austerity</w:t>
      </w:r>
      <w:r w:rsidRPr="002501C7">
        <w:rPr>
          <w:lang w:val="en-AU"/>
        </w:rPr>
        <w:t xml:space="preserve"> (Batty, 2021)</w:t>
      </w:r>
      <w:r w:rsidRPr="00030B78">
        <w:rPr>
          <w:lang w:val="en-AU"/>
        </w:rPr>
        <w:t>.</w:t>
      </w:r>
      <w:r w:rsidRPr="002501C7">
        <w:rPr>
          <w:lang w:val="en-AU"/>
        </w:rPr>
        <w:t xml:space="preserve"> </w:t>
      </w:r>
      <w:r w:rsidRPr="00030B78">
        <w:rPr>
          <w:lang w:val="en-AU"/>
        </w:rPr>
        <w:t>These technologies also facilitated private utility providers in the installation of infrastructure</w:t>
      </w:r>
      <w:r w:rsidRPr="002501C7">
        <w:rPr>
          <w:lang w:val="en-AU"/>
        </w:rPr>
        <w:t xml:space="preserve"> (Maeng &amp; Nedovic-</w:t>
      </w:r>
      <w:proofErr w:type="spellStart"/>
      <w:r w:rsidRPr="002501C7">
        <w:rPr>
          <w:lang w:val="en-AU"/>
        </w:rPr>
        <w:t>Budic</w:t>
      </w:r>
      <w:proofErr w:type="spellEnd"/>
      <w:r w:rsidRPr="002501C7">
        <w:rPr>
          <w:lang w:val="en-AU"/>
        </w:rPr>
        <w:t>, 2008)</w:t>
      </w:r>
      <w:r w:rsidRPr="00030B78">
        <w:rPr>
          <w:lang w:val="en-AU"/>
        </w:rPr>
        <w:t xml:space="preserve"> therefore </w:t>
      </w:r>
      <w:r w:rsidR="0094198B" w:rsidRPr="00030B78">
        <w:rPr>
          <w:lang w:val="en-AU"/>
        </w:rPr>
        <w:t>accelerating</w:t>
      </w:r>
      <w:r w:rsidRPr="00030B78">
        <w:rPr>
          <w:lang w:val="en-AU"/>
        </w:rPr>
        <w:t xml:space="preserve"> market-led infrastructure provision. </w:t>
      </w:r>
    </w:p>
    <w:p w14:paraId="5E2CD4A5" w14:textId="27201EBB"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 contemporary </w:t>
      </w:r>
      <w:r w:rsidRPr="00030B78">
        <w:rPr>
          <w:lang w:val="en-AU"/>
        </w:rPr>
        <w:t>ecosystem</w:t>
      </w:r>
      <w:r w:rsidRPr="002501C7">
        <w:rPr>
          <w:lang w:val="en-AU"/>
        </w:rPr>
        <w:t xml:space="preserve"> </w:t>
      </w:r>
      <w:r w:rsidRPr="00030B78">
        <w:rPr>
          <w:lang w:val="en-AU"/>
        </w:rPr>
        <w:t xml:space="preserve">of </w:t>
      </w:r>
      <w:r w:rsidRPr="002501C7">
        <w:rPr>
          <w:lang w:val="en-AU"/>
        </w:rPr>
        <w:t xml:space="preserve">this digital transformation is captured </w:t>
      </w:r>
      <w:r w:rsidRPr="00030B78">
        <w:rPr>
          <w:lang w:val="en-AU"/>
        </w:rPr>
        <w:t>by</w:t>
      </w:r>
      <w:r w:rsidRPr="002501C7">
        <w:rPr>
          <w:lang w:val="en-AU"/>
        </w:rPr>
        <w:t xml:space="preserve"> the Smart City concept, </w:t>
      </w:r>
      <w:r w:rsidR="0094198B" w:rsidRPr="00030B78">
        <w:rPr>
          <w:lang w:val="en-AU"/>
        </w:rPr>
        <w:t>envisioning urban environments</w:t>
      </w:r>
      <w:r w:rsidRPr="002501C7">
        <w:rPr>
          <w:lang w:val="en-AU"/>
        </w:rPr>
        <w:t xml:space="preserve"> saturated with interconnected sensors, data streams, and computational infrastructure</w:t>
      </w:r>
      <w:r w:rsidRPr="00030B78">
        <w:rPr>
          <w:lang w:val="en-AU"/>
        </w:rPr>
        <w:t xml:space="preserve">. This </w:t>
      </w:r>
      <w:r w:rsidR="0094198B" w:rsidRPr="00030B78">
        <w:rPr>
          <w:lang w:val="en-AU"/>
        </w:rPr>
        <w:t>paradigm</w:t>
      </w:r>
      <w:r w:rsidRPr="00030B78">
        <w:rPr>
          <w:lang w:val="en-AU"/>
        </w:rPr>
        <w:t xml:space="preserve"> has been described as the Internet of Things (IoT) within urban contexts (</w:t>
      </w:r>
      <w:r w:rsidRPr="002501C7">
        <w:rPr>
          <w:lang w:val="en-AU"/>
        </w:rPr>
        <w:t>Zanella et al.</w:t>
      </w:r>
      <w:r w:rsidRPr="00030B78">
        <w:rPr>
          <w:lang w:val="en-AU"/>
        </w:rPr>
        <w:t xml:space="preserve"> </w:t>
      </w:r>
      <w:r w:rsidRPr="002501C7">
        <w:rPr>
          <w:lang w:val="en-AU"/>
        </w:rPr>
        <w:t>2018)</w:t>
      </w:r>
      <w:r w:rsidRPr="00030B78">
        <w:rPr>
          <w:lang w:val="en-AU"/>
        </w:rPr>
        <w:t xml:space="preserve">. </w:t>
      </w:r>
      <w:r w:rsidRPr="002501C7">
        <w:rPr>
          <w:lang w:val="en-AU"/>
        </w:rPr>
        <w:t xml:space="preserve">Smart </w:t>
      </w:r>
      <w:ins w:id="560" w:author="Graham Inglert" w:date="2025-10-20T19:35:00Z" w16du:dateUtc="2025-10-20T08:35:00Z">
        <w:r w:rsidR="006B73B9">
          <w:rPr>
            <w:lang w:val="en-AU"/>
          </w:rPr>
          <w:t>C</w:t>
        </w:r>
      </w:ins>
      <w:del w:id="561" w:author="Graham Inglert" w:date="2025-10-20T19:35:00Z" w16du:dateUtc="2025-10-20T08:35:00Z">
        <w:r w:rsidRPr="002501C7" w:rsidDel="006B73B9">
          <w:rPr>
            <w:lang w:val="en-AU"/>
          </w:rPr>
          <w:delText>c</w:delText>
        </w:r>
      </w:del>
      <w:r w:rsidRPr="002501C7">
        <w:rPr>
          <w:lang w:val="en-AU"/>
        </w:rPr>
        <w:t xml:space="preserve">ities </w:t>
      </w:r>
      <w:r w:rsidRPr="00030B78">
        <w:rPr>
          <w:lang w:val="en-AU"/>
        </w:rPr>
        <w:t>were</w:t>
      </w:r>
      <w:r w:rsidRPr="002501C7">
        <w:rPr>
          <w:lang w:val="en-AU"/>
        </w:rPr>
        <w:t xml:space="preserve"> positioned as </w:t>
      </w:r>
      <w:r w:rsidRPr="00030B78">
        <w:rPr>
          <w:lang w:val="en-AU"/>
        </w:rPr>
        <w:t xml:space="preserve">necessary </w:t>
      </w:r>
      <w:r w:rsidRPr="002501C7">
        <w:rPr>
          <w:lang w:val="en-AU"/>
        </w:rPr>
        <w:t xml:space="preserve">responses to </w:t>
      </w:r>
      <w:r w:rsidRPr="00030B78">
        <w:rPr>
          <w:lang w:val="en-AU"/>
        </w:rPr>
        <w:t>dual-</w:t>
      </w:r>
      <w:r w:rsidRPr="002501C7">
        <w:rPr>
          <w:lang w:val="en-AU"/>
        </w:rPr>
        <w:t>challenges of sustainability and rapid urbani</w:t>
      </w:r>
      <w:r w:rsidRPr="00030B78">
        <w:rPr>
          <w:lang w:val="en-AU"/>
        </w:rPr>
        <w:t>s</w:t>
      </w:r>
      <w:r w:rsidRPr="002501C7">
        <w:rPr>
          <w:lang w:val="en-AU"/>
        </w:rPr>
        <w:t>ation (</w:t>
      </w:r>
      <w:proofErr w:type="spellStart"/>
      <w:r w:rsidRPr="002501C7">
        <w:rPr>
          <w:lang w:val="en-AU"/>
        </w:rPr>
        <w:t>Bibri</w:t>
      </w:r>
      <w:proofErr w:type="spellEnd"/>
      <w:r w:rsidRPr="002501C7">
        <w:rPr>
          <w:lang w:val="en-AU"/>
        </w:rPr>
        <w:t xml:space="preserve"> &amp; </w:t>
      </w:r>
      <w:proofErr w:type="spellStart"/>
      <w:r w:rsidRPr="002501C7">
        <w:rPr>
          <w:lang w:val="en-AU"/>
        </w:rPr>
        <w:t>Krogstie</w:t>
      </w:r>
      <w:proofErr w:type="spellEnd"/>
      <w:r w:rsidRPr="002501C7">
        <w:rPr>
          <w:lang w:val="en-AU"/>
        </w:rPr>
        <w:t xml:space="preserve">, 2017), promising data-driven </w:t>
      </w:r>
      <w:r w:rsidR="0094198B" w:rsidRPr="00030B78">
        <w:rPr>
          <w:lang w:val="en-AU"/>
        </w:rPr>
        <w:t xml:space="preserve">urban system </w:t>
      </w:r>
      <w:r w:rsidRPr="002501C7">
        <w:rPr>
          <w:lang w:val="en-AU"/>
        </w:rPr>
        <w:t>optimi</w:t>
      </w:r>
      <w:r w:rsidRPr="00030B78">
        <w:rPr>
          <w:lang w:val="en-AU"/>
        </w:rPr>
        <w:t>s</w:t>
      </w:r>
      <w:r w:rsidRPr="002501C7">
        <w:rPr>
          <w:lang w:val="en-AU"/>
        </w:rPr>
        <w:t xml:space="preserve">ation through </w:t>
      </w:r>
      <w:r w:rsidRPr="00030B78">
        <w:rPr>
          <w:lang w:val="en-AU"/>
        </w:rPr>
        <w:t>computerised</w:t>
      </w:r>
      <w:r w:rsidRPr="002501C7">
        <w:rPr>
          <w:lang w:val="en-AU"/>
        </w:rPr>
        <w:t xml:space="preserve"> monitoring and algorithmic intervention.</w:t>
      </w:r>
    </w:p>
    <w:p w14:paraId="78E69408" w14:textId="6FBF8A6E" w:rsidR="00886EEC" w:rsidRPr="002501C7" w:rsidRDefault="0094198B" w:rsidP="00E93CC1">
      <w:pPr>
        <w:spacing w:before="100" w:beforeAutospacing="1" w:after="100" w:afterAutospacing="1" w:line="480" w:lineRule="auto"/>
        <w:ind w:firstLine="720"/>
        <w:rPr>
          <w:lang w:val="en-AU"/>
        </w:rPr>
      </w:pPr>
      <w:r w:rsidRPr="00030B78">
        <w:rPr>
          <w:lang w:val="en-AU"/>
        </w:rPr>
        <w:t>The</w:t>
      </w:r>
      <w:r w:rsidR="00886EEC" w:rsidRPr="002501C7">
        <w:rPr>
          <w:lang w:val="en-AU"/>
        </w:rPr>
        <w:t xml:space="preserve"> </w:t>
      </w:r>
      <w:r w:rsidR="00886EEC" w:rsidRPr="00030B78">
        <w:rPr>
          <w:lang w:val="en-AU"/>
        </w:rPr>
        <w:t>implementation</w:t>
      </w:r>
      <w:r w:rsidR="00886EEC" w:rsidRPr="002501C7">
        <w:rPr>
          <w:lang w:val="en-AU"/>
        </w:rPr>
        <w:t xml:space="preserve"> of </w:t>
      </w:r>
      <w:r w:rsidR="00886EEC" w:rsidRPr="00030B78">
        <w:rPr>
          <w:lang w:val="en-AU"/>
        </w:rPr>
        <w:t>ever-</w:t>
      </w:r>
      <w:r w:rsidR="00886EEC" w:rsidRPr="002501C7">
        <w:rPr>
          <w:lang w:val="en-AU"/>
        </w:rPr>
        <w:t>smart</w:t>
      </w:r>
      <w:r w:rsidR="00886EEC" w:rsidRPr="00030B78">
        <w:rPr>
          <w:lang w:val="en-AU"/>
        </w:rPr>
        <w:t>er</w:t>
      </w:r>
      <w:r w:rsidR="00886EEC" w:rsidRPr="002501C7">
        <w:rPr>
          <w:lang w:val="en-AU"/>
        </w:rPr>
        <w:t xml:space="preserve"> city visions has </w:t>
      </w:r>
      <w:r w:rsidRPr="00030B78">
        <w:rPr>
          <w:lang w:val="en-AU"/>
        </w:rPr>
        <w:t xml:space="preserve">however garnered criticism within academic scholarship for its </w:t>
      </w:r>
      <w:r w:rsidR="00886EEC" w:rsidRPr="00030B78">
        <w:rPr>
          <w:lang w:val="en-AU"/>
        </w:rPr>
        <w:t>reli</w:t>
      </w:r>
      <w:r w:rsidRPr="00030B78">
        <w:rPr>
          <w:lang w:val="en-AU"/>
        </w:rPr>
        <w:t>ance</w:t>
      </w:r>
      <w:r w:rsidR="00886EEC" w:rsidRPr="00030B78">
        <w:rPr>
          <w:lang w:val="en-AU"/>
        </w:rPr>
        <w:t xml:space="preserve"> on</w:t>
      </w:r>
      <w:r w:rsidR="00886EEC" w:rsidRPr="002501C7">
        <w:rPr>
          <w:lang w:val="en-AU"/>
        </w:rPr>
        <w:t xml:space="preserve"> corporate technology provision</w:t>
      </w:r>
      <w:r w:rsidR="00886EEC" w:rsidRPr="00030B78">
        <w:rPr>
          <w:lang w:val="en-AU"/>
        </w:rPr>
        <w:t xml:space="preserve"> </w:t>
      </w:r>
      <w:r w:rsidR="00886EEC" w:rsidRPr="002501C7">
        <w:rPr>
          <w:lang w:val="en-AU"/>
        </w:rPr>
        <w:t>(Albino et al., 2015</w:t>
      </w:r>
      <w:ins w:id="562" w:author="Graham Inglert" w:date="2025-10-20T19:36:00Z" w16du:dateUtc="2025-10-20T08:36:00Z">
        <w:r w:rsidR="006B73B9">
          <w:rPr>
            <w:lang w:val="en-AU"/>
          </w:rPr>
          <w:t xml:space="preserve">; </w:t>
        </w:r>
      </w:ins>
      <w:del w:id="563" w:author="Graham Inglert" w:date="2025-10-20T19:36:00Z" w16du:dateUtc="2025-10-20T08:36:00Z">
        <w:r w:rsidR="00886EEC" w:rsidRPr="002501C7" w:rsidDel="006B73B9">
          <w:rPr>
            <w:lang w:val="en-AU"/>
          </w:rPr>
          <w:delText>)</w:delText>
        </w:r>
        <w:r w:rsidR="00886EEC" w:rsidRPr="00030B78" w:rsidDel="006B73B9">
          <w:rPr>
            <w:lang w:val="en-AU"/>
          </w:rPr>
          <w:delText xml:space="preserve"> (</w:delText>
        </w:r>
      </w:del>
      <w:r w:rsidR="00886EEC" w:rsidRPr="002501C7">
        <w:rPr>
          <w:lang w:val="en-AU"/>
        </w:rPr>
        <w:t xml:space="preserve">Grossi &amp; </w:t>
      </w:r>
      <w:proofErr w:type="spellStart"/>
      <w:r w:rsidR="00886EEC" w:rsidRPr="002501C7">
        <w:rPr>
          <w:lang w:val="en-AU"/>
        </w:rPr>
        <w:t>Pianezzi</w:t>
      </w:r>
      <w:proofErr w:type="spellEnd"/>
      <w:r w:rsidR="00886EEC" w:rsidRPr="00030B78">
        <w:rPr>
          <w:lang w:val="en-AU"/>
        </w:rPr>
        <w:t xml:space="preserve">, </w:t>
      </w:r>
      <w:r w:rsidR="00886EEC" w:rsidRPr="002501C7">
        <w:rPr>
          <w:lang w:val="en-AU"/>
        </w:rPr>
        <w:t>2017</w:t>
      </w:r>
      <w:ins w:id="564" w:author="Graham Inglert" w:date="2025-10-20T19:36:00Z" w16du:dateUtc="2025-10-20T08:36:00Z">
        <w:r w:rsidR="006B73B9">
          <w:rPr>
            <w:lang w:val="en-AU"/>
          </w:rPr>
          <w:t xml:space="preserve">; </w:t>
        </w:r>
      </w:ins>
      <w:del w:id="565" w:author="Graham Inglert" w:date="2025-10-20T19:36:00Z" w16du:dateUtc="2025-10-20T08:36:00Z">
        <w:r w:rsidR="00886EEC" w:rsidRPr="002501C7" w:rsidDel="006B73B9">
          <w:rPr>
            <w:lang w:val="en-AU"/>
          </w:rPr>
          <w:delText>)</w:delText>
        </w:r>
      </w:del>
      <w:del w:id="566" w:author="Graham Inglert" w:date="2025-10-20T19:35:00Z" w16du:dateUtc="2025-10-20T08:35:00Z">
        <w:r w:rsidR="00886EEC" w:rsidRPr="00030B78" w:rsidDel="006B73B9">
          <w:rPr>
            <w:lang w:val="en-AU"/>
          </w:rPr>
          <w:delText xml:space="preserve"> </w:delText>
        </w:r>
        <w:r w:rsidR="00886EEC" w:rsidRPr="002501C7" w:rsidDel="006B73B9">
          <w:rPr>
            <w:lang w:val="en-AU"/>
          </w:rPr>
          <w:delText>(</w:delText>
        </w:r>
      </w:del>
      <w:r w:rsidR="00886EEC" w:rsidRPr="002501C7">
        <w:rPr>
          <w:lang w:val="en-AU"/>
        </w:rPr>
        <w:t>Shelton et al., 2014). Th</w:t>
      </w:r>
      <w:r w:rsidR="00886EEC" w:rsidRPr="00030B78">
        <w:rPr>
          <w:lang w:val="en-AU"/>
        </w:rPr>
        <w:t>is</w:t>
      </w:r>
      <w:r w:rsidR="00886EEC" w:rsidRPr="002501C7">
        <w:rPr>
          <w:lang w:val="en-AU"/>
        </w:rPr>
        <w:t xml:space="preserve"> pursuit of </w:t>
      </w:r>
      <w:r w:rsidR="00342B23" w:rsidRPr="00030B78">
        <w:rPr>
          <w:lang w:val="en-AU"/>
        </w:rPr>
        <w:t>Smart Cities is</w:t>
      </w:r>
      <w:r w:rsidR="00886EEC" w:rsidRPr="002501C7">
        <w:rPr>
          <w:lang w:val="en-AU"/>
        </w:rPr>
        <w:t xml:space="preserve"> typically </w:t>
      </w:r>
      <w:r w:rsidR="00342B23" w:rsidRPr="00030B78">
        <w:rPr>
          <w:lang w:val="en-AU"/>
        </w:rPr>
        <w:t>described through</w:t>
      </w:r>
      <w:r w:rsidR="00886EEC" w:rsidRPr="002501C7">
        <w:rPr>
          <w:lang w:val="en-AU"/>
        </w:rPr>
        <w:t xml:space="preserve"> </w:t>
      </w:r>
      <w:r w:rsidR="00886EEC" w:rsidRPr="00030B78">
        <w:rPr>
          <w:lang w:val="en-AU"/>
        </w:rPr>
        <w:t xml:space="preserve">essential </w:t>
      </w:r>
      <w:r w:rsidR="00886EEC" w:rsidRPr="002501C7">
        <w:rPr>
          <w:lang w:val="en-AU"/>
        </w:rPr>
        <w:t xml:space="preserve">partnerships with multinational ICT firms, creating what Grossi &amp; </w:t>
      </w:r>
      <w:proofErr w:type="spellStart"/>
      <w:r w:rsidR="00886EEC" w:rsidRPr="002501C7">
        <w:rPr>
          <w:lang w:val="en-AU"/>
        </w:rPr>
        <w:t>Pianezzi</w:t>
      </w:r>
      <w:proofErr w:type="spellEnd"/>
      <w:r w:rsidR="00886EEC" w:rsidRPr="002501C7">
        <w:rPr>
          <w:lang w:val="en-AU"/>
        </w:rPr>
        <w:t xml:space="preserve"> (2017) identify as a problematic transformation of citizens from political actors </w:t>
      </w:r>
      <w:del w:id="567" w:author="Graham Inglert" w:date="2025-10-20T19:36:00Z" w16du:dateUtc="2025-10-20T08:36:00Z">
        <w:r w:rsidR="00886EEC" w:rsidRPr="002501C7" w:rsidDel="006B73B9">
          <w:rPr>
            <w:lang w:val="en-AU"/>
          </w:rPr>
          <w:delText xml:space="preserve">into </w:delText>
        </w:r>
      </w:del>
      <w:ins w:id="568" w:author="Graham Inglert" w:date="2025-10-20T19:36:00Z" w16du:dateUtc="2025-10-20T08:36:00Z">
        <w:r w:rsidR="006B73B9">
          <w:rPr>
            <w:lang w:val="en-AU"/>
          </w:rPr>
          <w:t>to</w:t>
        </w:r>
        <w:r w:rsidR="006B73B9" w:rsidRPr="002501C7">
          <w:rPr>
            <w:lang w:val="en-AU"/>
          </w:rPr>
          <w:t xml:space="preserve"> </w:t>
        </w:r>
      </w:ins>
      <w:r w:rsidR="00886EEC" w:rsidRPr="002501C7">
        <w:rPr>
          <w:lang w:val="en-AU"/>
        </w:rPr>
        <w:t xml:space="preserve">data points for corporate extraction. Major technology corporations including IBM, Cisco Systems, and Siemens AG have positioned themselves as </w:t>
      </w:r>
      <w:r w:rsidR="00342B23" w:rsidRPr="00030B78">
        <w:rPr>
          <w:lang w:val="en-AU"/>
        </w:rPr>
        <w:t>necessary</w:t>
      </w:r>
      <w:r w:rsidR="00886EEC" w:rsidRPr="002501C7">
        <w:rPr>
          <w:lang w:val="en-AU"/>
        </w:rPr>
        <w:t xml:space="preserve"> partners in </w:t>
      </w:r>
      <w:r w:rsidR="00342B23" w:rsidRPr="00030B78">
        <w:rPr>
          <w:lang w:val="en-AU"/>
        </w:rPr>
        <w:t>Smart City</w:t>
      </w:r>
      <w:r w:rsidR="00886EEC" w:rsidRPr="002501C7">
        <w:rPr>
          <w:lang w:val="en-AU"/>
        </w:rPr>
        <w:t xml:space="preserve"> transformation (Albino et al., 2015), yet their interventions in projects like Songdo</w:t>
      </w:r>
      <w:r w:rsidR="00342B23" w:rsidRPr="00030B78">
        <w:rPr>
          <w:lang w:val="en-AU"/>
        </w:rPr>
        <w:t>, South Korea</w:t>
      </w:r>
      <w:r w:rsidR="00886EEC" w:rsidRPr="002501C7">
        <w:rPr>
          <w:lang w:val="en-AU"/>
        </w:rPr>
        <w:t xml:space="preserve">, Masdar City, </w:t>
      </w:r>
      <w:r w:rsidR="00342B23" w:rsidRPr="00030B78">
        <w:rPr>
          <w:lang w:val="en-AU"/>
        </w:rPr>
        <w:lastRenderedPageBreak/>
        <w:t xml:space="preserve">U.A.E. </w:t>
      </w:r>
      <w:r w:rsidR="00886EEC" w:rsidRPr="002501C7">
        <w:rPr>
          <w:lang w:val="en-AU"/>
        </w:rPr>
        <w:t xml:space="preserve">and </w:t>
      </w:r>
      <w:proofErr w:type="spellStart"/>
      <w:r w:rsidR="00886EEC" w:rsidRPr="002501C7">
        <w:rPr>
          <w:lang w:val="en-AU"/>
        </w:rPr>
        <w:t>PlanIT</w:t>
      </w:r>
      <w:proofErr w:type="spellEnd"/>
      <w:r w:rsidR="00886EEC" w:rsidRPr="002501C7">
        <w:rPr>
          <w:lang w:val="en-AU"/>
        </w:rPr>
        <w:t xml:space="preserve"> Valley</w:t>
      </w:r>
      <w:r w:rsidR="00342B23" w:rsidRPr="00030B78">
        <w:rPr>
          <w:lang w:val="en-AU"/>
        </w:rPr>
        <w:t>, Portugal</w:t>
      </w:r>
      <w:r w:rsidR="00886EEC" w:rsidRPr="002501C7">
        <w:rPr>
          <w:lang w:val="en-AU"/>
        </w:rPr>
        <w:t xml:space="preserve"> have been critici</w:t>
      </w:r>
      <w:r w:rsidR="00342B23" w:rsidRPr="00030B78">
        <w:rPr>
          <w:lang w:val="en-AU"/>
        </w:rPr>
        <w:t>s</w:t>
      </w:r>
      <w:r w:rsidR="00886EEC" w:rsidRPr="002501C7">
        <w:rPr>
          <w:lang w:val="en-AU"/>
        </w:rPr>
        <w:t>ed for oversimplifying urban complexity and prioriti</w:t>
      </w:r>
      <w:r w:rsidR="00D428C7" w:rsidRPr="00030B78">
        <w:rPr>
          <w:lang w:val="en-AU"/>
        </w:rPr>
        <w:t>s</w:t>
      </w:r>
      <w:r w:rsidR="00886EEC" w:rsidRPr="002501C7">
        <w:rPr>
          <w:lang w:val="en-AU"/>
        </w:rPr>
        <w:t xml:space="preserve">ing corporate interests over </w:t>
      </w:r>
      <w:r w:rsidR="00886EEC" w:rsidRPr="00030B78">
        <w:rPr>
          <w:lang w:val="en-AU"/>
        </w:rPr>
        <w:t>human-scale</w:t>
      </w:r>
      <w:r w:rsidR="00886EEC" w:rsidRPr="002501C7">
        <w:rPr>
          <w:lang w:val="en-AU"/>
        </w:rPr>
        <w:t xml:space="preserve"> urban needs (Shelton et al., 2014).</w:t>
      </w:r>
    </w:p>
    <w:p w14:paraId="40C9EBCB" w14:textId="21CCFC05" w:rsidR="00886EEC" w:rsidRPr="002501C7" w:rsidRDefault="00886EEC" w:rsidP="00E93CC1">
      <w:pPr>
        <w:spacing w:before="100" w:beforeAutospacing="1" w:after="100" w:afterAutospacing="1" w:line="480" w:lineRule="auto"/>
        <w:ind w:firstLine="720"/>
        <w:rPr>
          <w:lang w:val="en-AU"/>
        </w:rPr>
      </w:pPr>
      <w:r w:rsidRPr="002501C7">
        <w:rPr>
          <w:lang w:val="en-AU"/>
        </w:rPr>
        <w:t>Critical scholarship has consequently characteri</w:t>
      </w:r>
      <w:r w:rsidRPr="00030B78">
        <w:rPr>
          <w:lang w:val="en-AU"/>
        </w:rPr>
        <w:t>s</w:t>
      </w:r>
      <w:r w:rsidRPr="002501C7">
        <w:rPr>
          <w:lang w:val="en-AU"/>
        </w:rPr>
        <w:t xml:space="preserve">ed contemporary </w:t>
      </w:r>
      <w:r w:rsidR="00D428C7" w:rsidRPr="00030B78">
        <w:rPr>
          <w:lang w:val="en-AU"/>
        </w:rPr>
        <w:t>S</w:t>
      </w:r>
      <w:r w:rsidRPr="002501C7">
        <w:rPr>
          <w:lang w:val="en-AU"/>
        </w:rPr>
        <w:t xml:space="preserve">mart </w:t>
      </w:r>
      <w:r w:rsidR="00D428C7" w:rsidRPr="00030B78">
        <w:rPr>
          <w:lang w:val="en-AU"/>
        </w:rPr>
        <w:t>C</w:t>
      </w:r>
      <w:r w:rsidRPr="002501C7">
        <w:rPr>
          <w:lang w:val="en-AU"/>
        </w:rPr>
        <w:t xml:space="preserve">ity implementation through terms like "Dracula Urbanism" (Kirk, 2023), "anti-democratic neoliberalism" (Cardullo &amp; Kitchin, 2019), and </w:t>
      </w:r>
      <w:r w:rsidRPr="00030B78">
        <w:rPr>
          <w:lang w:val="en-AU"/>
        </w:rPr>
        <w:t>as adjacent</w:t>
      </w:r>
      <w:r w:rsidRPr="002501C7">
        <w:rPr>
          <w:lang w:val="en-AU"/>
        </w:rPr>
        <w:t xml:space="preserve"> </w:t>
      </w:r>
      <w:r w:rsidRPr="00030B78">
        <w:rPr>
          <w:lang w:val="en-AU"/>
        </w:rPr>
        <w:t>to an</w:t>
      </w:r>
      <w:r w:rsidRPr="002501C7">
        <w:rPr>
          <w:lang w:val="en-AU"/>
        </w:rPr>
        <w:t xml:space="preserve"> emerging "techno-feudalism" </w:t>
      </w:r>
      <w:r w:rsidRPr="00030B78">
        <w:rPr>
          <w:lang w:val="en-AU"/>
        </w:rPr>
        <w:t>(Varoufakis, 2023</w:t>
      </w:r>
      <w:ins w:id="569" w:author="Graham Inglert" w:date="2025-10-20T19:36:00Z" w16du:dateUtc="2025-10-20T08:36:00Z">
        <w:r w:rsidR="006B73B9">
          <w:rPr>
            <w:lang w:val="en-AU"/>
          </w:rPr>
          <w:t xml:space="preserve">; </w:t>
        </w:r>
      </w:ins>
      <w:del w:id="570" w:author="Graham Inglert" w:date="2025-10-20T19:36:00Z" w16du:dateUtc="2025-10-20T08:36:00Z">
        <w:r w:rsidRPr="00030B78" w:rsidDel="006B73B9">
          <w:rPr>
            <w:lang w:val="en-AU"/>
          </w:rPr>
          <w:delText xml:space="preserve">) </w:delText>
        </w:r>
        <w:r w:rsidRPr="002501C7" w:rsidDel="006B73B9">
          <w:rPr>
            <w:lang w:val="en-AU"/>
          </w:rPr>
          <w:delText>(</w:delText>
        </w:r>
      </w:del>
      <w:r w:rsidRPr="002501C7">
        <w:rPr>
          <w:lang w:val="en-AU"/>
        </w:rPr>
        <w:t xml:space="preserve">Gilbert, 2024). Yet as Alizadeh &amp; Sharifi (2023) argue, the problem lies not in </w:t>
      </w:r>
      <w:r w:rsidR="00342B23" w:rsidRPr="00030B78">
        <w:rPr>
          <w:lang w:val="en-AU"/>
        </w:rPr>
        <w:t xml:space="preserve">the choice to incorporate </w:t>
      </w:r>
      <w:r w:rsidRPr="002501C7">
        <w:rPr>
          <w:lang w:val="en-AU"/>
        </w:rPr>
        <w:t xml:space="preserve">digital urban technologies but to implement them exclusively through proprietary, </w:t>
      </w:r>
      <w:r w:rsidR="00342B23" w:rsidRPr="00030B78">
        <w:rPr>
          <w:lang w:val="en-AU"/>
        </w:rPr>
        <w:t xml:space="preserve">market-led </w:t>
      </w:r>
      <w:r w:rsidRPr="002501C7">
        <w:rPr>
          <w:lang w:val="en-AU"/>
        </w:rPr>
        <w:t xml:space="preserve">platforms. This critique opens space for considering alternative technological assemblages that might enable </w:t>
      </w:r>
      <w:r w:rsidRPr="00030B78">
        <w:rPr>
          <w:lang w:val="en-AU"/>
        </w:rPr>
        <w:t xml:space="preserve">alternative </w:t>
      </w:r>
      <w:r w:rsidR="00342B23" w:rsidRPr="00030B78">
        <w:rPr>
          <w:lang w:val="en-AU"/>
        </w:rPr>
        <w:t>methodologies</w:t>
      </w:r>
      <w:r w:rsidRPr="00030B78">
        <w:rPr>
          <w:lang w:val="en-AU"/>
        </w:rPr>
        <w:t>, with the capacity to</w:t>
      </w:r>
      <w:r w:rsidRPr="002501C7">
        <w:rPr>
          <w:lang w:val="en-AU"/>
        </w:rPr>
        <w:t xml:space="preserve"> redistribute agency within </w:t>
      </w:r>
      <w:r w:rsidRPr="00030B78">
        <w:rPr>
          <w:lang w:val="en-AU"/>
        </w:rPr>
        <w:t>professional</w:t>
      </w:r>
      <w:r w:rsidRPr="002501C7">
        <w:rPr>
          <w:lang w:val="en-AU"/>
        </w:rPr>
        <w:t xml:space="preserve"> practice</w:t>
      </w:r>
      <w:r w:rsidRPr="00030B78">
        <w:rPr>
          <w:lang w:val="en-AU"/>
        </w:rPr>
        <w:t xml:space="preserve"> to include grassroots communities as key actors in </w:t>
      </w:r>
      <w:r w:rsidR="00342B23" w:rsidRPr="00030B78">
        <w:rPr>
          <w:lang w:val="en-AU"/>
        </w:rPr>
        <w:t>urban processes.</w:t>
      </w:r>
    </w:p>
    <w:p w14:paraId="1D67B260" w14:textId="31714D1B" w:rsidR="00886EEC" w:rsidRPr="00030B78" w:rsidRDefault="00C9270C" w:rsidP="00C51341">
      <w:pPr>
        <w:pStyle w:val="Heading2"/>
        <w:rPr>
          <w:rFonts w:ascii="Times New Roman" w:hAnsi="Times New Roman" w:cs="Times New Roman"/>
          <w:color w:val="000000" w:themeColor="text1"/>
          <w:lang w:val="en-AU"/>
        </w:rPr>
      </w:pPr>
      <w:bookmarkStart w:id="571" w:name="_Toc211885002"/>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 xml:space="preserve">2 Neoliberalism and Open-Source Urbanism as a </w:t>
      </w:r>
      <w:r w:rsidR="00E83DAD" w:rsidRPr="00030B78">
        <w:rPr>
          <w:rFonts w:ascii="Times New Roman" w:hAnsi="Times New Roman" w:cs="Times New Roman"/>
          <w:color w:val="000000" w:themeColor="text1"/>
          <w:lang w:val="en-AU"/>
        </w:rPr>
        <w:t>Disruptor</w:t>
      </w:r>
      <w:bookmarkEnd w:id="571"/>
    </w:p>
    <w:p w14:paraId="3060CA2A" w14:textId="77777777" w:rsidR="00C51341" w:rsidRPr="00030B78" w:rsidRDefault="00C51341" w:rsidP="00C51341">
      <w:pPr>
        <w:rPr>
          <w:lang w:val="en-AU"/>
        </w:rPr>
      </w:pPr>
    </w:p>
    <w:p w14:paraId="2E32C85F" w14:textId="73CBAC16"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 critique of </w:t>
      </w:r>
      <w:r w:rsidRPr="00030B78">
        <w:rPr>
          <w:lang w:val="en-AU"/>
        </w:rPr>
        <w:t>S</w:t>
      </w:r>
      <w:r w:rsidRPr="002501C7">
        <w:rPr>
          <w:lang w:val="en-AU"/>
        </w:rPr>
        <w:t xml:space="preserve">mart </w:t>
      </w:r>
      <w:r w:rsidRPr="00030B78">
        <w:rPr>
          <w:lang w:val="en-AU"/>
        </w:rPr>
        <w:t>C</w:t>
      </w:r>
      <w:r w:rsidRPr="002501C7">
        <w:rPr>
          <w:lang w:val="en-AU"/>
        </w:rPr>
        <w:t xml:space="preserve">ities' </w:t>
      </w:r>
      <w:r w:rsidR="00342B23" w:rsidRPr="00030B78">
        <w:rPr>
          <w:lang w:val="en-AU"/>
        </w:rPr>
        <w:t>reliance on market-action</w:t>
      </w:r>
      <w:r w:rsidRPr="00030B78">
        <w:rPr>
          <w:lang w:val="en-AU"/>
        </w:rPr>
        <w:t xml:space="preserve"> extends</w:t>
      </w:r>
      <w:r w:rsidRPr="002501C7">
        <w:rPr>
          <w:lang w:val="en-AU"/>
        </w:rPr>
        <w:t xml:space="preserve"> to broader concerns about neoliberal ideology </w:t>
      </w:r>
      <w:r w:rsidRPr="00030B78">
        <w:rPr>
          <w:lang w:val="en-AU"/>
        </w:rPr>
        <w:t>within</w:t>
      </w:r>
      <w:r w:rsidRPr="002501C7">
        <w:rPr>
          <w:lang w:val="en-AU"/>
        </w:rPr>
        <w:t xml:space="preserve"> urban </w:t>
      </w:r>
      <w:r w:rsidR="00E83DAD" w:rsidRPr="00030B78">
        <w:rPr>
          <w:lang w:val="en-AU"/>
        </w:rPr>
        <w:t>administration</w:t>
      </w:r>
      <w:r w:rsidRPr="002501C7">
        <w:rPr>
          <w:lang w:val="en-AU"/>
        </w:rPr>
        <w:t xml:space="preserve">. When </w:t>
      </w:r>
      <w:r w:rsidRPr="00030B78">
        <w:rPr>
          <w:lang w:val="en-AU"/>
        </w:rPr>
        <w:t>S</w:t>
      </w:r>
      <w:r w:rsidRPr="002501C7">
        <w:rPr>
          <w:lang w:val="en-AU"/>
        </w:rPr>
        <w:t xml:space="preserve">mart </w:t>
      </w:r>
      <w:r w:rsidRPr="00030B78">
        <w:rPr>
          <w:lang w:val="en-AU"/>
        </w:rPr>
        <w:t>Ci</w:t>
      </w:r>
      <w:r w:rsidRPr="002501C7">
        <w:rPr>
          <w:lang w:val="en-AU"/>
        </w:rPr>
        <w:t xml:space="preserve">ty implementation becomes synonymous with proprietary </w:t>
      </w:r>
      <w:r w:rsidRPr="00030B78">
        <w:rPr>
          <w:lang w:val="en-AU"/>
        </w:rPr>
        <w:t>governance</w:t>
      </w:r>
      <w:r w:rsidRPr="002501C7">
        <w:rPr>
          <w:lang w:val="en-AU"/>
        </w:rPr>
        <w:t xml:space="preserve">, it reinforces Grossi &amp; </w:t>
      </w:r>
      <w:proofErr w:type="spellStart"/>
      <w:r w:rsidRPr="002501C7">
        <w:rPr>
          <w:lang w:val="en-AU"/>
        </w:rPr>
        <w:t>Pianezzi</w:t>
      </w:r>
      <w:r w:rsidR="00D428C7" w:rsidRPr="00030B78">
        <w:rPr>
          <w:lang w:val="en-AU"/>
        </w:rPr>
        <w:t>’s</w:t>
      </w:r>
      <w:proofErr w:type="spellEnd"/>
      <w:r w:rsidRPr="002501C7">
        <w:rPr>
          <w:lang w:val="en-AU"/>
        </w:rPr>
        <w:t xml:space="preserve"> (2017) reduction of </w:t>
      </w:r>
      <w:r w:rsidRPr="00030B78">
        <w:rPr>
          <w:lang w:val="en-AU"/>
        </w:rPr>
        <w:t xml:space="preserve">citizenry from political actors to </w:t>
      </w:r>
      <w:r w:rsidRPr="002501C7">
        <w:rPr>
          <w:lang w:val="en-AU"/>
        </w:rPr>
        <w:t xml:space="preserve">consumers and data generators. This </w:t>
      </w:r>
      <w:r w:rsidRPr="00030B78">
        <w:rPr>
          <w:lang w:val="en-AU"/>
        </w:rPr>
        <w:t xml:space="preserve">commercialisation of choice </w:t>
      </w:r>
      <w:r w:rsidRPr="002501C7">
        <w:rPr>
          <w:lang w:val="en-AU"/>
        </w:rPr>
        <w:t xml:space="preserve">extends beyond </w:t>
      </w:r>
      <w:r w:rsidR="00342B23" w:rsidRPr="00030B78">
        <w:rPr>
          <w:lang w:val="en-AU"/>
        </w:rPr>
        <w:t>large-scale S</w:t>
      </w:r>
      <w:r w:rsidRPr="002501C7">
        <w:rPr>
          <w:lang w:val="en-AU"/>
        </w:rPr>
        <w:t xml:space="preserve">mart </w:t>
      </w:r>
      <w:r w:rsidR="00342B23" w:rsidRPr="00030B78">
        <w:rPr>
          <w:lang w:val="en-AU"/>
        </w:rPr>
        <w:t>C</w:t>
      </w:r>
      <w:r w:rsidRPr="002501C7">
        <w:rPr>
          <w:lang w:val="en-AU"/>
        </w:rPr>
        <w:t xml:space="preserve">ity infrastructure to </w:t>
      </w:r>
      <w:r w:rsidR="00342B23" w:rsidRPr="00030B78">
        <w:rPr>
          <w:lang w:val="en-AU"/>
        </w:rPr>
        <w:t>also include</w:t>
      </w:r>
      <w:r w:rsidRPr="002501C7">
        <w:rPr>
          <w:lang w:val="en-AU"/>
        </w:rPr>
        <w:t xml:space="preserve"> the </w:t>
      </w:r>
      <w:r w:rsidR="00342B23" w:rsidRPr="00030B78">
        <w:rPr>
          <w:lang w:val="en-AU"/>
        </w:rPr>
        <w:t xml:space="preserve">individual </w:t>
      </w:r>
      <w:r w:rsidRPr="002501C7">
        <w:rPr>
          <w:lang w:val="en-AU"/>
        </w:rPr>
        <w:t xml:space="preserve">desktop software tools that </w:t>
      </w:r>
      <w:r w:rsidRPr="00030B78">
        <w:rPr>
          <w:lang w:val="en-AU"/>
        </w:rPr>
        <w:t>practitioners</w:t>
      </w:r>
      <w:r w:rsidRPr="002501C7">
        <w:rPr>
          <w:lang w:val="en-AU"/>
        </w:rPr>
        <w:t xml:space="preserve"> use daily</w:t>
      </w:r>
      <w:r w:rsidRPr="00030B78">
        <w:rPr>
          <w:lang w:val="en-AU"/>
        </w:rPr>
        <w:t xml:space="preserve"> to incorporate new built environment infrastructure, the specific</w:t>
      </w:r>
      <w:r w:rsidRPr="002501C7">
        <w:rPr>
          <w:lang w:val="en-AU"/>
        </w:rPr>
        <w:t xml:space="preserve"> instruments through which planning knowledge is produced, </w:t>
      </w:r>
      <w:r w:rsidRPr="00030B78">
        <w:rPr>
          <w:lang w:val="en-AU"/>
        </w:rPr>
        <w:t>analysed</w:t>
      </w:r>
      <w:r w:rsidRPr="002501C7">
        <w:rPr>
          <w:lang w:val="en-AU"/>
        </w:rPr>
        <w:t xml:space="preserve">, and </w:t>
      </w:r>
      <w:r w:rsidRPr="00030B78">
        <w:rPr>
          <w:lang w:val="en-AU"/>
        </w:rPr>
        <w:t>exhibited</w:t>
      </w:r>
      <w:r w:rsidRPr="002501C7">
        <w:rPr>
          <w:lang w:val="en-AU"/>
        </w:rPr>
        <w:t>.</w:t>
      </w:r>
    </w:p>
    <w:p w14:paraId="6D3DA087" w14:textId="13C75B78" w:rsidR="00886EEC" w:rsidRPr="002501C7" w:rsidRDefault="00886EEC" w:rsidP="00E93CC1">
      <w:pPr>
        <w:spacing w:before="100" w:beforeAutospacing="1" w:after="100" w:afterAutospacing="1" w:line="480" w:lineRule="auto"/>
        <w:ind w:firstLine="720"/>
        <w:rPr>
          <w:lang w:val="en-AU"/>
        </w:rPr>
      </w:pPr>
      <w:r w:rsidRPr="002501C7">
        <w:rPr>
          <w:lang w:val="en-AU"/>
        </w:rPr>
        <w:lastRenderedPageBreak/>
        <w:t xml:space="preserve">In response to </w:t>
      </w:r>
      <w:r w:rsidRPr="00030B78">
        <w:rPr>
          <w:lang w:val="en-AU"/>
        </w:rPr>
        <w:t>our perceived reliance on proprietary instrumentation</w:t>
      </w:r>
      <w:r w:rsidRPr="002501C7">
        <w:rPr>
          <w:lang w:val="en-AU"/>
        </w:rPr>
        <w:t xml:space="preserve">, various </w:t>
      </w:r>
      <w:r w:rsidRPr="00030B78">
        <w:rPr>
          <w:lang w:val="en-AU"/>
        </w:rPr>
        <w:t xml:space="preserve">reactionary </w:t>
      </w:r>
      <w:r w:rsidRPr="002501C7">
        <w:rPr>
          <w:lang w:val="en-AU"/>
        </w:rPr>
        <w:t xml:space="preserve">movements have emerged advocating </w:t>
      </w:r>
      <w:r w:rsidRPr="00030B78">
        <w:rPr>
          <w:lang w:val="en-AU"/>
        </w:rPr>
        <w:t>for grassroots,</w:t>
      </w:r>
      <w:r w:rsidRPr="002501C7">
        <w:rPr>
          <w:lang w:val="en-AU"/>
        </w:rPr>
        <w:t xml:space="preserve"> pluralistic</w:t>
      </w:r>
      <w:r w:rsidRPr="00030B78">
        <w:rPr>
          <w:lang w:val="en-AU"/>
        </w:rPr>
        <w:t xml:space="preserve"> and</w:t>
      </w:r>
      <w:r w:rsidRPr="002501C7">
        <w:rPr>
          <w:lang w:val="en-AU"/>
        </w:rPr>
        <w:t xml:space="preserve"> community-controlled approaches to urban </w:t>
      </w:r>
      <w:r w:rsidRPr="00030B78">
        <w:rPr>
          <w:lang w:val="en-AU"/>
        </w:rPr>
        <w:t>policymaking and implementation processes</w:t>
      </w:r>
      <w:r w:rsidRPr="002501C7">
        <w:rPr>
          <w:lang w:val="en-AU"/>
        </w:rPr>
        <w:t xml:space="preserve">. Berisha &amp; </w:t>
      </w:r>
      <w:proofErr w:type="spellStart"/>
      <w:r w:rsidRPr="002501C7">
        <w:rPr>
          <w:lang w:val="en-AU"/>
        </w:rPr>
        <w:t>Juvančič</w:t>
      </w:r>
      <w:r w:rsidRPr="00030B78">
        <w:rPr>
          <w:lang w:val="en-AU"/>
        </w:rPr>
        <w:t>’s</w:t>
      </w:r>
      <w:proofErr w:type="spellEnd"/>
      <w:r w:rsidRPr="002501C7">
        <w:rPr>
          <w:lang w:val="en-AU"/>
        </w:rPr>
        <w:t xml:space="preserve"> </w:t>
      </w:r>
      <w:r w:rsidRPr="00030B78">
        <w:rPr>
          <w:lang w:val="en-AU"/>
        </w:rPr>
        <w:t>(</w:t>
      </w:r>
      <w:r w:rsidRPr="002501C7">
        <w:rPr>
          <w:lang w:val="en-AU"/>
        </w:rPr>
        <w:t>2022)</w:t>
      </w:r>
      <w:r w:rsidRPr="00030B78">
        <w:rPr>
          <w:lang w:val="en-AU"/>
        </w:rPr>
        <w:t xml:space="preserve"> concept of Open-Source</w:t>
      </w:r>
      <w:r w:rsidRPr="002501C7">
        <w:rPr>
          <w:lang w:val="en-AU"/>
        </w:rPr>
        <w:t xml:space="preserve"> Urbanism (OSU) </w:t>
      </w:r>
      <w:r w:rsidRPr="00030B78">
        <w:rPr>
          <w:lang w:val="en-AU"/>
        </w:rPr>
        <w:t xml:space="preserve">is a prominent emerging </w:t>
      </w:r>
      <w:r w:rsidR="00D428C7" w:rsidRPr="00030B78">
        <w:rPr>
          <w:lang w:val="en-AU"/>
        </w:rPr>
        <w:t>framework</w:t>
      </w:r>
      <w:r w:rsidRPr="00030B78">
        <w:rPr>
          <w:lang w:val="en-AU"/>
        </w:rPr>
        <w:t xml:space="preserve"> that appropriates</w:t>
      </w:r>
      <w:r w:rsidRPr="002501C7">
        <w:rPr>
          <w:lang w:val="en-AU"/>
        </w:rPr>
        <w:t xml:space="preserve"> </w:t>
      </w:r>
      <w:r w:rsidRPr="00030B78">
        <w:rPr>
          <w:lang w:val="en-AU"/>
        </w:rPr>
        <w:t>concepts</w:t>
      </w:r>
      <w:r w:rsidRPr="002501C7">
        <w:rPr>
          <w:lang w:val="en-AU"/>
        </w:rPr>
        <w:t xml:space="preserve"> from </w:t>
      </w:r>
      <w:r w:rsidRPr="00030B78">
        <w:rPr>
          <w:lang w:val="en-AU"/>
        </w:rPr>
        <w:t xml:space="preserve">technical </w:t>
      </w:r>
      <w:r w:rsidRPr="002501C7">
        <w:rPr>
          <w:lang w:val="en-AU"/>
        </w:rPr>
        <w:t xml:space="preserve">software development </w:t>
      </w:r>
      <w:r w:rsidRPr="00030B78">
        <w:rPr>
          <w:lang w:val="en-AU"/>
        </w:rPr>
        <w:t>in</w:t>
      </w:r>
      <w:r w:rsidRPr="002501C7">
        <w:rPr>
          <w:lang w:val="en-AU"/>
        </w:rPr>
        <w:t xml:space="preserve">to </w:t>
      </w:r>
      <w:r w:rsidRPr="00030B78">
        <w:rPr>
          <w:lang w:val="en-AU"/>
        </w:rPr>
        <w:t>built-environment</w:t>
      </w:r>
      <w:r w:rsidRPr="002501C7">
        <w:rPr>
          <w:lang w:val="en-AU"/>
        </w:rPr>
        <w:t xml:space="preserve"> processes, </w:t>
      </w:r>
      <w:r w:rsidR="00D428C7" w:rsidRPr="00030B78">
        <w:rPr>
          <w:lang w:val="en-AU"/>
        </w:rPr>
        <w:t>incorporating</w:t>
      </w:r>
      <w:r w:rsidRPr="002501C7">
        <w:rPr>
          <w:lang w:val="en-AU"/>
        </w:rPr>
        <w:t xml:space="preserve"> decentrali</w:t>
      </w:r>
      <w:r w:rsidRPr="00030B78">
        <w:rPr>
          <w:lang w:val="en-AU"/>
        </w:rPr>
        <w:t>s</w:t>
      </w:r>
      <w:r w:rsidRPr="002501C7">
        <w:rPr>
          <w:lang w:val="en-AU"/>
        </w:rPr>
        <w:t>ed knowledge</w:t>
      </w:r>
      <w:r w:rsidRPr="00030B78">
        <w:rPr>
          <w:lang w:val="en-AU"/>
        </w:rPr>
        <w:t>-sharing</w:t>
      </w:r>
      <w:r w:rsidRPr="002501C7">
        <w:rPr>
          <w:lang w:val="en-AU"/>
        </w:rPr>
        <w:t xml:space="preserve"> through </w:t>
      </w:r>
      <w:r w:rsidR="00D428C7" w:rsidRPr="00030B78">
        <w:rPr>
          <w:lang w:val="en-AU"/>
        </w:rPr>
        <w:t xml:space="preserve">community-produced </w:t>
      </w:r>
      <w:r w:rsidRPr="002501C7">
        <w:rPr>
          <w:lang w:val="en-AU"/>
        </w:rPr>
        <w:t xml:space="preserve">platforms like </w:t>
      </w:r>
      <w:r w:rsidRPr="00030B78">
        <w:rPr>
          <w:lang w:val="en-AU"/>
        </w:rPr>
        <w:t>Openstreetmap.org</w:t>
      </w:r>
      <w:r w:rsidR="0096330D" w:rsidRPr="00030B78">
        <w:rPr>
          <w:lang w:val="en-AU"/>
        </w:rPr>
        <w:t xml:space="preserve"> (</w:t>
      </w:r>
      <w:proofErr w:type="spellStart"/>
      <w:r w:rsidR="0096330D" w:rsidRPr="00030B78">
        <w:rPr>
          <w:lang w:val="en-AU"/>
        </w:rPr>
        <w:t>Haklay</w:t>
      </w:r>
      <w:proofErr w:type="spellEnd"/>
      <w:r w:rsidR="0096330D" w:rsidRPr="00030B78">
        <w:rPr>
          <w:lang w:val="en-AU"/>
        </w:rPr>
        <w:t xml:space="preserve"> &amp; Weber, 2008)</w:t>
      </w:r>
      <w:r w:rsidRPr="00030B78">
        <w:rPr>
          <w:lang w:val="en-AU"/>
        </w:rPr>
        <w:t xml:space="preserve">, Bikemaps.org (Nelson et al., 2015) and </w:t>
      </w:r>
      <w:proofErr w:type="spellStart"/>
      <w:r w:rsidRPr="00030B78">
        <w:rPr>
          <w:lang w:val="en-AU"/>
        </w:rPr>
        <w:t>Purpleair</w:t>
      </w:r>
      <w:proofErr w:type="spellEnd"/>
      <w:r w:rsidRPr="00030B78">
        <w:rPr>
          <w:lang w:val="en-AU"/>
        </w:rPr>
        <w:t>/</w:t>
      </w:r>
      <w:proofErr w:type="spellStart"/>
      <w:r w:rsidRPr="00030B78">
        <w:rPr>
          <w:lang w:val="en-AU"/>
        </w:rPr>
        <w:t>Sensors.community</w:t>
      </w:r>
      <w:proofErr w:type="spellEnd"/>
      <w:r w:rsidRPr="00030B78">
        <w:rPr>
          <w:lang w:val="en-AU"/>
        </w:rPr>
        <w:t xml:space="preserve"> (</w:t>
      </w:r>
      <w:proofErr w:type="spellStart"/>
      <w:r w:rsidR="00A75017" w:rsidRPr="00030B78">
        <w:rPr>
          <w:lang w:val="en-AU"/>
        </w:rPr>
        <w:t>Barkjohn</w:t>
      </w:r>
      <w:proofErr w:type="spellEnd"/>
      <w:r w:rsidR="00A75017" w:rsidRPr="00030B78">
        <w:rPr>
          <w:lang w:val="en-AU"/>
        </w:rPr>
        <w:t xml:space="preserve"> et al., 2021)</w:t>
      </w:r>
      <w:r w:rsidRPr="00030B78">
        <w:rPr>
          <w:lang w:val="en-AU"/>
        </w:rPr>
        <w:t>. OSU has also taken the form of</w:t>
      </w:r>
      <w:r w:rsidRPr="002501C7">
        <w:rPr>
          <w:lang w:val="en-AU"/>
        </w:rPr>
        <w:t xml:space="preserve"> direct citizen participation projects like Space-S in Eindhoven</w:t>
      </w:r>
      <w:r w:rsidRPr="00030B78">
        <w:rPr>
          <w:lang w:val="en-AU"/>
        </w:rPr>
        <w:t>, Netherlands or</w:t>
      </w:r>
      <w:r w:rsidRPr="002501C7">
        <w:rPr>
          <w:lang w:val="en-AU"/>
        </w:rPr>
        <w:t xml:space="preserve"> grassroots </w:t>
      </w:r>
      <w:r w:rsidRPr="00030B78">
        <w:rPr>
          <w:lang w:val="en-AU"/>
        </w:rPr>
        <w:t xml:space="preserve">citizen </w:t>
      </w:r>
      <w:r w:rsidRPr="002501C7">
        <w:rPr>
          <w:lang w:val="en-AU"/>
        </w:rPr>
        <w:t xml:space="preserve">interventions </w:t>
      </w:r>
      <w:r w:rsidRPr="00030B78">
        <w:rPr>
          <w:lang w:val="en-AU"/>
        </w:rPr>
        <w:t>like</w:t>
      </w:r>
      <w:r w:rsidRPr="002501C7">
        <w:rPr>
          <w:lang w:val="en-AU"/>
        </w:rPr>
        <w:t xml:space="preserve"> guerrilla gardening (Berisha &amp; </w:t>
      </w:r>
      <w:proofErr w:type="spellStart"/>
      <w:r w:rsidRPr="002501C7">
        <w:rPr>
          <w:lang w:val="en-AU"/>
        </w:rPr>
        <w:t>Juvančič</w:t>
      </w:r>
      <w:proofErr w:type="spellEnd"/>
      <w:r w:rsidRPr="002501C7">
        <w:rPr>
          <w:lang w:val="en-AU"/>
        </w:rPr>
        <w:t xml:space="preserve">, 2022). These initiatives demonstrate attempts to construct alternative socio-technical </w:t>
      </w:r>
      <w:r w:rsidRPr="00030B78">
        <w:rPr>
          <w:lang w:val="en-AU"/>
        </w:rPr>
        <w:t>systems</w:t>
      </w:r>
      <w:r w:rsidRPr="002501C7">
        <w:rPr>
          <w:lang w:val="en-AU"/>
        </w:rPr>
        <w:t xml:space="preserve"> </w:t>
      </w:r>
      <w:r w:rsidR="00B575D4" w:rsidRPr="00030B78">
        <w:rPr>
          <w:lang w:val="en-AU"/>
        </w:rPr>
        <w:t>providing pathways towards</w:t>
      </w:r>
      <w:r w:rsidRPr="002501C7">
        <w:rPr>
          <w:lang w:val="en-AU"/>
        </w:rPr>
        <w:t xml:space="preserve"> redistribut</w:t>
      </w:r>
      <w:r w:rsidR="00B575D4" w:rsidRPr="00030B78">
        <w:rPr>
          <w:lang w:val="en-AU"/>
        </w:rPr>
        <w:t>ing</w:t>
      </w:r>
      <w:r w:rsidRPr="002501C7">
        <w:rPr>
          <w:lang w:val="en-AU"/>
        </w:rPr>
        <w:t xml:space="preserve"> </w:t>
      </w:r>
      <w:r w:rsidR="00342B23" w:rsidRPr="00030B78">
        <w:rPr>
          <w:lang w:val="en-AU"/>
        </w:rPr>
        <w:t>power</w:t>
      </w:r>
      <w:r w:rsidRPr="002501C7">
        <w:rPr>
          <w:lang w:val="en-AU"/>
        </w:rPr>
        <w:t xml:space="preserve"> </w:t>
      </w:r>
      <w:r w:rsidR="00B575D4" w:rsidRPr="00030B78">
        <w:rPr>
          <w:lang w:val="en-AU"/>
        </w:rPr>
        <w:t xml:space="preserve">within neoliberal Smart Cities. </w:t>
      </w:r>
      <w:r w:rsidRPr="00030B78">
        <w:rPr>
          <w:lang w:val="en-AU"/>
        </w:rPr>
        <w:t xml:space="preserve"> </w:t>
      </w:r>
    </w:p>
    <w:p w14:paraId="704447D6" w14:textId="7FDD5AA3" w:rsidR="00886EEC" w:rsidRPr="002501C7" w:rsidRDefault="00886EEC" w:rsidP="00E93CC1">
      <w:pPr>
        <w:spacing w:before="100" w:beforeAutospacing="1" w:after="100" w:afterAutospacing="1" w:line="480" w:lineRule="auto"/>
        <w:ind w:firstLine="720"/>
        <w:rPr>
          <w:lang w:val="en-AU"/>
        </w:rPr>
      </w:pPr>
      <w:r w:rsidRPr="00030B78">
        <w:rPr>
          <w:lang w:val="en-AU"/>
        </w:rPr>
        <w:t xml:space="preserve">OSU </w:t>
      </w:r>
      <w:r w:rsidR="00B575D4" w:rsidRPr="00030B78">
        <w:rPr>
          <w:lang w:val="en-AU"/>
        </w:rPr>
        <w:t xml:space="preserve">and the underlying open-source philosophy </w:t>
      </w:r>
      <w:r w:rsidRPr="00030B78">
        <w:rPr>
          <w:lang w:val="en-AU"/>
        </w:rPr>
        <w:t xml:space="preserve">aligns with key perspectives on urban form such as Kevin </w:t>
      </w:r>
      <w:r w:rsidRPr="002501C7">
        <w:rPr>
          <w:lang w:val="en-AU"/>
        </w:rPr>
        <w:t>Lynch</w:t>
      </w:r>
      <w:r w:rsidRPr="00030B78">
        <w:rPr>
          <w:lang w:val="en-AU"/>
        </w:rPr>
        <w:t>’s</w:t>
      </w:r>
      <w:r w:rsidRPr="002501C7">
        <w:rPr>
          <w:lang w:val="en-AU"/>
        </w:rPr>
        <w:t xml:space="preserve"> (1981) ideal egalitarian society </w:t>
      </w:r>
      <w:r w:rsidRPr="00030B78">
        <w:rPr>
          <w:lang w:val="en-AU"/>
        </w:rPr>
        <w:t>of</w:t>
      </w:r>
      <w:r w:rsidRPr="002501C7">
        <w:rPr>
          <w:lang w:val="en-AU"/>
        </w:rPr>
        <w:t xml:space="preserve"> local control, openness to diverse users, and subversion of dominant power structures</w:t>
      </w:r>
      <w:r w:rsidRPr="00030B78">
        <w:rPr>
          <w:lang w:val="en-AU"/>
        </w:rPr>
        <w:t xml:space="preserve">, Chantal </w:t>
      </w:r>
      <w:r w:rsidRPr="002501C7">
        <w:rPr>
          <w:lang w:val="en-AU"/>
        </w:rPr>
        <w:t>Mouffe</w:t>
      </w:r>
      <w:r w:rsidRPr="00030B78">
        <w:rPr>
          <w:lang w:val="en-AU"/>
        </w:rPr>
        <w:t>’s</w:t>
      </w:r>
      <w:r w:rsidRPr="002501C7">
        <w:rPr>
          <w:lang w:val="en-AU"/>
        </w:rPr>
        <w:t xml:space="preserve"> (2005) </w:t>
      </w:r>
      <w:r w:rsidRPr="00030B78">
        <w:rPr>
          <w:lang w:val="en-AU"/>
        </w:rPr>
        <w:t>Multipolar societies</w:t>
      </w:r>
      <w:r w:rsidRPr="002501C7">
        <w:rPr>
          <w:lang w:val="en-AU"/>
        </w:rPr>
        <w:t xml:space="preserve"> </w:t>
      </w:r>
      <w:r w:rsidR="006C50E4" w:rsidRPr="00030B78">
        <w:rPr>
          <w:lang w:val="en-AU"/>
        </w:rPr>
        <w:t>which reinforce</w:t>
      </w:r>
      <w:r w:rsidRPr="002501C7">
        <w:rPr>
          <w:lang w:val="en-AU"/>
        </w:rPr>
        <w:t xml:space="preserve"> social democracy through collective </w:t>
      </w:r>
      <w:r w:rsidRPr="00030B78">
        <w:rPr>
          <w:lang w:val="en-AU"/>
        </w:rPr>
        <w:t xml:space="preserve">action and Sherry </w:t>
      </w:r>
      <w:r w:rsidRPr="002501C7">
        <w:rPr>
          <w:lang w:val="en-AU"/>
        </w:rPr>
        <w:t>Arnstein</w:t>
      </w:r>
      <w:r w:rsidRPr="00030B78">
        <w:rPr>
          <w:lang w:val="en-AU"/>
        </w:rPr>
        <w:t>’s</w:t>
      </w:r>
      <w:r w:rsidRPr="002501C7">
        <w:rPr>
          <w:lang w:val="en-AU"/>
        </w:rPr>
        <w:t xml:space="preserve"> (1969) democratic planning as </w:t>
      </w:r>
      <w:r w:rsidRPr="00030B78">
        <w:rPr>
          <w:lang w:val="en-AU"/>
        </w:rPr>
        <w:t xml:space="preserve">a </w:t>
      </w:r>
      <w:r w:rsidRPr="002501C7">
        <w:rPr>
          <w:lang w:val="en-AU"/>
        </w:rPr>
        <w:t xml:space="preserve">pursuit of citizen control, where participants </w:t>
      </w:r>
      <w:r w:rsidR="002409B1" w:rsidRPr="00030B78">
        <w:rPr>
          <w:lang w:val="en-AU"/>
        </w:rPr>
        <w:t>command</w:t>
      </w:r>
      <w:r w:rsidRPr="002501C7">
        <w:rPr>
          <w:lang w:val="en-AU"/>
        </w:rPr>
        <w:t xml:space="preserve"> power to govern program</w:t>
      </w:r>
      <w:r w:rsidRPr="00030B78">
        <w:rPr>
          <w:lang w:val="en-AU"/>
        </w:rPr>
        <w:t>me</w:t>
      </w:r>
      <w:r w:rsidRPr="002501C7">
        <w:rPr>
          <w:lang w:val="en-AU"/>
        </w:rPr>
        <w:t xml:space="preserve">s and </w:t>
      </w:r>
      <w:r w:rsidRPr="00030B78">
        <w:rPr>
          <w:lang w:val="en-AU"/>
        </w:rPr>
        <w:t>arbitrate</w:t>
      </w:r>
      <w:r w:rsidRPr="002501C7">
        <w:rPr>
          <w:lang w:val="en-AU"/>
        </w:rPr>
        <w:t xml:space="preserve"> changes with </w:t>
      </w:r>
      <w:r w:rsidRPr="00030B78">
        <w:rPr>
          <w:lang w:val="en-AU"/>
        </w:rPr>
        <w:t>external</w:t>
      </w:r>
      <w:r w:rsidRPr="002501C7">
        <w:rPr>
          <w:lang w:val="en-AU"/>
        </w:rPr>
        <w:t xml:space="preserve"> actors.</w:t>
      </w:r>
    </w:p>
    <w:p w14:paraId="0684D30F" w14:textId="114AE96E"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These </w:t>
      </w:r>
      <w:r w:rsidRPr="00030B78">
        <w:rPr>
          <w:lang w:val="en-AU"/>
        </w:rPr>
        <w:t>prominent visions of democratic urbanism conceptually</w:t>
      </w:r>
      <w:r w:rsidRPr="002501C7">
        <w:rPr>
          <w:lang w:val="en-AU"/>
        </w:rPr>
        <w:t xml:space="preserve"> </w:t>
      </w:r>
      <w:r w:rsidR="002409B1" w:rsidRPr="00030B78">
        <w:rPr>
          <w:lang w:val="en-AU"/>
        </w:rPr>
        <w:t>reflect</w:t>
      </w:r>
      <w:r w:rsidRPr="002501C7">
        <w:rPr>
          <w:lang w:val="en-AU"/>
        </w:rPr>
        <w:t xml:space="preserve"> open-source development models, which prioriti</w:t>
      </w:r>
      <w:r w:rsidRPr="00030B78">
        <w:rPr>
          <w:lang w:val="en-AU"/>
        </w:rPr>
        <w:t>s</w:t>
      </w:r>
      <w:r w:rsidRPr="002501C7">
        <w:rPr>
          <w:lang w:val="en-AU"/>
        </w:rPr>
        <w:t>e collaborative contribution over</w:t>
      </w:r>
      <w:r w:rsidRPr="00030B78">
        <w:rPr>
          <w:lang w:val="en-AU"/>
        </w:rPr>
        <w:t xml:space="preserve"> centralised</w:t>
      </w:r>
      <w:r w:rsidRPr="002501C7">
        <w:rPr>
          <w:lang w:val="en-AU"/>
        </w:rPr>
        <w:t xml:space="preserve"> proprietary contro</w:t>
      </w:r>
      <w:r w:rsidR="002409B1" w:rsidRPr="00030B78">
        <w:rPr>
          <w:lang w:val="en-AU"/>
        </w:rPr>
        <w:t>l</w:t>
      </w:r>
      <w:r w:rsidRPr="002501C7">
        <w:rPr>
          <w:lang w:val="en-AU"/>
        </w:rPr>
        <w:t xml:space="preserve">. However, as </w:t>
      </w:r>
      <w:r w:rsidR="00D428C7" w:rsidRPr="00030B78">
        <w:rPr>
          <w:lang w:val="en-AU"/>
        </w:rPr>
        <w:t>Raymond’s (</w:t>
      </w:r>
      <w:r w:rsidR="00D428C7" w:rsidRPr="002501C7">
        <w:rPr>
          <w:lang w:val="en-AU"/>
        </w:rPr>
        <w:t>2001)</w:t>
      </w:r>
      <w:r w:rsidRPr="002501C7">
        <w:rPr>
          <w:lang w:val="en-AU"/>
        </w:rPr>
        <w:t xml:space="preserve"> </w:t>
      </w:r>
      <w:r w:rsidR="002409B1" w:rsidRPr="00030B78">
        <w:rPr>
          <w:i/>
          <w:iCs/>
          <w:lang w:val="en-AU"/>
        </w:rPr>
        <w:t>Cathedral and the Bazaar</w:t>
      </w:r>
      <w:r w:rsidRPr="00030B78">
        <w:rPr>
          <w:lang w:val="en-AU"/>
        </w:rPr>
        <w:t xml:space="preserve"> documents</w:t>
      </w:r>
      <w:r w:rsidRPr="002501C7">
        <w:rPr>
          <w:lang w:val="en-AU"/>
        </w:rPr>
        <w:t>, successful open-source projects require more than ideological commitment</w:t>
      </w:r>
      <w:r w:rsidRPr="00030B78">
        <w:rPr>
          <w:lang w:val="en-AU"/>
        </w:rPr>
        <w:t xml:space="preserve">, </w:t>
      </w:r>
      <w:r w:rsidRPr="002501C7">
        <w:rPr>
          <w:lang w:val="en-AU"/>
        </w:rPr>
        <w:t xml:space="preserve">they </w:t>
      </w:r>
      <w:r w:rsidRPr="00030B78">
        <w:rPr>
          <w:lang w:val="en-AU"/>
        </w:rPr>
        <w:t>rely</w:t>
      </w:r>
      <w:r w:rsidRPr="002501C7">
        <w:rPr>
          <w:lang w:val="en-AU"/>
        </w:rPr>
        <w:t xml:space="preserve"> on </w:t>
      </w:r>
      <w:r w:rsidRPr="00030B78">
        <w:rPr>
          <w:lang w:val="en-AU"/>
        </w:rPr>
        <w:t>the construction of inter-</w:t>
      </w:r>
      <w:r w:rsidRPr="00030B78">
        <w:rPr>
          <w:lang w:val="en-AU"/>
        </w:rPr>
        <w:lastRenderedPageBreak/>
        <w:t>organisational networks</w:t>
      </w:r>
      <w:r w:rsidRPr="002501C7">
        <w:rPr>
          <w:lang w:val="en-AU"/>
        </w:rPr>
        <w:t xml:space="preserve"> </w:t>
      </w:r>
      <w:r w:rsidR="002409B1" w:rsidRPr="00030B78">
        <w:rPr>
          <w:lang w:val="en-AU"/>
        </w:rPr>
        <w:t>capable</w:t>
      </w:r>
      <w:r w:rsidRPr="00030B78">
        <w:rPr>
          <w:lang w:val="en-AU"/>
        </w:rPr>
        <w:t xml:space="preserve"> </w:t>
      </w:r>
      <w:r w:rsidR="002409B1" w:rsidRPr="00030B78">
        <w:rPr>
          <w:lang w:val="en-AU"/>
        </w:rPr>
        <w:t>of coordinating</w:t>
      </w:r>
      <w:r w:rsidRPr="002501C7">
        <w:rPr>
          <w:lang w:val="en-AU"/>
        </w:rPr>
        <w:t xml:space="preserve"> distributed </w:t>
      </w:r>
      <w:r w:rsidRPr="00030B78">
        <w:rPr>
          <w:lang w:val="en-AU"/>
        </w:rPr>
        <w:t>labour</w:t>
      </w:r>
      <w:r w:rsidR="002409B1" w:rsidRPr="00030B78">
        <w:rPr>
          <w:lang w:val="en-AU"/>
        </w:rPr>
        <w:t xml:space="preserve"> and </w:t>
      </w:r>
      <w:r w:rsidRPr="002501C7">
        <w:rPr>
          <w:lang w:val="en-AU"/>
        </w:rPr>
        <w:t>technical standards</w:t>
      </w:r>
      <w:r w:rsidR="002409B1" w:rsidRPr="00030B78">
        <w:rPr>
          <w:lang w:val="en-AU"/>
        </w:rPr>
        <w:t xml:space="preserve"> while</w:t>
      </w:r>
      <w:r w:rsidRPr="002501C7">
        <w:rPr>
          <w:lang w:val="en-AU"/>
        </w:rPr>
        <w:t xml:space="preserve"> </w:t>
      </w:r>
      <w:r w:rsidRPr="00030B78">
        <w:rPr>
          <w:lang w:val="en-AU"/>
        </w:rPr>
        <w:t>oppos</w:t>
      </w:r>
      <w:r w:rsidR="002409B1" w:rsidRPr="00030B78">
        <w:rPr>
          <w:lang w:val="en-AU"/>
        </w:rPr>
        <w:t>ing</w:t>
      </w:r>
      <w:r w:rsidRPr="002501C7">
        <w:rPr>
          <w:lang w:val="en-AU"/>
        </w:rPr>
        <w:t xml:space="preserve"> capture by proprietary </w:t>
      </w:r>
      <w:r w:rsidRPr="00030B78">
        <w:rPr>
          <w:lang w:val="en-AU"/>
        </w:rPr>
        <w:t>actors</w:t>
      </w:r>
      <w:r w:rsidRPr="002501C7">
        <w:rPr>
          <w:lang w:val="en-AU"/>
        </w:rPr>
        <w:t>.</w:t>
      </w:r>
    </w:p>
    <w:p w14:paraId="30A192BC" w14:textId="211A0E2C" w:rsidR="00886EEC" w:rsidRPr="00030B78" w:rsidRDefault="00C9270C" w:rsidP="00C51341">
      <w:pPr>
        <w:pStyle w:val="Heading2"/>
        <w:rPr>
          <w:rFonts w:ascii="Times New Roman" w:hAnsi="Times New Roman" w:cs="Times New Roman"/>
          <w:color w:val="000000" w:themeColor="text1"/>
          <w:lang w:val="en-AU"/>
        </w:rPr>
      </w:pPr>
      <w:bookmarkStart w:id="572" w:name="_Toc211885003"/>
      <w:r w:rsidRPr="00030B78">
        <w:rPr>
          <w:rFonts w:ascii="Times New Roman" w:hAnsi="Times New Roman" w:cs="Times New Roman"/>
          <w:color w:val="000000" w:themeColor="text1"/>
          <w:lang w:val="en-AU"/>
        </w:rPr>
        <w:t>2.</w:t>
      </w:r>
      <w:r w:rsidR="00886EEC" w:rsidRPr="00030B78">
        <w:rPr>
          <w:rFonts w:ascii="Times New Roman" w:eastAsia="Times New Roman" w:hAnsi="Times New Roman" w:cs="Times New Roman"/>
          <w:color w:val="000000" w:themeColor="text1"/>
          <w:lang w:val="en-AU"/>
        </w:rPr>
        <w:t>3</w:t>
      </w:r>
      <w:r w:rsidR="00FF543A" w:rsidRPr="00030B78">
        <w:rPr>
          <w:rFonts w:ascii="Times New Roman" w:hAnsi="Times New Roman" w:cs="Times New Roman"/>
          <w:color w:val="000000" w:themeColor="text1"/>
          <w:lang w:val="en-AU"/>
        </w:rPr>
        <w:t xml:space="preserve"> </w:t>
      </w:r>
      <w:r w:rsidR="00886EEC" w:rsidRPr="00030B78">
        <w:rPr>
          <w:rFonts w:ascii="Times New Roman" w:eastAsia="Times New Roman" w:hAnsi="Times New Roman" w:cs="Times New Roman"/>
          <w:color w:val="000000" w:themeColor="text1"/>
          <w:lang w:val="en-AU"/>
        </w:rPr>
        <w:t>Open-Source Software</w:t>
      </w:r>
      <w:r w:rsidR="00FF543A" w:rsidRPr="00030B78">
        <w:rPr>
          <w:rFonts w:ascii="Times New Roman" w:hAnsi="Times New Roman" w:cs="Times New Roman"/>
          <w:color w:val="000000" w:themeColor="text1"/>
          <w:lang w:val="en-AU"/>
        </w:rPr>
        <w:t xml:space="preserve">, </w:t>
      </w:r>
      <w:r w:rsidR="00886EEC" w:rsidRPr="00030B78">
        <w:rPr>
          <w:rFonts w:ascii="Times New Roman" w:eastAsia="Times New Roman" w:hAnsi="Times New Roman" w:cs="Times New Roman"/>
          <w:color w:val="000000" w:themeColor="text1"/>
          <w:lang w:val="en-AU"/>
        </w:rPr>
        <w:t>Open-Access Data</w:t>
      </w:r>
      <w:r w:rsidR="00FF543A" w:rsidRPr="00030B78">
        <w:rPr>
          <w:rFonts w:ascii="Times New Roman" w:hAnsi="Times New Roman" w:cs="Times New Roman"/>
          <w:color w:val="000000" w:themeColor="text1"/>
          <w:lang w:val="en-AU"/>
        </w:rPr>
        <w:t xml:space="preserve"> and </w:t>
      </w:r>
      <w:r w:rsidR="00EE5A21" w:rsidRPr="00030B78">
        <w:rPr>
          <w:rFonts w:ascii="Times New Roman" w:hAnsi="Times New Roman" w:cs="Times New Roman"/>
          <w:color w:val="000000" w:themeColor="text1"/>
          <w:lang w:val="en-AU"/>
        </w:rPr>
        <w:t>User Autonomy as a Key Feature</w:t>
      </w:r>
      <w:bookmarkEnd w:id="572"/>
      <w:r w:rsidR="00EE5A21" w:rsidRPr="00030B78">
        <w:rPr>
          <w:rFonts w:ascii="Times New Roman" w:hAnsi="Times New Roman" w:cs="Times New Roman"/>
          <w:color w:val="000000" w:themeColor="text1"/>
          <w:lang w:val="en-AU"/>
        </w:rPr>
        <w:t xml:space="preserve"> </w:t>
      </w:r>
    </w:p>
    <w:p w14:paraId="3973BD40" w14:textId="77777777" w:rsidR="00C51341" w:rsidRPr="00030B78" w:rsidRDefault="00C51341" w:rsidP="00C51341">
      <w:pPr>
        <w:rPr>
          <w:lang w:val="en-AU"/>
        </w:rPr>
      </w:pPr>
    </w:p>
    <w:p w14:paraId="06D6DF2C" w14:textId="6E5850B1" w:rsidR="00C04F2E" w:rsidRPr="00030B78" w:rsidRDefault="00C04F2E" w:rsidP="00E93CC1">
      <w:pPr>
        <w:spacing w:before="100" w:beforeAutospacing="1" w:after="100" w:afterAutospacing="1" w:line="480" w:lineRule="auto"/>
        <w:ind w:firstLine="720"/>
        <w:rPr>
          <w:lang w:val="en-AU"/>
        </w:rPr>
      </w:pPr>
      <w:r w:rsidRPr="00030B78">
        <w:rPr>
          <w:lang w:val="en-AU"/>
        </w:rPr>
        <w:t xml:space="preserve">Free/Libre </w:t>
      </w:r>
      <w:r w:rsidR="00281255" w:rsidRPr="00030B78">
        <w:rPr>
          <w:lang w:val="en-AU"/>
        </w:rPr>
        <w:t>Open-Source</w:t>
      </w:r>
      <w:r w:rsidRPr="00030B78">
        <w:rPr>
          <w:lang w:val="en-AU"/>
        </w:rPr>
        <w:t xml:space="preserve"> Software (FLOSS) (Stallman 2015) and Open-Access Data (OAD) </w:t>
      </w:r>
      <w:r w:rsidR="0096330D" w:rsidRPr="00030B78">
        <w:rPr>
          <w:lang w:val="en-AU"/>
        </w:rPr>
        <w:t xml:space="preserve">(Neves et al., 2020) have emerged as open and pluralistic software instruments that may challenge the dominance of proprietary software </w:t>
      </w:r>
      <w:r w:rsidR="00291F2C" w:rsidRPr="00030B78">
        <w:rPr>
          <w:lang w:val="en-AU"/>
        </w:rPr>
        <w:t>infrastructure</w:t>
      </w:r>
      <w:r w:rsidR="0096330D" w:rsidRPr="00030B78">
        <w:rPr>
          <w:lang w:val="en-AU"/>
        </w:rPr>
        <w:t xml:space="preserve">. </w:t>
      </w:r>
    </w:p>
    <w:p w14:paraId="391EFE79" w14:textId="77777777" w:rsidR="00D428C7" w:rsidRPr="00030B78" w:rsidRDefault="0096330D" w:rsidP="00E93CC1">
      <w:pPr>
        <w:spacing w:before="100" w:beforeAutospacing="1" w:after="100" w:afterAutospacing="1" w:line="480" w:lineRule="auto"/>
        <w:ind w:firstLine="720"/>
        <w:rPr>
          <w:lang w:val="en-AU"/>
        </w:rPr>
      </w:pPr>
      <w:r w:rsidRPr="00030B78">
        <w:rPr>
          <w:lang w:val="en-AU"/>
        </w:rPr>
        <w:t xml:space="preserve">FLOSS refers to software applications whose source code is open for inspection, modification, and redistribution expediated by licenses granting users autonomy </w:t>
      </w:r>
      <w:r w:rsidR="00AB38A0" w:rsidRPr="002501C7">
        <w:rPr>
          <w:lang w:val="en-AU"/>
        </w:rPr>
        <w:t>like the GNU General Public License (Stallman, 2015</w:t>
      </w:r>
      <w:r w:rsidR="00AB38A0" w:rsidRPr="00030B78">
        <w:rPr>
          <w:lang w:val="en-AU"/>
        </w:rPr>
        <w:t xml:space="preserve">) </w:t>
      </w:r>
      <w:r w:rsidRPr="00030B78">
        <w:rPr>
          <w:lang w:val="en-AU"/>
        </w:rPr>
        <w:t xml:space="preserve">to modify and share the software (Stallman, 2015). The term encompasses both "free software" which emphasises liberty and user rights and "open-source software" emphasising the tenants of </w:t>
      </w:r>
      <w:r w:rsidR="00D428C7" w:rsidRPr="00030B78">
        <w:rPr>
          <w:lang w:val="en-AU"/>
        </w:rPr>
        <w:t>collaboration</w:t>
      </w:r>
      <w:r w:rsidRPr="00030B78">
        <w:rPr>
          <w:lang w:val="en-AU"/>
        </w:rPr>
        <w:t xml:space="preserve">, aligned by their opposition to proprietary control over code (Raymond, 2001). </w:t>
      </w:r>
      <w:r w:rsidR="00AB38A0" w:rsidRPr="00030B78">
        <w:rPr>
          <w:lang w:val="en-AU"/>
        </w:rPr>
        <w:t>It is important to note that FLOSS would not apply to proprietary software which is dispersed through “freeware” methods unless the underlying source code is available to modify and disperse without restriction (</w:t>
      </w:r>
      <w:r w:rsidR="00AB38A0" w:rsidRPr="002501C7">
        <w:rPr>
          <w:lang w:val="en-AU"/>
        </w:rPr>
        <w:t>Mader &amp; Schenk, 2017).</w:t>
      </w:r>
      <w:r w:rsidR="00AB38A0" w:rsidRPr="00030B78">
        <w:rPr>
          <w:lang w:val="en-AU"/>
        </w:rPr>
        <w:t xml:space="preserve"> </w:t>
      </w:r>
    </w:p>
    <w:p w14:paraId="5F74981B" w14:textId="4339CD77" w:rsidR="0096330D" w:rsidRPr="00030B78" w:rsidRDefault="0096330D" w:rsidP="00E93CC1">
      <w:pPr>
        <w:spacing w:before="100" w:beforeAutospacing="1" w:after="100" w:afterAutospacing="1" w:line="480" w:lineRule="auto"/>
        <w:ind w:firstLine="720"/>
        <w:rPr>
          <w:lang w:val="en-AU"/>
        </w:rPr>
      </w:pPr>
      <w:r w:rsidRPr="00030B78">
        <w:rPr>
          <w:lang w:val="en-AU"/>
        </w:rPr>
        <w:t xml:space="preserve">Open Access Data (OAD), </w:t>
      </w:r>
      <w:r w:rsidR="00A75017" w:rsidRPr="00030B78">
        <w:rPr>
          <w:lang w:val="en-AU"/>
        </w:rPr>
        <w:t>which is adjacent to</w:t>
      </w:r>
      <w:r w:rsidRPr="00030B78">
        <w:rPr>
          <w:lang w:val="en-AU"/>
        </w:rPr>
        <w:t xml:space="preserve"> FLOSS, </w:t>
      </w:r>
      <w:r w:rsidR="00A75017" w:rsidRPr="00030B78">
        <w:rPr>
          <w:lang w:val="en-AU"/>
        </w:rPr>
        <w:t>concerns</w:t>
      </w:r>
      <w:r w:rsidRPr="00030B78">
        <w:rPr>
          <w:lang w:val="en-AU"/>
        </w:rPr>
        <w:t xml:space="preserve"> publicly available datasets that can be freely accessed</w:t>
      </w:r>
      <w:r w:rsidR="00A75017" w:rsidRPr="00030B78">
        <w:rPr>
          <w:lang w:val="en-AU"/>
        </w:rPr>
        <w:t xml:space="preserve"> and repurpose</w:t>
      </w:r>
      <w:r w:rsidR="00D428C7" w:rsidRPr="00030B78">
        <w:rPr>
          <w:lang w:val="en-AU"/>
        </w:rPr>
        <w:t>d</w:t>
      </w:r>
      <w:r w:rsidRPr="00030B78">
        <w:rPr>
          <w:lang w:val="en-AU"/>
        </w:rPr>
        <w:t xml:space="preserve"> without licensing restrictions or </w:t>
      </w:r>
      <w:r w:rsidR="00A75017" w:rsidRPr="00030B78">
        <w:rPr>
          <w:lang w:val="en-AU"/>
        </w:rPr>
        <w:t>requirements for payment</w:t>
      </w:r>
      <w:r w:rsidRPr="00030B78">
        <w:rPr>
          <w:lang w:val="en-AU"/>
        </w:rPr>
        <w:t xml:space="preserve"> (Neves et al., 2020). OpenStreetMap's crowd-</w:t>
      </w:r>
      <w:r w:rsidR="00A75017" w:rsidRPr="00030B78">
        <w:rPr>
          <w:lang w:val="en-AU"/>
        </w:rPr>
        <w:t>compiled</w:t>
      </w:r>
      <w:r w:rsidRPr="00030B78">
        <w:rPr>
          <w:lang w:val="en-AU"/>
        </w:rPr>
        <w:t xml:space="preserve"> geographic information </w:t>
      </w:r>
      <w:r w:rsidR="00A75017" w:rsidRPr="00030B78">
        <w:rPr>
          <w:lang w:val="en-AU"/>
        </w:rPr>
        <w:t xml:space="preserve">is among the most prominent OAD archives </w:t>
      </w:r>
      <w:r w:rsidRPr="00030B78">
        <w:rPr>
          <w:lang w:val="en-AU"/>
        </w:rPr>
        <w:t>(</w:t>
      </w:r>
      <w:proofErr w:type="spellStart"/>
      <w:r w:rsidRPr="00030B78">
        <w:rPr>
          <w:lang w:val="en-AU"/>
        </w:rPr>
        <w:t>Haklay</w:t>
      </w:r>
      <w:proofErr w:type="spellEnd"/>
      <w:r w:rsidRPr="00030B78">
        <w:rPr>
          <w:lang w:val="en-AU"/>
        </w:rPr>
        <w:t xml:space="preserve"> &amp; Weber, 2008)</w:t>
      </w:r>
      <w:r w:rsidR="00AA0362" w:rsidRPr="00030B78">
        <w:rPr>
          <w:lang w:val="en-AU"/>
        </w:rPr>
        <w:t>. Also included are o</w:t>
      </w:r>
      <w:r w:rsidR="00A75017" w:rsidRPr="00030B78">
        <w:rPr>
          <w:lang w:val="en-AU"/>
        </w:rPr>
        <w:t>pen government</w:t>
      </w:r>
      <w:r w:rsidRPr="00030B78">
        <w:rPr>
          <w:lang w:val="en-AU"/>
        </w:rPr>
        <w:t xml:space="preserve"> data portals providing administrative and spatial datasets and citizen science </w:t>
      </w:r>
      <w:r w:rsidRPr="00030B78">
        <w:rPr>
          <w:lang w:val="en-AU"/>
        </w:rPr>
        <w:lastRenderedPageBreak/>
        <w:t xml:space="preserve">platforms like </w:t>
      </w:r>
      <w:proofErr w:type="spellStart"/>
      <w:r w:rsidRPr="00030B78">
        <w:rPr>
          <w:lang w:val="en-AU"/>
        </w:rPr>
        <w:t>PurpleAir</w:t>
      </w:r>
      <w:proofErr w:type="spellEnd"/>
      <w:r w:rsidR="00A75017" w:rsidRPr="00030B78">
        <w:rPr>
          <w:lang w:val="en-AU"/>
        </w:rPr>
        <w:t xml:space="preserve"> (</w:t>
      </w:r>
      <w:proofErr w:type="spellStart"/>
      <w:r w:rsidR="00A75017" w:rsidRPr="00030B78">
        <w:rPr>
          <w:lang w:val="en-AU"/>
        </w:rPr>
        <w:t>Barkjohn</w:t>
      </w:r>
      <w:proofErr w:type="spellEnd"/>
      <w:r w:rsidR="00A75017" w:rsidRPr="00030B78">
        <w:rPr>
          <w:lang w:val="en-AU"/>
        </w:rPr>
        <w:t xml:space="preserve"> et al., 2021)</w:t>
      </w:r>
      <w:r w:rsidRPr="00030B78">
        <w:rPr>
          <w:lang w:val="en-AU"/>
        </w:rPr>
        <w:t xml:space="preserve"> that democrati</w:t>
      </w:r>
      <w:r w:rsidR="00A75017" w:rsidRPr="00030B78">
        <w:rPr>
          <w:lang w:val="en-AU"/>
        </w:rPr>
        <w:t>s</w:t>
      </w:r>
      <w:r w:rsidRPr="00030B78">
        <w:rPr>
          <w:lang w:val="en-AU"/>
        </w:rPr>
        <w:t>e environmental monitoring</w:t>
      </w:r>
      <w:r w:rsidR="00AA0362" w:rsidRPr="00030B78">
        <w:rPr>
          <w:lang w:val="en-AU"/>
        </w:rPr>
        <w:t xml:space="preserve">. </w:t>
      </w:r>
      <w:r w:rsidRPr="00030B78">
        <w:rPr>
          <w:lang w:val="en-AU"/>
        </w:rPr>
        <w:t>Together, FLOSS and OAD represent technical infrastructures and philosophical commitments to knowledge accessibility, challenging proprietary models that restrict access through intellectual property controls (Weber, 2004).</w:t>
      </w:r>
    </w:p>
    <w:p w14:paraId="760365B0" w14:textId="459700F5" w:rsidR="00EE5A21" w:rsidRPr="00030B78" w:rsidRDefault="00EE5A21" w:rsidP="00E93CC1">
      <w:pPr>
        <w:spacing w:before="100" w:beforeAutospacing="1" w:after="100" w:afterAutospacing="1" w:line="480" w:lineRule="auto"/>
        <w:ind w:firstLine="720"/>
        <w:rPr>
          <w:lang w:val="en-AU"/>
        </w:rPr>
      </w:pPr>
      <w:r w:rsidRPr="00030B78">
        <w:rPr>
          <w:lang w:val="en-AU"/>
        </w:rPr>
        <w:t xml:space="preserve">Smartphones and mobile computing have also played a transformative role in facilitating the growth of urban data production using crowdsourcing tactics. However, unlike the FLOSS model, much of the tactics used by mobile computing data generation rely on proprietary applications aligning with </w:t>
      </w:r>
      <w:r w:rsidRPr="002501C7">
        <w:rPr>
          <w:lang w:val="en-AU"/>
        </w:rPr>
        <w:t xml:space="preserve">Grossi &amp; </w:t>
      </w:r>
      <w:proofErr w:type="spellStart"/>
      <w:r w:rsidRPr="002501C7">
        <w:rPr>
          <w:lang w:val="en-AU"/>
        </w:rPr>
        <w:t>Pianezzi</w:t>
      </w:r>
      <w:r w:rsidRPr="00030B78">
        <w:rPr>
          <w:lang w:val="en-AU"/>
        </w:rPr>
        <w:t>’s</w:t>
      </w:r>
      <w:proofErr w:type="spellEnd"/>
      <w:r w:rsidRPr="002501C7">
        <w:rPr>
          <w:lang w:val="en-AU"/>
        </w:rPr>
        <w:t xml:space="preserve"> (2017)</w:t>
      </w:r>
      <w:r w:rsidRPr="00030B78">
        <w:rPr>
          <w:lang w:val="en-AU"/>
        </w:rPr>
        <w:t xml:space="preserve"> observation of citizens as data generators rather than decision makers. These tactics have come to be known as “citizen sensing” (Coulson et al., 2021), or what is often appropriated as the misnomer: the “democratization of data” (</w:t>
      </w:r>
      <w:proofErr w:type="spellStart"/>
      <w:r w:rsidRPr="00030B78">
        <w:rPr>
          <w:lang w:val="en-AU"/>
        </w:rPr>
        <w:t>Kopackova</w:t>
      </w:r>
      <w:proofErr w:type="spellEnd"/>
      <w:r w:rsidRPr="00030B78">
        <w:rPr>
          <w:lang w:val="en-AU"/>
        </w:rPr>
        <w:t xml:space="preserve"> &amp; </w:t>
      </w:r>
      <w:proofErr w:type="spellStart"/>
      <w:r w:rsidRPr="00030B78">
        <w:rPr>
          <w:lang w:val="en-AU"/>
        </w:rPr>
        <w:t>Libalova</w:t>
      </w:r>
      <w:proofErr w:type="spellEnd"/>
      <w:r w:rsidRPr="00030B78">
        <w:rPr>
          <w:lang w:val="en-AU"/>
        </w:rPr>
        <w:t xml:space="preserve">, 2023), implying citizens have autonomy over their data which in practice they cannot freely access or redistribute (Huang et al., 2020). Applications such as Waze or Google maps exemplify this paradigm whereby crowdsourced travel data is utilised to generate real-time traffic congestion and navigation data </w:t>
      </w:r>
      <w:r w:rsidR="004E52A8" w:rsidRPr="00030B78">
        <w:t>(</w:t>
      </w:r>
      <w:proofErr w:type="spellStart"/>
      <w:r w:rsidR="004E52A8" w:rsidRPr="00030B78">
        <w:t>Hoseinzadeh</w:t>
      </w:r>
      <w:proofErr w:type="spellEnd"/>
      <w:r w:rsidR="004E52A8" w:rsidRPr="00030B78">
        <w:t xml:space="preserve"> et al., 2020)</w:t>
      </w:r>
      <w:r w:rsidR="004E52A8" w:rsidRPr="00030B78">
        <w:rPr>
          <w:lang w:val="en-AU"/>
        </w:rPr>
        <w:t xml:space="preserve">, </w:t>
      </w:r>
      <w:r w:rsidRPr="00030B78">
        <w:rPr>
          <w:lang w:val="en-AU"/>
        </w:rPr>
        <w:t xml:space="preserve">however unlike </w:t>
      </w:r>
      <w:proofErr w:type="spellStart"/>
      <w:r w:rsidRPr="00030B78">
        <w:rPr>
          <w:lang w:val="en-AU"/>
        </w:rPr>
        <w:t>Openstreetmap</w:t>
      </w:r>
      <w:proofErr w:type="spellEnd"/>
      <w:r w:rsidRPr="00030B78">
        <w:rPr>
          <w:lang w:val="en-AU"/>
        </w:rPr>
        <w:t xml:space="preserve"> data, Waze and Google data cannot be repurposed within GIS or other complementary data analysis software freely or easily (</w:t>
      </w:r>
      <w:proofErr w:type="spellStart"/>
      <w:r w:rsidRPr="00030B78">
        <w:rPr>
          <w:lang w:val="en-AU"/>
        </w:rPr>
        <w:t>Haklay</w:t>
      </w:r>
      <w:proofErr w:type="spellEnd"/>
      <w:r w:rsidRPr="00030B78">
        <w:rPr>
          <w:lang w:val="en-AU"/>
        </w:rPr>
        <w:t xml:space="preserve"> &amp; Weber, 2008). </w:t>
      </w:r>
    </w:p>
    <w:p w14:paraId="01FC2F82" w14:textId="2BA23AF7" w:rsidR="002409B1" w:rsidRPr="002501C7" w:rsidRDefault="002409B1" w:rsidP="00E93CC1">
      <w:pPr>
        <w:spacing w:before="100" w:beforeAutospacing="1" w:after="100" w:afterAutospacing="1" w:line="480" w:lineRule="auto"/>
        <w:ind w:firstLine="720"/>
        <w:rPr>
          <w:lang w:val="en-AU"/>
        </w:rPr>
      </w:pPr>
      <w:r w:rsidRPr="002501C7">
        <w:rPr>
          <w:lang w:val="en-AU"/>
        </w:rPr>
        <w:t>The landscape of</w:t>
      </w:r>
      <w:r w:rsidRPr="00030B78">
        <w:rPr>
          <w:lang w:val="en-AU"/>
        </w:rPr>
        <w:t xml:space="preserve"> </w:t>
      </w:r>
      <w:r w:rsidR="00C04F2E" w:rsidRPr="00030B78">
        <w:rPr>
          <w:lang w:val="en-AU"/>
        </w:rPr>
        <w:t xml:space="preserve">FLOSS and </w:t>
      </w:r>
      <w:r w:rsidR="00A75017" w:rsidRPr="00030B78">
        <w:rPr>
          <w:lang w:val="en-AU"/>
        </w:rPr>
        <w:t>OAD tools</w:t>
      </w:r>
      <w:r w:rsidRPr="002501C7">
        <w:rPr>
          <w:lang w:val="en-AU"/>
        </w:rPr>
        <w:t xml:space="preserve"> available to </w:t>
      </w:r>
      <w:proofErr w:type="spellStart"/>
      <w:r w:rsidR="00FF489D" w:rsidRPr="00030B78">
        <w:rPr>
          <w:lang w:val="en-AU"/>
        </w:rPr>
        <w:t>built</w:t>
      </w:r>
      <w:proofErr w:type="spellEnd"/>
      <w:r w:rsidR="00FF489D" w:rsidRPr="00030B78">
        <w:rPr>
          <w:lang w:val="en-AU"/>
        </w:rPr>
        <w:t>-environment</w:t>
      </w:r>
      <w:r w:rsidRPr="002501C7">
        <w:rPr>
          <w:lang w:val="en-AU"/>
        </w:rPr>
        <w:t xml:space="preserve"> practitioners has expanded significantly in recent years</w:t>
      </w:r>
      <w:r w:rsidR="004A58B8" w:rsidRPr="00030B78">
        <w:rPr>
          <w:lang w:val="en-AU"/>
        </w:rPr>
        <w:t xml:space="preserve"> (</w:t>
      </w:r>
      <w:r w:rsidR="004A58B8" w:rsidRPr="002501C7">
        <w:rPr>
          <w:lang w:val="en-AU"/>
        </w:rPr>
        <w:t>Yap et al. 2022</w:t>
      </w:r>
      <w:ins w:id="573" w:author="Graham Inglert" w:date="2025-10-20T19:40:00Z" w16du:dateUtc="2025-10-20T08:40:00Z">
        <w:r w:rsidR="00A10CC5">
          <w:rPr>
            <w:lang w:val="en-AU"/>
          </w:rPr>
          <w:t xml:space="preserve">; </w:t>
        </w:r>
      </w:ins>
      <w:del w:id="574" w:author="Graham Inglert" w:date="2025-10-20T19:40:00Z" w16du:dateUtc="2025-10-20T08:40:00Z">
        <w:r w:rsidR="004A58B8" w:rsidRPr="002501C7" w:rsidDel="00A10CC5">
          <w:rPr>
            <w:lang w:val="en-AU"/>
          </w:rPr>
          <w:delText>)</w:delText>
        </w:r>
        <w:r w:rsidR="004A58B8" w:rsidRPr="00030B78" w:rsidDel="00A10CC5">
          <w:rPr>
            <w:lang w:val="en-AU"/>
          </w:rPr>
          <w:delText>, (</w:delText>
        </w:r>
      </w:del>
      <w:r w:rsidR="004A58B8" w:rsidRPr="002501C7">
        <w:rPr>
          <w:lang w:val="en-AU"/>
        </w:rPr>
        <w:t>Xia et al. 2024)</w:t>
      </w:r>
      <w:r w:rsidRPr="002501C7">
        <w:rPr>
          <w:lang w:val="en-AU"/>
        </w:rPr>
        <w:t xml:space="preserve">, </w:t>
      </w:r>
      <w:r w:rsidRPr="00030B78">
        <w:rPr>
          <w:lang w:val="en-AU"/>
        </w:rPr>
        <w:t xml:space="preserve">already </w:t>
      </w:r>
      <w:r w:rsidRPr="002501C7">
        <w:rPr>
          <w:lang w:val="en-AU"/>
        </w:rPr>
        <w:t xml:space="preserve">creating </w:t>
      </w:r>
      <w:r w:rsidRPr="00030B78">
        <w:rPr>
          <w:lang w:val="en-AU"/>
        </w:rPr>
        <w:t>substantial challengers</w:t>
      </w:r>
      <w:r w:rsidRPr="002501C7">
        <w:rPr>
          <w:lang w:val="en-AU"/>
        </w:rPr>
        <w:t xml:space="preserve"> to </w:t>
      </w:r>
      <w:r w:rsidR="00281255" w:rsidRPr="00030B78">
        <w:rPr>
          <w:lang w:val="en-AU"/>
        </w:rPr>
        <w:t>market-led distributions</w:t>
      </w:r>
      <w:r w:rsidRPr="00030B78">
        <w:rPr>
          <w:lang w:val="en-AU"/>
        </w:rPr>
        <w:t xml:space="preserve"> within practice</w:t>
      </w:r>
      <w:r w:rsidRPr="002501C7">
        <w:rPr>
          <w:lang w:val="en-AU"/>
        </w:rPr>
        <w:t xml:space="preserve">. </w:t>
      </w:r>
      <w:r w:rsidRPr="00030B78">
        <w:rPr>
          <w:lang w:val="en-AU"/>
        </w:rPr>
        <w:t xml:space="preserve">However, </w:t>
      </w:r>
      <w:r w:rsidR="00281255" w:rsidRPr="00030B78">
        <w:rPr>
          <w:lang w:val="en-AU"/>
        </w:rPr>
        <w:t xml:space="preserve">this market-led </w:t>
      </w:r>
      <w:r w:rsidRPr="00030B78">
        <w:rPr>
          <w:lang w:val="en-AU"/>
        </w:rPr>
        <w:t xml:space="preserve">proprietary software </w:t>
      </w:r>
      <w:r w:rsidR="004A58B8" w:rsidRPr="00030B78">
        <w:rPr>
          <w:lang w:val="en-AU"/>
        </w:rPr>
        <w:t>still maintains prominence within arenas of practice (</w:t>
      </w:r>
      <w:r w:rsidR="004A58B8" w:rsidRPr="002501C7">
        <w:rPr>
          <w:lang w:val="en-AU"/>
        </w:rPr>
        <w:t>Mader &amp; Schenk 2017)</w:t>
      </w:r>
      <w:r w:rsidR="004A58B8" w:rsidRPr="00030B78">
        <w:rPr>
          <w:lang w:val="en-AU"/>
        </w:rPr>
        <w:t>.</w:t>
      </w:r>
      <w:r w:rsidRPr="00030B78">
        <w:rPr>
          <w:lang w:val="en-AU"/>
        </w:rPr>
        <w:t xml:space="preserve"> </w:t>
      </w:r>
      <w:r w:rsidR="00281255" w:rsidRPr="00030B78">
        <w:rPr>
          <w:lang w:val="en-AU"/>
        </w:rPr>
        <w:t xml:space="preserve">These options, </w:t>
      </w:r>
      <w:r w:rsidRPr="002501C7">
        <w:rPr>
          <w:lang w:val="en-AU"/>
        </w:rPr>
        <w:t xml:space="preserve">defined by Wise (2012) as solutions owned and managed by single entities primarily for profit through </w:t>
      </w:r>
      <w:r w:rsidRPr="00030B78">
        <w:rPr>
          <w:lang w:val="en-AU"/>
        </w:rPr>
        <w:t xml:space="preserve">the control of </w:t>
      </w:r>
      <w:r w:rsidRPr="002501C7">
        <w:rPr>
          <w:lang w:val="en-AU"/>
        </w:rPr>
        <w:t>intellectual</w:t>
      </w:r>
      <w:r w:rsidR="00A75017" w:rsidRPr="002501C7">
        <w:rPr>
          <w:lang w:val="en-AU"/>
        </w:rPr>
        <w:t xml:space="preserve"> software</w:t>
      </w:r>
      <w:r w:rsidR="00ED6A26" w:rsidRPr="00030B78">
        <w:rPr>
          <w:lang w:val="en-AU"/>
        </w:rPr>
        <w:t>,</w:t>
      </w:r>
      <w:r w:rsidR="00A75017" w:rsidRPr="00030B78">
        <w:rPr>
          <w:lang w:val="en-AU"/>
        </w:rPr>
        <w:t xml:space="preserve"> </w:t>
      </w:r>
      <w:r w:rsidRPr="002501C7">
        <w:rPr>
          <w:lang w:val="en-AU"/>
        </w:rPr>
        <w:t xml:space="preserve">has dominated </w:t>
      </w:r>
      <w:r w:rsidRPr="00030B78">
        <w:rPr>
          <w:lang w:val="en-AU"/>
        </w:rPr>
        <w:t>professional built-</w:t>
      </w:r>
      <w:r w:rsidRPr="00030B78">
        <w:rPr>
          <w:lang w:val="en-AU"/>
        </w:rPr>
        <w:lastRenderedPageBreak/>
        <w:t>environment</w:t>
      </w:r>
      <w:r w:rsidRPr="002501C7">
        <w:rPr>
          <w:lang w:val="en-AU"/>
        </w:rPr>
        <w:t xml:space="preserve"> practice since the 1980s (Weber, 2004). Companies including Adobe, Microsoft, Autodesk, Oracle, and Esri </w:t>
      </w:r>
      <w:r w:rsidRPr="00030B78">
        <w:rPr>
          <w:lang w:val="en-AU"/>
        </w:rPr>
        <w:t>develop and distribute</w:t>
      </w:r>
      <w:r w:rsidRPr="002501C7">
        <w:rPr>
          <w:lang w:val="en-AU"/>
        </w:rPr>
        <w:t xml:space="preserve"> proprietary tools for office suites, graphic</w:t>
      </w:r>
      <w:r w:rsidRPr="00030B78">
        <w:rPr>
          <w:lang w:val="en-AU"/>
        </w:rPr>
        <w:t xml:space="preserve">al </w:t>
      </w:r>
      <w:r w:rsidRPr="002501C7">
        <w:rPr>
          <w:lang w:val="en-AU"/>
        </w:rPr>
        <w:t>design, CAD, database</w:t>
      </w:r>
      <w:r w:rsidRPr="00030B78">
        <w:rPr>
          <w:lang w:val="en-AU"/>
        </w:rPr>
        <w:t xml:space="preserve"> management</w:t>
      </w:r>
      <w:r w:rsidRPr="002501C7">
        <w:rPr>
          <w:lang w:val="en-AU"/>
        </w:rPr>
        <w:t>, and GIS</w:t>
      </w:r>
      <w:r w:rsidRPr="00030B78">
        <w:rPr>
          <w:lang w:val="en-AU"/>
        </w:rPr>
        <w:t xml:space="preserve">, becoming </w:t>
      </w:r>
      <w:r w:rsidRPr="002501C7">
        <w:rPr>
          <w:lang w:val="en-AU"/>
        </w:rPr>
        <w:t xml:space="preserve">industry standards (Mader &amp; Schenk, 2017). These </w:t>
      </w:r>
      <w:r w:rsidR="00A75017" w:rsidRPr="00030B78">
        <w:rPr>
          <w:lang w:val="en-AU"/>
        </w:rPr>
        <w:t>instruments</w:t>
      </w:r>
      <w:r w:rsidRPr="002501C7">
        <w:rPr>
          <w:lang w:val="en-AU"/>
        </w:rPr>
        <w:t xml:space="preserve"> </w:t>
      </w:r>
      <w:r w:rsidRPr="00030B78">
        <w:rPr>
          <w:lang w:val="en-AU"/>
        </w:rPr>
        <w:t xml:space="preserve">now </w:t>
      </w:r>
      <w:r w:rsidR="00A75017" w:rsidRPr="00030B78">
        <w:rPr>
          <w:lang w:val="en-AU"/>
        </w:rPr>
        <w:t>function</w:t>
      </w:r>
      <w:r w:rsidRPr="002501C7">
        <w:rPr>
          <w:lang w:val="en-AU"/>
        </w:rPr>
        <w:t xml:space="preserve"> as what </w:t>
      </w:r>
      <w:r w:rsidRPr="00030B78">
        <w:rPr>
          <w:lang w:val="en-AU"/>
        </w:rPr>
        <w:t xml:space="preserve">Bruno </w:t>
      </w:r>
      <w:r w:rsidRPr="002501C7">
        <w:rPr>
          <w:lang w:val="en-AU"/>
        </w:rPr>
        <w:t xml:space="preserve">Latour (1990) </w:t>
      </w:r>
      <w:r w:rsidR="00A75017" w:rsidRPr="00030B78">
        <w:rPr>
          <w:lang w:val="en-AU"/>
        </w:rPr>
        <w:t>would</w:t>
      </w:r>
      <w:r w:rsidRPr="002501C7">
        <w:rPr>
          <w:lang w:val="en-AU"/>
        </w:rPr>
        <w:t xml:space="preserve"> </w:t>
      </w:r>
      <w:r w:rsidRPr="00030B78">
        <w:rPr>
          <w:lang w:val="en-AU"/>
        </w:rPr>
        <w:t>describe as</w:t>
      </w:r>
      <w:r w:rsidRPr="002501C7">
        <w:rPr>
          <w:lang w:val="en-AU"/>
        </w:rPr>
        <w:t xml:space="preserve"> obligatory passage points</w:t>
      </w:r>
      <w:r w:rsidRPr="00030B78">
        <w:rPr>
          <w:lang w:val="en-AU"/>
        </w:rPr>
        <w:t xml:space="preserve">, or </w:t>
      </w:r>
      <w:r w:rsidR="00A75017" w:rsidRPr="00030B78">
        <w:rPr>
          <w:lang w:val="en-AU"/>
        </w:rPr>
        <w:t>structures</w:t>
      </w:r>
      <w:r w:rsidRPr="002501C7">
        <w:rPr>
          <w:lang w:val="en-AU"/>
        </w:rPr>
        <w:t xml:space="preserve"> </w:t>
      </w:r>
      <w:r w:rsidR="00A75017" w:rsidRPr="00030B78">
        <w:rPr>
          <w:lang w:val="en-AU"/>
        </w:rPr>
        <w:t>by</w:t>
      </w:r>
      <w:r w:rsidRPr="002501C7">
        <w:rPr>
          <w:lang w:val="en-AU"/>
        </w:rPr>
        <w:t xml:space="preserve"> which </w:t>
      </w:r>
      <w:r w:rsidRPr="00030B78">
        <w:rPr>
          <w:lang w:val="en-AU"/>
        </w:rPr>
        <w:t>practice</w:t>
      </w:r>
      <w:r w:rsidRPr="002501C7">
        <w:rPr>
          <w:lang w:val="en-AU"/>
        </w:rPr>
        <w:t xml:space="preserve"> must </w:t>
      </w:r>
      <w:r w:rsidR="00ED6A26" w:rsidRPr="00030B78">
        <w:rPr>
          <w:lang w:val="en-AU"/>
        </w:rPr>
        <w:t>acquiesce</w:t>
      </w:r>
      <w:r w:rsidRPr="002501C7">
        <w:rPr>
          <w:lang w:val="en-AU"/>
        </w:rPr>
        <w:t xml:space="preserve">, regardless of </w:t>
      </w:r>
      <w:r w:rsidRPr="00030B78">
        <w:rPr>
          <w:lang w:val="en-AU"/>
        </w:rPr>
        <w:t>individual</w:t>
      </w:r>
      <w:r w:rsidRPr="002501C7">
        <w:rPr>
          <w:lang w:val="en-AU"/>
        </w:rPr>
        <w:t xml:space="preserve"> </w:t>
      </w:r>
      <w:r w:rsidR="00A75017" w:rsidRPr="00030B78">
        <w:rPr>
          <w:lang w:val="en-AU"/>
        </w:rPr>
        <w:t xml:space="preserve">practitioner </w:t>
      </w:r>
      <w:r w:rsidRPr="00030B78">
        <w:rPr>
          <w:lang w:val="en-AU"/>
        </w:rPr>
        <w:t>preference</w:t>
      </w:r>
      <w:r w:rsidR="00ED6A26" w:rsidRPr="00030B78">
        <w:rPr>
          <w:lang w:val="en-AU"/>
        </w:rPr>
        <w:t>.</w:t>
      </w:r>
      <w:r w:rsidRPr="00030B78">
        <w:rPr>
          <w:lang w:val="en-AU"/>
        </w:rPr>
        <w:t xml:space="preserve"> </w:t>
      </w:r>
    </w:p>
    <w:p w14:paraId="474F51C3" w14:textId="048878E6" w:rsidR="00886EEC" w:rsidRPr="00030B78" w:rsidRDefault="00886EEC" w:rsidP="00E93CC1">
      <w:pPr>
        <w:spacing w:before="100" w:beforeAutospacing="1" w:after="100" w:afterAutospacing="1" w:line="480" w:lineRule="auto"/>
        <w:ind w:firstLine="720"/>
        <w:rPr>
          <w:lang w:val="en-AU"/>
        </w:rPr>
      </w:pPr>
      <w:r w:rsidRPr="002501C7">
        <w:rPr>
          <w:lang w:val="en-AU"/>
        </w:rPr>
        <w:t xml:space="preserve">Recent technical literature demonstrates that FLOSS alternatives can effectively complete planning tasks across multiple domains. Boeing et al. (2022) </w:t>
      </w:r>
      <w:r w:rsidR="00AB38A0" w:rsidRPr="00030B78">
        <w:rPr>
          <w:lang w:val="en-AU"/>
        </w:rPr>
        <w:t>illustrate</w:t>
      </w:r>
      <w:r w:rsidRPr="002501C7">
        <w:rPr>
          <w:lang w:val="en-AU"/>
        </w:rPr>
        <w:t xml:space="preserve"> how OpenStreetMap data combined with open-source analytical tools enable development of spatial indicators for healthy and sustainable cities. Studies by Pires et al. (2019)</w:t>
      </w:r>
      <w:r w:rsidR="00ED6A26" w:rsidRPr="00030B78">
        <w:rPr>
          <w:lang w:val="en-AU"/>
        </w:rPr>
        <w:t xml:space="preserve"> and</w:t>
      </w:r>
      <w:r w:rsidRPr="002501C7">
        <w:rPr>
          <w:lang w:val="en-AU"/>
        </w:rPr>
        <w:t xml:space="preserve"> Gani et al. (2024)</w:t>
      </w:r>
      <w:r w:rsidR="00ED6A26" w:rsidRPr="00030B78">
        <w:rPr>
          <w:lang w:val="en-AU"/>
        </w:rPr>
        <w:t xml:space="preserve"> </w:t>
      </w:r>
      <w:r w:rsidRPr="002501C7">
        <w:rPr>
          <w:lang w:val="en-AU"/>
        </w:rPr>
        <w:t xml:space="preserve">document successful FLOSS applications in urban analysis, land use mapping, and planning system architecture. Comprehensive surveys by Mader &amp; Schenk (2017), Yap et al. (2022), and Xia et al. (2024) </w:t>
      </w:r>
      <w:r w:rsidRPr="00030B78">
        <w:rPr>
          <w:lang w:val="en-AU"/>
        </w:rPr>
        <w:t>catalogue</w:t>
      </w:r>
      <w:r w:rsidRPr="002501C7">
        <w:rPr>
          <w:lang w:val="en-AU"/>
        </w:rPr>
        <w:t xml:space="preserve"> expanding FLOSS options for geographical sciences and urban planning, including LibreOffice, </w:t>
      </w:r>
      <w:r w:rsidRPr="00030B78">
        <w:rPr>
          <w:lang w:val="en-AU"/>
        </w:rPr>
        <w:t xml:space="preserve">Blender, </w:t>
      </w:r>
      <w:r w:rsidRPr="002501C7">
        <w:rPr>
          <w:lang w:val="en-AU"/>
        </w:rPr>
        <w:t>Inkscape, and QGIS as alternatives to proprietary offerings.</w:t>
      </w:r>
    </w:p>
    <w:p w14:paraId="490090C3" w14:textId="41C15EEC" w:rsidR="00886EEC" w:rsidRPr="002501C7" w:rsidRDefault="00886EEC" w:rsidP="00E93CC1">
      <w:pPr>
        <w:spacing w:before="100" w:beforeAutospacing="1" w:after="100" w:afterAutospacing="1" w:line="480" w:lineRule="auto"/>
        <w:ind w:firstLine="720"/>
        <w:rPr>
          <w:lang w:val="en-AU"/>
        </w:rPr>
      </w:pPr>
      <w:r w:rsidRPr="002501C7">
        <w:rPr>
          <w:lang w:val="en-AU"/>
        </w:rPr>
        <w:t>Linux operating systems</w:t>
      </w:r>
      <w:r w:rsidR="00ED6A26" w:rsidRPr="00030B78">
        <w:rPr>
          <w:lang w:val="en-AU"/>
        </w:rPr>
        <w:t>:</w:t>
      </w:r>
      <w:r w:rsidRPr="00030B78">
        <w:rPr>
          <w:lang w:val="en-AU"/>
        </w:rPr>
        <w:t xml:space="preserve"> FLOSS desktop O</w:t>
      </w:r>
      <w:r w:rsidR="00ED6A26" w:rsidRPr="00030B78">
        <w:rPr>
          <w:lang w:val="en-AU"/>
        </w:rPr>
        <w:t>S’s</w:t>
      </w:r>
      <w:r w:rsidRPr="002501C7">
        <w:rPr>
          <w:lang w:val="en-AU"/>
        </w:rPr>
        <w:t xml:space="preserve"> </w:t>
      </w:r>
      <w:r w:rsidRPr="00030B78">
        <w:rPr>
          <w:lang w:val="en-AU"/>
        </w:rPr>
        <w:t xml:space="preserve">as a case may </w:t>
      </w:r>
      <w:r w:rsidRPr="002501C7">
        <w:rPr>
          <w:lang w:val="en-AU"/>
        </w:rPr>
        <w:t xml:space="preserve">illustrate </w:t>
      </w:r>
      <w:r w:rsidRPr="00030B78">
        <w:rPr>
          <w:lang w:val="en-AU"/>
        </w:rPr>
        <w:t xml:space="preserve">the </w:t>
      </w:r>
      <w:r w:rsidRPr="002501C7">
        <w:rPr>
          <w:lang w:val="en-AU"/>
        </w:rPr>
        <w:t xml:space="preserve">possibilities and </w:t>
      </w:r>
      <w:r w:rsidRPr="00030B78">
        <w:rPr>
          <w:lang w:val="en-AU"/>
        </w:rPr>
        <w:t>limitations</w:t>
      </w:r>
      <w:r w:rsidRPr="002501C7">
        <w:rPr>
          <w:lang w:val="en-AU"/>
        </w:rPr>
        <w:t xml:space="preserve"> for </w:t>
      </w:r>
      <w:r w:rsidRPr="00030B78">
        <w:rPr>
          <w:lang w:val="en-AU"/>
        </w:rPr>
        <w:t xml:space="preserve">uptake of </w:t>
      </w:r>
      <w:r w:rsidRPr="002501C7">
        <w:rPr>
          <w:lang w:val="en-AU"/>
        </w:rPr>
        <w:t>FLOSS</w:t>
      </w:r>
      <w:r w:rsidRPr="00030B78">
        <w:rPr>
          <w:lang w:val="en-AU"/>
        </w:rPr>
        <w:t xml:space="preserve"> in practice</w:t>
      </w:r>
      <w:r w:rsidRPr="002501C7">
        <w:rPr>
          <w:lang w:val="en-AU"/>
        </w:rPr>
        <w:t xml:space="preserve">. </w:t>
      </w:r>
      <w:r w:rsidRPr="00030B78">
        <w:rPr>
          <w:lang w:val="en-AU"/>
        </w:rPr>
        <w:t>Linux while</w:t>
      </w:r>
      <w:r w:rsidRPr="002501C7">
        <w:rPr>
          <w:lang w:val="en-AU"/>
        </w:rPr>
        <w:t xml:space="preserve"> dominat</w:t>
      </w:r>
      <w:r w:rsidRPr="00030B78">
        <w:rPr>
          <w:lang w:val="en-AU"/>
        </w:rPr>
        <w:t>ing</w:t>
      </w:r>
      <w:r w:rsidRPr="002501C7">
        <w:rPr>
          <w:lang w:val="en-AU"/>
        </w:rPr>
        <w:t xml:space="preserve"> server infrastructure and</w:t>
      </w:r>
      <w:r w:rsidRPr="00030B78">
        <w:rPr>
          <w:lang w:val="en-AU"/>
        </w:rPr>
        <w:t xml:space="preserve"> select</w:t>
      </w:r>
      <w:r w:rsidRPr="002501C7">
        <w:rPr>
          <w:lang w:val="en-AU"/>
        </w:rPr>
        <w:t xml:space="preserve"> mobile platforms </w:t>
      </w:r>
      <w:r w:rsidRPr="00030B78">
        <w:rPr>
          <w:lang w:val="en-AU"/>
        </w:rPr>
        <w:t>such as</w:t>
      </w:r>
      <w:r w:rsidRPr="002501C7">
        <w:rPr>
          <w:lang w:val="en-AU"/>
        </w:rPr>
        <w:t xml:space="preserve"> Android (Moody, 2015)</w:t>
      </w:r>
      <w:r w:rsidRPr="00030B78">
        <w:rPr>
          <w:lang w:val="en-AU"/>
        </w:rPr>
        <w:t xml:space="preserve"> fails to penetrate desktop operating system market share despite advantages in </w:t>
      </w:r>
      <w:r w:rsidRPr="002501C7">
        <w:rPr>
          <w:lang w:val="en-AU"/>
        </w:rPr>
        <w:t>cost of ownership, security, flexibility, and hardware efficiency (Awan, 2022</w:t>
      </w:r>
      <w:ins w:id="575" w:author="Graham Inglert" w:date="2025-10-20T19:42:00Z" w16du:dateUtc="2025-10-20T08:42:00Z">
        <w:r w:rsidR="00A10CC5">
          <w:rPr>
            <w:lang w:val="en-AU"/>
          </w:rPr>
          <w:t xml:space="preserve">; </w:t>
        </w:r>
      </w:ins>
      <w:del w:id="576" w:author="Graham Inglert" w:date="2025-10-20T19:42:00Z" w16du:dateUtc="2025-10-20T08:42:00Z">
        <w:r w:rsidRPr="00030B78" w:rsidDel="00A10CC5">
          <w:rPr>
            <w:lang w:val="en-AU"/>
          </w:rPr>
          <w:delText>),</w:delText>
        </w:r>
        <w:r w:rsidRPr="002501C7" w:rsidDel="00A10CC5">
          <w:rPr>
            <w:lang w:val="en-AU"/>
          </w:rPr>
          <w:delText xml:space="preserve"> </w:delText>
        </w:r>
        <w:r w:rsidRPr="00030B78" w:rsidDel="00A10CC5">
          <w:rPr>
            <w:lang w:val="en-AU"/>
          </w:rPr>
          <w:delText>(</w:delText>
        </w:r>
      </w:del>
      <w:r w:rsidRPr="002501C7">
        <w:rPr>
          <w:lang w:val="en-AU"/>
        </w:rPr>
        <w:t>Ovadia, 2013),</w:t>
      </w:r>
      <w:r w:rsidRPr="00030B78">
        <w:rPr>
          <w:lang w:val="en-AU"/>
        </w:rPr>
        <w:t xml:space="preserve"> </w:t>
      </w:r>
      <w:r w:rsidR="00AB38A0" w:rsidRPr="00030B78">
        <w:rPr>
          <w:lang w:val="en-AU"/>
        </w:rPr>
        <w:t>demonstrating</w:t>
      </w:r>
      <w:r w:rsidRPr="00030B78">
        <w:rPr>
          <w:lang w:val="en-AU"/>
        </w:rPr>
        <w:t xml:space="preserve"> </w:t>
      </w:r>
      <w:r w:rsidR="00AB38A0" w:rsidRPr="00030B78">
        <w:rPr>
          <w:lang w:val="en-AU"/>
        </w:rPr>
        <w:t>that</w:t>
      </w:r>
      <w:r w:rsidRPr="00030B78">
        <w:rPr>
          <w:lang w:val="en-AU"/>
        </w:rPr>
        <w:t xml:space="preserve"> software application </w:t>
      </w:r>
      <w:r w:rsidR="00AB38A0" w:rsidRPr="00030B78">
        <w:rPr>
          <w:lang w:val="en-AU"/>
        </w:rPr>
        <w:t xml:space="preserve">in practice </w:t>
      </w:r>
      <w:r w:rsidR="00ED6A26" w:rsidRPr="00030B78">
        <w:rPr>
          <w:lang w:val="en-AU"/>
        </w:rPr>
        <w:t>derives from external factors beyond just</w:t>
      </w:r>
      <w:r w:rsidRPr="002501C7">
        <w:rPr>
          <w:lang w:val="en-AU"/>
        </w:rPr>
        <w:t xml:space="preserve"> technical </w:t>
      </w:r>
      <w:r w:rsidR="00AB38A0" w:rsidRPr="00030B78">
        <w:rPr>
          <w:lang w:val="en-AU"/>
        </w:rPr>
        <w:t>calibre</w:t>
      </w:r>
      <w:r w:rsidRPr="00030B78">
        <w:rPr>
          <w:lang w:val="en-AU"/>
        </w:rPr>
        <w:t xml:space="preserve">. For FLOSS urbanism considerations, these </w:t>
      </w:r>
      <w:r w:rsidR="00AB38A0" w:rsidRPr="00030B78">
        <w:rPr>
          <w:lang w:val="en-AU"/>
        </w:rPr>
        <w:t>external</w:t>
      </w:r>
      <w:r w:rsidRPr="00030B78">
        <w:rPr>
          <w:lang w:val="en-AU"/>
        </w:rPr>
        <w:t xml:space="preserve"> factors have been inadequately considered within research </w:t>
      </w:r>
      <w:r w:rsidR="00AB38A0" w:rsidRPr="00030B78">
        <w:rPr>
          <w:lang w:val="en-AU"/>
        </w:rPr>
        <w:t>studies</w:t>
      </w:r>
      <w:r w:rsidRPr="00030B78">
        <w:rPr>
          <w:lang w:val="en-AU"/>
        </w:rPr>
        <w:t xml:space="preserve"> of FLOSS and OAD application within </w:t>
      </w:r>
      <w:r w:rsidR="00AB38A0" w:rsidRPr="00030B78">
        <w:rPr>
          <w:lang w:val="en-AU"/>
        </w:rPr>
        <w:t>professional practice</w:t>
      </w:r>
      <w:r w:rsidRPr="00030B78">
        <w:rPr>
          <w:lang w:val="en-AU"/>
        </w:rPr>
        <w:t xml:space="preserve">. </w:t>
      </w:r>
    </w:p>
    <w:p w14:paraId="6504918F" w14:textId="55453195" w:rsidR="00886EEC" w:rsidRPr="00030B78" w:rsidRDefault="00AB38A0" w:rsidP="00E93CC1">
      <w:pPr>
        <w:spacing w:before="100" w:beforeAutospacing="1" w:after="100" w:afterAutospacing="1" w:line="480" w:lineRule="auto"/>
        <w:ind w:firstLine="720"/>
        <w:rPr>
          <w:lang w:val="en-AU"/>
        </w:rPr>
      </w:pPr>
      <w:r w:rsidRPr="00030B78">
        <w:rPr>
          <w:lang w:val="en-AU"/>
        </w:rPr>
        <w:lastRenderedPageBreak/>
        <w:t xml:space="preserve">There have however been an emergent number of studies communicating the competency and opportunities available to </w:t>
      </w:r>
      <w:proofErr w:type="spellStart"/>
      <w:r w:rsidRPr="00030B78">
        <w:rPr>
          <w:lang w:val="en-AU"/>
        </w:rPr>
        <w:t>built</w:t>
      </w:r>
      <w:proofErr w:type="spellEnd"/>
      <w:r w:rsidRPr="00030B78">
        <w:rPr>
          <w:lang w:val="en-AU"/>
        </w:rPr>
        <w:t>-environment practitioners using FLOSS instrumentation (</w:t>
      </w:r>
      <w:r w:rsidR="00013FC2" w:rsidRPr="002501C7">
        <w:rPr>
          <w:lang w:val="en-AU"/>
        </w:rPr>
        <w:t>Von Hippel 2005</w:t>
      </w:r>
      <w:ins w:id="577" w:author="Graham Inglert" w:date="2025-10-20T19:42:00Z" w16du:dateUtc="2025-10-20T08:42:00Z">
        <w:r w:rsidR="00A10CC5">
          <w:rPr>
            <w:lang w:val="en-AU"/>
          </w:rPr>
          <w:t xml:space="preserve">; </w:t>
        </w:r>
      </w:ins>
      <w:del w:id="578" w:author="Graham Inglert" w:date="2025-10-20T19:42:00Z" w16du:dateUtc="2025-10-20T08:42:00Z">
        <w:r w:rsidR="00013FC2" w:rsidRPr="002501C7" w:rsidDel="00A10CC5">
          <w:rPr>
            <w:lang w:val="en-AU"/>
          </w:rPr>
          <w:delText>)</w:delText>
        </w:r>
        <w:r w:rsidR="00013FC2" w:rsidRPr="00030B78" w:rsidDel="00A10CC5">
          <w:rPr>
            <w:lang w:val="en-AU"/>
          </w:rPr>
          <w:delText>,</w:delText>
        </w:r>
        <w:r w:rsidRPr="00030B78" w:rsidDel="00A10CC5">
          <w:rPr>
            <w:lang w:val="en-AU"/>
          </w:rPr>
          <w:delText xml:space="preserve"> (</w:delText>
        </w:r>
      </w:del>
      <w:r w:rsidRPr="00030B78">
        <w:rPr>
          <w:lang w:val="en-AU"/>
        </w:rPr>
        <w:t>Von</w:t>
      </w:r>
      <w:r w:rsidRPr="002501C7">
        <w:rPr>
          <w:lang w:val="en-AU"/>
        </w:rPr>
        <w:t xml:space="preserve"> Krogh &amp; Spaeth 2007</w:t>
      </w:r>
      <w:ins w:id="579" w:author="Graham Inglert" w:date="2025-10-20T19:42:00Z" w16du:dateUtc="2025-10-20T08:42:00Z">
        <w:r w:rsidR="00A10CC5">
          <w:rPr>
            <w:lang w:val="en-AU"/>
          </w:rPr>
          <w:t xml:space="preserve">; </w:t>
        </w:r>
      </w:ins>
      <w:del w:id="580" w:author="Graham Inglert" w:date="2025-10-20T19:42:00Z" w16du:dateUtc="2025-10-20T08:42:00Z">
        <w:r w:rsidRPr="002501C7" w:rsidDel="00A10CC5">
          <w:rPr>
            <w:lang w:val="en-AU"/>
          </w:rPr>
          <w:delText>)</w:delText>
        </w:r>
        <w:r w:rsidRPr="00030B78" w:rsidDel="00A10CC5">
          <w:rPr>
            <w:lang w:val="en-AU"/>
          </w:rPr>
          <w:delText>, (</w:delText>
        </w:r>
      </w:del>
      <w:r w:rsidRPr="002501C7">
        <w:rPr>
          <w:lang w:val="en-AU"/>
        </w:rPr>
        <w:t>Bhatt et al. 2016)</w:t>
      </w:r>
      <w:r w:rsidRPr="00030B78">
        <w:rPr>
          <w:lang w:val="en-AU"/>
        </w:rPr>
        <w:t xml:space="preserve">. </w:t>
      </w:r>
      <w:r w:rsidR="00886EEC" w:rsidRPr="002501C7">
        <w:rPr>
          <w:lang w:val="en-AU"/>
        </w:rPr>
        <w:t xml:space="preserve">Von Krogh &amp; Spaeth (2007) identify </w:t>
      </w:r>
      <w:r w:rsidR="00BB62AB" w:rsidRPr="00030B78">
        <w:rPr>
          <w:lang w:val="en-AU"/>
        </w:rPr>
        <w:t>benefits in</w:t>
      </w:r>
      <w:r w:rsidR="00886EEC" w:rsidRPr="002501C7">
        <w:rPr>
          <w:lang w:val="en-AU"/>
        </w:rPr>
        <w:t xml:space="preserve"> modular architecture, transparent development processes, and engaged user communities</w:t>
      </w:r>
      <w:r w:rsidR="00BB62AB" w:rsidRPr="00030B78">
        <w:rPr>
          <w:lang w:val="en-AU"/>
        </w:rPr>
        <w:t xml:space="preserve"> as advantages for FLOSS instrumentation</w:t>
      </w:r>
      <w:r w:rsidR="00886EEC" w:rsidRPr="002501C7">
        <w:rPr>
          <w:lang w:val="en-AU"/>
        </w:rPr>
        <w:t xml:space="preserve">. Von Hippel (2005) describes how user innovation in open-source contexts </w:t>
      </w:r>
      <w:r w:rsidR="00BB62AB" w:rsidRPr="00030B78">
        <w:rPr>
          <w:lang w:val="en-AU"/>
        </w:rPr>
        <w:t xml:space="preserve">may democratise </w:t>
      </w:r>
      <w:r w:rsidR="00886EEC" w:rsidRPr="002501C7">
        <w:rPr>
          <w:lang w:val="en-AU"/>
        </w:rPr>
        <w:t>technological development</w:t>
      </w:r>
      <w:r w:rsidR="00BB62AB" w:rsidRPr="00030B78">
        <w:rPr>
          <w:lang w:val="en-AU"/>
        </w:rPr>
        <w:t xml:space="preserve"> and distribute</w:t>
      </w:r>
      <w:r w:rsidR="00886EEC" w:rsidRPr="002501C7">
        <w:rPr>
          <w:lang w:val="en-AU"/>
        </w:rPr>
        <w:t xml:space="preserve"> </w:t>
      </w:r>
      <w:r w:rsidR="00BB62AB" w:rsidRPr="00030B78">
        <w:rPr>
          <w:lang w:val="en-AU"/>
        </w:rPr>
        <w:t>creativity greater than the capacity of corporate means</w:t>
      </w:r>
      <w:r w:rsidR="00886EEC" w:rsidRPr="002501C7">
        <w:rPr>
          <w:lang w:val="en-AU"/>
        </w:rPr>
        <w:t xml:space="preserve">. Bhatt et al. (2016) document how open-source software </w:t>
      </w:r>
      <w:r w:rsidR="00BB62AB" w:rsidRPr="00030B78">
        <w:rPr>
          <w:lang w:val="en-AU"/>
        </w:rPr>
        <w:t>encourages</w:t>
      </w:r>
      <w:r w:rsidR="00886EEC" w:rsidRPr="002501C7">
        <w:rPr>
          <w:lang w:val="en-AU"/>
        </w:rPr>
        <w:t xml:space="preserve"> "frugal innovation" in resource-limited contexts like India, where local communities leverage FLOSS </w:t>
      </w:r>
      <w:r w:rsidR="00BB62AB" w:rsidRPr="00030B78">
        <w:rPr>
          <w:lang w:val="en-AU"/>
        </w:rPr>
        <w:t>instruments because of their advantages in accessibility that proprietary means would be uneconomical to include.</w:t>
      </w:r>
      <w:r w:rsidR="00886EEC" w:rsidRPr="00030B78">
        <w:rPr>
          <w:lang w:val="en-AU"/>
        </w:rPr>
        <w:t xml:space="preserve"> </w:t>
      </w:r>
      <w:r w:rsidR="00BB62AB" w:rsidRPr="00030B78">
        <w:rPr>
          <w:lang w:val="en-AU"/>
        </w:rPr>
        <w:t>However, scholarship</w:t>
      </w:r>
      <w:r w:rsidR="00886EEC" w:rsidRPr="00030B78">
        <w:rPr>
          <w:lang w:val="en-AU"/>
        </w:rPr>
        <w:t xml:space="preserve"> has </w:t>
      </w:r>
      <w:r w:rsidR="00BB62AB" w:rsidRPr="00030B78">
        <w:rPr>
          <w:lang w:val="en-AU"/>
        </w:rPr>
        <w:t xml:space="preserve">to the author’s best knowledge, not </w:t>
      </w:r>
      <w:r w:rsidR="00886EEC" w:rsidRPr="00030B78">
        <w:rPr>
          <w:lang w:val="en-AU"/>
        </w:rPr>
        <w:t xml:space="preserve">examined the institutional, cultural, </w:t>
      </w:r>
      <w:r w:rsidR="00BB62AB" w:rsidRPr="00030B78">
        <w:rPr>
          <w:lang w:val="en-AU"/>
        </w:rPr>
        <w:t>or</w:t>
      </w:r>
      <w:r w:rsidR="00886EEC" w:rsidRPr="00030B78">
        <w:rPr>
          <w:lang w:val="en-AU"/>
        </w:rPr>
        <w:t xml:space="preserve"> material factors that </w:t>
      </w:r>
      <w:r w:rsidR="00BB62AB" w:rsidRPr="00030B78">
        <w:rPr>
          <w:lang w:val="en-AU"/>
        </w:rPr>
        <w:t>determine</w:t>
      </w:r>
      <w:r w:rsidR="00886EEC" w:rsidRPr="00030B78">
        <w:rPr>
          <w:lang w:val="en-AU"/>
        </w:rPr>
        <w:t xml:space="preserve"> </w:t>
      </w:r>
      <w:r w:rsidR="00BB62AB" w:rsidRPr="00030B78">
        <w:rPr>
          <w:lang w:val="en-AU"/>
        </w:rPr>
        <w:t>uptake</w:t>
      </w:r>
      <w:r w:rsidR="00886EEC" w:rsidRPr="00030B78">
        <w:rPr>
          <w:lang w:val="en-AU"/>
        </w:rPr>
        <w:t xml:space="preserve"> within professional practice. </w:t>
      </w:r>
      <w:r w:rsidR="00ED6A26" w:rsidRPr="00030B78">
        <w:rPr>
          <w:lang w:val="en-AU"/>
        </w:rPr>
        <w:t>Amending</w:t>
      </w:r>
      <w:r w:rsidR="00886EEC" w:rsidRPr="002501C7">
        <w:rPr>
          <w:lang w:val="en-AU"/>
        </w:rPr>
        <w:t xml:space="preserve"> this</w:t>
      </w:r>
      <w:r w:rsidR="00ED6A26" w:rsidRPr="00030B78">
        <w:rPr>
          <w:lang w:val="en-AU"/>
        </w:rPr>
        <w:t xml:space="preserve"> research</w:t>
      </w:r>
      <w:r w:rsidR="00886EEC" w:rsidRPr="002501C7">
        <w:rPr>
          <w:lang w:val="en-AU"/>
        </w:rPr>
        <w:t xml:space="preserve"> gap </w:t>
      </w:r>
      <w:r w:rsidR="00BB62AB" w:rsidRPr="00030B78">
        <w:rPr>
          <w:lang w:val="en-AU"/>
        </w:rPr>
        <w:t>requires</w:t>
      </w:r>
      <w:r w:rsidR="00886EEC" w:rsidRPr="002501C7">
        <w:rPr>
          <w:lang w:val="en-AU"/>
        </w:rPr>
        <w:t xml:space="preserve"> examin</w:t>
      </w:r>
      <w:r w:rsidR="00BB62AB" w:rsidRPr="00030B78">
        <w:rPr>
          <w:lang w:val="en-AU"/>
        </w:rPr>
        <w:t>ing</w:t>
      </w:r>
      <w:r w:rsidR="00886EEC" w:rsidRPr="002501C7">
        <w:rPr>
          <w:lang w:val="en-AU"/>
        </w:rPr>
        <w:t xml:space="preserve"> the socio-technical networks </w:t>
      </w:r>
      <w:r w:rsidR="00BB62AB" w:rsidRPr="00030B78">
        <w:rPr>
          <w:lang w:val="en-AU"/>
        </w:rPr>
        <w:t>where</w:t>
      </w:r>
      <w:r w:rsidR="00886EEC" w:rsidRPr="002501C7">
        <w:rPr>
          <w:lang w:val="en-AU"/>
        </w:rPr>
        <w:t xml:space="preserve"> </w:t>
      </w:r>
      <w:r w:rsidR="00886EEC" w:rsidRPr="00030B78">
        <w:rPr>
          <w:lang w:val="en-AU"/>
        </w:rPr>
        <w:t xml:space="preserve">individual </w:t>
      </w:r>
      <w:r w:rsidR="00886EEC" w:rsidRPr="002501C7">
        <w:rPr>
          <w:lang w:val="en-AU"/>
        </w:rPr>
        <w:t xml:space="preserve">software choices are </w:t>
      </w:r>
      <w:r w:rsidR="00ED6A26" w:rsidRPr="00030B78">
        <w:rPr>
          <w:lang w:val="en-AU"/>
        </w:rPr>
        <w:t>formed</w:t>
      </w:r>
      <w:r w:rsidR="00886EEC" w:rsidRPr="00030B78">
        <w:rPr>
          <w:lang w:val="en-AU"/>
        </w:rPr>
        <w:t xml:space="preserve">. </w:t>
      </w:r>
    </w:p>
    <w:p w14:paraId="7B51183A" w14:textId="574137B9" w:rsidR="00886EEC" w:rsidRPr="00030B78" w:rsidRDefault="00C9270C" w:rsidP="00C51341">
      <w:pPr>
        <w:pStyle w:val="Heading2"/>
        <w:rPr>
          <w:rFonts w:ascii="Times New Roman" w:hAnsi="Times New Roman" w:cs="Times New Roman"/>
          <w:color w:val="000000" w:themeColor="text1"/>
          <w:lang w:val="en-AU"/>
        </w:rPr>
      </w:pPr>
      <w:bookmarkStart w:id="581" w:name="_Toc211885004"/>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4 The Role of</w:t>
      </w:r>
      <w:r w:rsidR="001F0476" w:rsidRPr="00030B78">
        <w:rPr>
          <w:rFonts w:ascii="Times New Roman" w:hAnsi="Times New Roman" w:cs="Times New Roman"/>
          <w:color w:val="000000" w:themeColor="text1"/>
          <w:lang w:val="en-AU"/>
        </w:rPr>
        <w:t xml:space="preserve"> the </w:t>
      </w:r>
      <w:ins w:id="582" w:author="Alan March" w:date="2025-10-15T10:38:00Z" w16du:dateUtc="2025-10-14T23:38:00Z">
        <w:r w:rsidR="00720DEC" w:rsidRPr="00030B78">
          <w:rPr>
            <w:rFonts w:ascii="Times New Roman" w:hAnsi="Times New Roman" w:cs="Times New Roman"/>
            <w:color w:val="000000" w:themeColor="text1"/>
            <w:lang w:val="en-AU"/>
          </w:rPr>
          <w:t xml:space="preserve">Built-Environment </w:t>
        </w:r>
      </w:ins>
      <w:r w:rsidR="001F0476" w:rsidRPr="00030B78">
        <w:rPr>
          <w:rFonts w:ascii="Times New Roman" w:hAnsi="Times New Roman" w:cs="Times New Roman"/>
          <w:color w:val="000000" w:themeColor="text1"/>
          <w:lang w:val="en-AU"/>
        </w:rPr>
        <w:t>Professional</w:t>
      </w:r>
      <w:del w:id="583" w:author="Alan March" w:date="2025-10-15T10:38:00Z" w16du:dateUtc="2025-10-14T23:38:00Z">
        <w:r w:rsidR="001F0476" w:rsidRPr="00030B78" w:rsidDel="00720DEC">
          <w:rPr>
            <w:rFonts w:ascii="Times New Roman" w:hAnsi="Times New Roman" w:cs="Times New Roman"/>
            <w:color w:val="000000" w:themeColor="text1"/>
            <w:lang w:val="en-AU"/>
          </w:rPr>
          <w:delText xml:space="preserve"> </w:delText>
        </w:r>
        <w:r w:rsidR="00013FC2" w:rsidRPr="00030B78" w:rsidDel="00720DEC">
          <w:rPr>
            <w:rFonts w:ascii="Times New Roman" w:hAnsi="Times New Roman" w:cs="Times New Roman"/>
            <w:color w:val="000000" w:themeColor="text1"/>
            <w:lang w:val="en-AU"/>
          </w:rPr>
          <w:delText>Built-Environment</w:delText>
        </w:r>
      </w:del>
      <w:r w:rsidR="00886EEC" w:rsidRPr="00030B78">
        <w:rPr>
          <w:rFonts w:ascii="Times New Roman" w:hAnsi="Times New Roman" w:cs="Times New Roman"/>
          <w:color w:val="000000" w:themeColor="text1"/>
          <w:lang w:val="en-AU"/>
        </w:rPr>
        <w:t>: Planners, Designers, Engineers and Analysts</w:t>
      </w:r>
      <w:bookmarkEnd w:id="581"/>
      <w:r w:rsidR="00886EEC" w:rsidRPr="00030B78">
        <w:rPr>
          <w:rFonts w:ascii="Times New Roman" w:hAnsi="Times New Roman" w:cs="Times New Roman"/>
          <w:color w:val="000000" w:themeColor="text1"/>
          <w:lang w:val="en-AU"/>
        </w:rPr>
        <w:t xml:space="preserve"> </w:t>
      </w:r>
    </w:p>
    <w:p w14:paraId="6B08851C" w14:textId="77777777" w:rsidR="00C51341" w:rsidRPr="00030B78" w:rsidRDefault="00C51341" w:rsidP="00C51341">
      <w:pPr>
        <w:rPr>
          <w:lang w:val="en-AU"/>
        </w:rPr>
      </w:pPr>
    </w:p>
    <w:p w14:paraId="711B5DE1" w14:textId="19677B1E" w:rsidR="00886EEC" w:rsidRPr="00030B78" w:rsidRDefault="00BB62AB" w:rsidP="00E93CC1">
      <w:pPr>
        <w:pStyle w:val="whitespace-normal"/>
        <w:spacing w:line="480" w:lineRule="auto"/>
        <w:ind w:firstLine="720"/>
        <w:rPr>
          <w:lang w:val="en-AU"/>
        </w:rPr>
      </w:pPr>
      <w:r w:rsidRPr="00030B78">
        <w:rPr>
          <w:lang w:val="en-AU"/>
        </w:rPr>
        <w:t>A key concept in recognising how practice may incorporate FLOSS and OAD is understanding the often-segregated role</w:t>
      </w:r>
      <w:r w:rsidR="00ED6A26" w:rsidRPr="00030B78">
        <w:rPr>
          <w:lang w:val="en-AU"/>
        </w:rPr>
        <w:t>s</w:t>
      </w:r>
      <w:r w:rsidRPr="00030B78">
        <w:rPr>
          <w:lang w:val="en-AU"/>
        </w:rPr>
        <w:t xml:space="preserve"> of the built-environment professional. For the modern built-environment professional, their roles are formed </w:t>
      </w:r>
      <w:r w:rsidR="00886EEC" w:rsidRPr="00030B78">
        <w:rPr>
          <w:lang w:val="en-AU"/>
        </w:rPr>
        <w:t xml:space="preserve">through </w:t>
      </w:r>
      <w:r w:rsidRPr="00030B78">
        <w:rPr>
          <w:lang w:val="en-AU"/>
        </w:rPr>
        <w:t xml:space="preserve">their degree to fulfill </w:t>
      </w:r>
      <w:r w:rsidR="00886EEC" w:rsidRPr="00030B78">
        <w:rPr>
          <w:lang w:val="en-AU"/>
        </w:rPr>
        <w:t>public interest (Alexander, 2002</w:t>
      </w:r>
      <w:ins w:id="584" w:author="Graham Inglert" w:date="2025-10-20T19:58:00Z" w16du:dateUtc="2025-10-20T08:58:00Z">
        <w:r w:rsidR="00621D58">
          <w:rPr>
            <w:lang w:val="en-AU"/>
          </w:rPr>
          <w:t xml:space="preserve">; </w:t>
        </w:r>
      </w:ins>
      <w:del w:id="585" w:author="Graham Inglert" w:date="2025-10-20T19:58:00Z" w16du:dateUtc="2025-10-20T08:58:00Z">
        <w:r w:rsidR="00886EEC" w:rsidRPr="00030B78" w:rsidDel="00621D58">
          <w:rPr>
            <w:lang w:val="en-AU"/>
          </w:rPr>
          <w:delText>), (</w:delText>
        </w:r>
      </w:del>
      <w:r w:rsidR="00886EEC" w:rsidRPr="00030B78">
        <w:rPr>
          <w:lang w:val="en-AU"/>
        </w:rPr>
        <w:t>Moroni, 2018) and social justice (</w:t>
      </w:r>
      <w:proofErr w:type="spellStart"/>
      <w:r w:rsidR="00886EEC" w:rsidRPr="00030B78">
        <w:rPr>
          <w:lang w:val="en-AU"/>
        </w:rPr>
        <w:t>Dadashpoor</w:t>
      </w:r>
      <w:proofErr w:type="spellEnd"/>
      <w:r w:rsidR="00886EEC" w:rsidRPr="00030B78">
        <w:rPr>
          <w:lang w:val="en-AU"/>
        </w:rPr>
        <w:t xml:space="preserve"> et al., 2024), with social equity emerging as a necessary feature of just planning outcomes (Deakin, 1999</w:t>
      </w:r>
      <w:ins w:id="586" w:author="Graham Inglert" w:date="2025-10-20T19:59:00Z" w16du:dateUtc="2025-10-20T08:59:00Z">
        <w:r w:rsidR="00621D58">
          <w:rPr>
            <w:lang w:val="en-AU"/>
          </w:rPr>
          <w:t xml:space="preserve">; </w:t>
        </w:r>
      </w:ins>
      <w:del w:id="587" w:author="Graham Inglert" w:date="2025-10-20T19:59:00Z" w16du:dateUtc="2025-10-20T08:59:00Z">
        <w:r w:rsidR="00886EEC" w:rsidRPr="00030B78" w:rsidDel="00621D58">
          <w:rPr>
            <w:lang w:val="en-AU"/>
          </w:rPr>
          <w:delText>) (</w:delText>
        </w:r>
      </w:del>
      <w:r w:rsidR="00886EEC" w:rsidRPr="00030B78">
        <w:rPr>
          <w:lang w:val="en-AU"/>
        </w:rPr>
        <w:t xml:space="preserve">Comber et al., 2008). </w:t>
      </w:r>
      <w:del w:id="588" w:author="Graham Inglert" w:date="2025-10-20T19:59:00Z" w16du:dateUtc="2025-10-20T08:59:00Z">
        <w:r w:rsidRPr="00030B78" w:rsidDel="00621D58">
          <w:rPr>
            <w:lang w:val="en-AU"/>
          </w:rPr>
          <w:delText>That being said, t</w:delText>
        </w:r>
        <w:r w:rsidR="00886EEC" w:rsidRPr="00030B78" w:rsidDel="00621D58">
          <w:rPr>
            <w:lang w:val="en-AU"/>
          </w:rPr>
          <w:delText>he</w:delText>
        </w:r>
      </w:del>
      <w:ins w:id="589" w:author="Graham Inglert" w:date="2025-10-20T19:59:00Z" w16du:dateUtc="2025-10-20T08:59:00Z">
        <w:r w:rsidR="00621D58" w:rsidRPr="00030B78">
          <w:rPr>
            <w:lang w:val="en-AU"/>
          </w:rPr>
          <w:t>The</w:t>
        </w:r>
      </w:ins>
      <w:r w:rsidR="00886EEC" w:rsidRPr="00030B78">
        <w:rPr>
          <w:lang w:val="en-AU"/>
        </w:rPr>
        <w:t xml:space="preserve"> development of built environment planning as a democratic practice has occurred </w:t>
      </w:r>
      <w:r w:rsidRPr="00030B78">
        <w:rPr>
          <w:lang w:val="en-AU"/>
        </w:rPr>
        <w:t>alongside</w:t>
      </w:r>
      <w:r w:rsidR="00886EEC" w:rsidRPr="00030B78">
        <w:rPr>
          <w:lang w:val="en-AU"/>
        </w:rPr>
        <w:t xml:space="preserve"> the profession's increasing technological dependence. As Batty (2021) </w:t>
      </w:r>
      <w:r w:rsidRPr="00030B78">
        <w:rPr>
          <w:lang w:val="en-AU"/>
        </w:rPr>
        <w:t>remarks</w:t>
      </w:r>
      <w:r w:rsidR="00886EEC" w:rsidRPr="00030B78">
        <w:rPr>
          <w:lang w:val="en-AU"/>
        </w:rPr>
        <w:t xml:space="preserve">, </w:t>
      </w:r>
      <w:r w:rsidR="00886EEC" w:rsidRPr="00030B78">
        <w:rPr>
          <w:lang w:val="en-AU"/>
        </w:rPr>
        <w:lastRenderedPageBreak/>
        <w:t xml:space="preserve">planning education and practice have </w:t>
      </w:r>
      <w:r w:rsidRPr="00030B78">
        <w:rPr>
          <w:lang w:val="en-AU"/>
        </w:rPr>
        <w:t>interwoven</w:t>
      </w:r>
      <w:r w:rsidR="00886EEC" w:rsidRPr="00030B78">
        <w:rPr>
          <w:lang w:val="en-AU"/>
        </w:rPr>
        <w:t xml:space="preserve"> with digital proficiencies, transforming the field </w:t>
      </w:r>
      <w:r w:rsidRPr="00030B78">
        <w:rPr>
          <w:lang w:val="en-AU"/>
        </w:rPr>
        <w:t xml:space="preserve">to which </w:t>
      </w:r>
      <w:r w:rsidR="00886EEC" w:rsidRPr="00030B78">
        <w:rPr>
          <w:lang w:val="en-AU"/>
        </w:rPr>
        <w:t xml:space="preserve">professionals </w:t>
      </w:r>
      <w:r w:rsidRPr="00030B78">
        <w:rPr>
          <w:lang w:val="en-AU"/>
        </w:rPr>
        <w:t>must</w:t>
      </w:r>
      <w:r w:rsidR="00886EEC" w:rsidRPr="00030B78">
        <w:rPr>
          <w:lang w:val="en-AU"/>
        </w:rPr>
        <w:t xml:space="preserve"> demonstrate expertise in both democratic facilitation and in an expanding array of digital tools (Sabri &amp; Witte, 2023).</w:t>
      </w:r>
    </w:p>
    <w:p w14:paraId="260680FD" w14:textId="4ABFD014" w:rsidR="00A92C4C" w:rsidRPr="00030B78" w:rsidRDefault="00886EEC" w:rsidP="00E93CC1">
      <w:pPr>
        <w:pStyle w:val="whitespace-normal"/>
        <w:spacing w:line="480" w:lineRule="auto"/>
        <w:ind w:firstLine="720"/>
        <w:rPr>
          <w:lang w:val="en-AU"/>
        </w:rPr>
      </w:pPr>
      <w:r w:rsidRPr="00030B78">
        <w:rPr>
          <w:lang w:val="en-AU"/>
        </w:rPr>
        <w:t xml:space="preserve">This technological revolution </w:t>
      </w:r>
      <w:commentRangeStart w:id="590"/>
      <w:r w:rsidR="008F24CB" w:rsidRPr="00030B78">
        <w:rPr>
          <w:lang w:val="en-AU"/>
        </w:rPr>
        <w:t>derivates</w:t>
      </w:r>
      <w:commentRangeEnd w:id="590"/>
      <w:r w:rsidR="00BD0A5D">
        <w:rPr>
          <w:rStyle w:val="CommentReference"/>
        </w:rPr>
        <w:commentReference w:id="590"/>
      </w:r>
      <w:r w:rsidRPr="00030B78">
        <w:rPr>
          <w:lang w:val="en-AU"/>
        </w:rPr>
        <w:t xml:space="preserve"> professional identity</w:t>
      </w:r>
      <w:r w:rsidR="008F24CB" w:rsidRPr="00030B78">
        <w:rPr>
          <w:lang w:val="en-AU"/>
        </w:rPr>
        <w:t xml:space="preserve"> into distinct roles</w:t>
      </w:r>
      <w:r w:rsidRPr="00030B78">
        <w:rPr>
          <w:lang w:val="en-AU"/>
        </w:rPr>
        <w:t xml:space="preserve">. Howe's (1980) work identifies planners as three distinct </w:t>
      </w:r>
      <w:r w:rsidR="00A92C4C" w:rsidRPr="00030B78">
        <w:rPr>
          <w:lang w:val="en-AU"/>
        </w:rPr>
        <w:t xml:space="preserve">role </w:t>
      </w:r>
      <w:r w:rsidRPr="00030B78">
        <w:rPr>
          <w:lang w:val="en-AU"/>
        </w:rPr>
        <w:t xml:space="preserve">orientations: the technician who provides objective expertise, the politician </w:t>
      </w:r>
      <w:r w:rsidR="0035299F" w:rsidRPr="00030B78">
        <w:rPr>
          <w:lang w:val="en-AU"/>
        </w:rPr>
        <w:t>who mediates interests</w:t>
      </w:r>
      <w:r w:rsidRPr="00030B78">
        <w:rPr>
          <w:lang w:val="en-AU"/>
        </w:rPr>
        <w:t>, and hybrid</w:t>
      </w:r>
      <w:r w:rsidR="0035299F" w:rsidRPr="00030B78">
        <w:rPr>
          <w:lang w:val="en-AU"/>
        </w:rPr>
        <w:t>ised</w:t>
      </w:r>
      <w:r w:rsidRPr="00030B78">
        <w:rPr>
          <w:lang w:val="en-AU"/>
        </w:rPr>
        <w:t xml:space="preserve"> positions </w:t>
      </w:r>
      <w:r w:rsidR="0035299F" w:rsidRPr="00030B78">
        <w:rPr>
          <w:lang w:val="en-AU"/>
        </w:rPr>
        <w:t>which fuse</w:t>
      </w:r>
      <w:r w:rsidRPr="00030B78">
        <w:rPr>
          <w:lang w:val="en-AU"/>
        </w:rPr>
        <w:t xml:space="preserve"> these approaches</w:t>
      </w:r>
      <w:r w:rsidR="0035299F" w:rsidRPr="00030B78">
        <w:rPr>
          <w:lang w:val="en-AU"/>
        </w:rPr>
        <w:t xml:space="preserve"> to varying degrees</w:t>
      </w:r>
      <w:r w:rsidRPr="00030B78">
        <w:rPr>
          <w:lang w:val="en-AU"/>
        </w:rPr>
        <w:t xml:space="preserve">. </w:t>
      </w:r>
      <w:r w:rsidR="0035299F" w:rsidRPr="00030B78">
        <w:rPr>
          <w:lang w:val="en-AU"/>
        </w:rPr>
        <w:t>F</w:t>
      </w:r>
      <w:r w:rsidR="006D6FE1" w:rsidRPr="00030B78">
        <w:rPr>
          <w:lang w:val="en-AU"/>
        </w:rPr>
        <w:t>urther</w:t>
      </w:r>
      <w:r w:rsidRPr="00030B78">
        <w:rPr>
          <w:lang w:val="en-AU"/>
        </w:rPr>
        <w:t xml:space="preserve"> </w:t>
      </w:r>
      <w:r w:rsidR="0035299F" w:rsidRPr="00030B78">
        <w:rPr>
          <w:lang w:val="en-AU"/>
        </w:rPr>
        <w:t>scholarship</w:t>
      </w:r>
      <w:r w:rsidRPr="00030B78">
        <w:rPr>
          <w:lang w:val="en-AU"/>
        </w:rPr>
        <w:t xml:space="preserve"> (Howe, 1992) demonstrated that the </w:t>
      </w:r>
      <w:r w:rsidR="0035299F" w:rsidRPr="00030B78">
        <w:rPr>
          <w:lang w:val="en-AU"/>
        </w:rPr>
        <w:t>method</w:t>
      </w:r>
      <w:r w:rsidRPr="00030B78">
        <w:rPr>
          <w:lang w:val="en-AU"/>
        </w:rPr>
        <w:t xml:space="preserve"> in which planners </w:t>
      </w:r>
      <w:r w:rsidR="0035299F" w:rsidRPr="00030B78">
        <w:rPr>
          <w:lang w:val="en-AU"/>
        </w:rPr>
        <w:t>determine</w:t>
      </w:r>
      <w:r w:rsidRPr="00030B78">
        <w:rPr>
          <w:lang w:val="en-AU"/>
        </w:rPr>
        <w:t xml:space="preserve"> "public interest" </w:t>
      </w:r>
      <w:r w:rsidR="00F87056" w:rsidRPr="00030B78">
        <w:rPr>
          <w:lang w:val="en-AU"/>
        </w:rPr>
        <w:t>depends</w:t>
      </w:r>
      <w:r w:rsidRPr="00030B78">
        <w:rPr>
          <w:lang w:val="en-AU"/>
        </w:rPr>
        <w:t xml:space="preserve"> on </w:t>
      </w:r>
      <w:r w:rsidR="0035299F" w:rsidRPr="00030B78">
        <w:rPr>
          <w:lang w:val="en-AU"/>
        </w:rPr>
        <w:t>their role orientation</w:t>
      </w:r>
      <w:r w:rsidRPr="00030B78">
        <w:rPr>
          <w:lang w:val="en-AU"/>
        </w:rPr>
        <w:t xml:space="preserve">, technicians emphasise </w:t>
      </w:r>
      <w:r w:rsidR="00A92C4C" w:rsidRPr="00030B78">
        <w:rPr>
          <w:lang w:val="en-AU"/>
        </w:rPr>
        <w:t>rational proceduralism</w:t>
      </w:r>
      <w:r w:rsidRPr="00030B78">
        <w:rPr>
          <w:lang w:val="en-AU"/>
        </w:rPr>
        <w:t xml:space="preserve"> and politicians emphasise </w:t>
      </w:r>
      <w:r w:rsidR="00A92C4C" w:rsidRPr="00030B78">
        <w:rPr>
          <w:lang w:val="en-AU"/>
        </w:rPr>
        <w:t xml:space="preserve">responsiveness to democratic principles. </w:t>
      </w:r>
      <w:r w:rsidRPr="00030B78">
        <w:rPr>
          <w:lang w:val="en-AU"/>
        </w:rPr>
        <w:t xml:space="preserve">Fox-Rogers &amp; Murphy’s (2015) research reveals that these differences in professional roles are </w:t>
      </w:r>
      <w:r w:rsidR="00A92C4C" w:rsidRPr="00030B78">
        <w:rPr>
          <w:lang w:val="en-AU"/>
        </w:rPr>
        <w:t>further segregated</w:t>
      </w:r>
      <w:r w:rsidRPr="00030B78">
        <w:rPr>
          <w:lang w:val="en-AU"/>
        </w:rPr>
        <w:t xml:space="preserve"> </w:t>
      </w:r>
      <w:r w:rsidR="00A92C4C" w:rsidRPr="00030B78">
        <w:rPr>
          <w:lang w:val="en-AU"/>
        </w:rPr>
        <w:t>by</w:t>
      </w:r>
      <w:r w:rsidRPr="00030B78">
        <w:rPr>
          <w:lang w:val="en-AU"/>
        </w:rPr>
        <w:t xml:space="preserve"> the inclusion of technologic planning </w:t>
      </w:r>
      <w:r w:rsidR="00A92C4C" w:rsidRPr="00030B78">
        <w:rPr>
          <w:lang w:val="en-AU"/>
        </w:rPr>
        <w:t>systems, where</w:t>
      </w:r>
      <w:r w:rsidRPr="00030B78">
        <w:rPr>
          <w:lang w:val="en-AU"/>
        </w:rPr>
        <w:t xml:space="preserve"> practitioners </w:t>
      </w:r>
      <w:r w:rsidR="00A92C4C" w:rsidRPr="00030B78">
        <w:rPr>
          <w:lang w:val="en-AU"/>
        </w:rPr>
        <w:t>struggle</w:t>
      </w:r>
      <w:r w:rsidRPr="00030B78">
        <w:rPr>
          <w:lang w:val="en-AU"/>
        </w:rPr>
        <w:t xml:space="preserve"> to negotiate </w:t>
      </w:r>
      <w:del w:id="591" w:author="Graham Inglert" w:date="2025-10-20T20:00:00Z" w16du:dateUtc="2025-10-20T09:00:00Z">
        <w:r w:rsidR="00A92C4C" w:rsidRPr="00030B78" w:rsidDel="00621D58">
          <w:rPr>
            <w:lang w:val="en-AU"/>
          </w:rPr>
          <w:delText xml:space="preserve">emergent </w:delText>
        </w:r>
      </w:del>
      <w:ins w:id="592" w:author="Graham Inglert" w:date="2025-10-20T20:00:00Z" w16du:dateUtc="2025-10-20T09:00:00Z">
        <w:r w:rsidR="00621D58">
          <w:rPr>
            <w:lang w:val="en-AU"/>
          </w:rPr>
          <w:t>contemporary</w:t>
        </w:r>
        <w:r w:rsidR="00621D58" w:rsidRPr="00030B78">
          <w:rPr>
            <w:lang w:val="en-AU"/>
          </w:rPr>
          <w:t xml:space="preserve"> </w:t>
        </w:r>
      </w:ins>
      <w:r w:rsidR="00A92C4C" w:rsidRPr="00030B78">
        <w:rPr>
          <w:lang w:val="en-AU"/>
        </w:rPr>
        <w:t>professional</w:t>
      </w:r>
      <w:r w:rsidRPr="00030B78">
        <w:rPr>
          <w:lang w:val="en-AU"/>
        </w:rPr>
        <w:t xml:space="preserve"> roles, the technical expert, the democratic facilitator, the policy implementer, and the community advocate. </w:t>
      </w:r>
      <w:r w:rsidR="00A92C4C" w:rsidRPr="00030B78">
        <w:rPr>
          <w:lang w:val="en-AU"/>
        </w:rPr>
        <w:t>Within this paradigm there emerges an ethical</w:t>
      </w:r>
      <w:r w:rsidRPr="00030B78">
        <w:rPr>
          <w:lang w:val="en-AU"/>
        </w:rPr>
        <w:t xml:space="preserve"> </w:t>
      </w:r>
      <w:r w:rsidR="00A92C4C" w:rsidRPr="00030B78">
        <w:rPr>
          <w:lang w:val="en-AU"/>
        </w:rPr>
        <w:t>C</w:t>
      </w:r>
      <w:r w:rsidRPr="00030B78">
        <w:rPr>
          <w:lang w:val="en-AU"/>
        </w:rPr>
        <w:t xml:space="preserve">atch-22 for </w:t>
      </w:r>
      <w:r w:rsidR="00A92C4C" w:rsidRPr="00030B78">
        <w:rPr>
          <w:lang w:val="en-AU"/>
        </w:rPr>
        <w:t>digital built-environment professionals</w:t>
      </w:r>
      <w:r w:rsidRPr="00030B78">
        <w:rPr>
          <w:lang w:val="en-AU"/>
        </w:rPr>
        <w:t xml:space="preserve"> </w:t>
      </w:r>
      <w:r w:rsidR="00A92C4C" w:rsidRPr="00030B78">
        <w:rPr>
          <w:lang w:val="en-AU"/>
        </w:rPr>
        <w:t xml:space="preserve">as to play the role of </w:t>
      </w:r>
      <w:r w:rsidRPr="00030B78">
        <w:rPr>
          <w:lang w:val="en-AU"/>
        </w:rPr>
        <w:t xml:space="preserve">“technical experts” </w:t>
      </w:r>
      <w:r w:rsidR="00A92C4C" w:rsidRPr="00030B78">
        <w:rPr>
          <w:lang w:val="en-AU"/>
        </w:rPr>
        <w:t>who in many cases, must utilise undemocratic proprietary software, would require</w:t>
      </w:r>
      <w:r w:rsidRPr="00030B78">
        <w:rPr>
          <w:lang w:val="en-AU"/>
        </w:rPr>
        <w:t xml:space="preserve"> relinquish</w:t>
      </w:r>
      <w:r w:rsidR="00A92C4C" w:rsidRPr="00030B78">
        <w:rPr>
          <w:lang w:val="en-AU"/>
        </w:rPr>
        <w:t>ing the principles</w:t>
      </w:r>
      <w:r w:rsidRPr="00030B78">
        <w:rPr>
          <w:lang w:val="en-AU"/>
        </w:rPr>
        <w:t xml:space="preserve"> o</w:t>
      </w:r>
      <w:r w:rsidR="00A92C4C" w:rsidRPr="00030B78">
        <w:rPr>
          <w:lang w:val="en-AU"/>
        </w:rPr>
        <w:t>f</w:t>
      </w:r>
      <w:r w:rsidRPr="00030B78">
        <w:rPr>
          <w:lang w:val="en-AU"/>
        </w:rPr>
        <w:t xml:space="preserve"> the </w:t>
      </w:r>
      <w:r w:rsidR="00A92C4C" w:rsidRPr="00030B78">
        <w:rPr>
          <w:lang w:val="en-AU"/>
        </w:rPr>
        <w:t>“</w:t>
      </w:r>
      <w:r w:rsidRPr="00030B78">
        <w:rPr>
          <w:lang w:val="en-AU"/>
        </w:rPr>
        <w:t>democratic facilitator</w:t>
      </w:r>
      <w:r w:rsidR="00A92C4C" w:rsidRPr="00030B78">
        <w:rPr>
          <w:lang w:val="en-AU"/>
        </w:rPr>
        <w:t>”</w:t>
      </w:r>
      <w:r w:rsidRPr="00030B78">
        <w:rPr>
          <w:lang w:val="en-AU"/>
        </w:rPr>
        <w:t xml:space="preserve"> who champions accessibility and transparency.</w:t>
      </w:r>
    </w:p>
    <w:p w14:paraId="41ED87D6" w14:textId="79275351" w:rsidR="00886EEC" w:rsidRPr="00030B78" w:rsidRDefault="00886EEC" w:rsidP="00E93CC1">
      <w:pPr>
        <w:pStyle w:val="whitespace-normal"/>
        <w:spacing w:line="480" w:lineRule="auto"/>
        <w:ind w:firstLine="720"/>
        <w:rPr>
          <w:lang w:val="en-AU"/>
        </w:rPr>
      </w:pPr>
      <w:r w:rsidRPr="00030B78">
        <w:rPr>
          <w:lang w:val="en-AU"/>
        </w:rPr>
        <w:t xml:space="preserve"> A planner committed to public participation who relies exclusively on expensive proprietary tools may exclude community members from meaningful engagement in technical analysis. Conversely, a planner who adopts FLOSS tools to increase accessibility may face questions about professional credibility from colleagues or clients who associate legitimacy with industry-standard proprietary platforms. These </w:t>
      </w:r>
      <w:r w:rsidR="00013FC2" w:rsidRPr="00030B78">
        <w:rPr>
          <w:lang w:val="en-AU"/>
        </w:rPr>
        <w:t>paradoxes</w:t>
      </w:r>
      <w:r w:rsidRPr="00030B78">
        <w:rPr>
          <w:lang w:val="en-AU"/>
        </w:rPr>
        <w:t xml:space="preserve"> reflect Howe's (1992) observation that </w:t>
      </w:r>
      <w:r w:rsidRPr="00030B78">
        <w:rPr>
          <w:lang w:val="en-AU"/>
        </w:rPr>
        <w:lastRenderedPageBreak/>
        <w:t xml:space="preserve">the ethical decision making of planners is formed by their role orientation where technological choices morph into ethical dilemmas inadvertently determining who can participate in planning processes. </w:t>
      </w:r>
      <w:proofErr w:type="spellStart"/>
      <w:r w:rsidRPr="00030B78">
        <w:rPr>
          <w:lang w:val="en-AU"/>
        </w:rPr>
        <w:t>Albrechts</w:t>
      </w:r>
      <w:proofErr w:type="spellEnd"/>
      <w:r w:rsidRPr="00030B78">
        <w:rPr>
          <w:lang w:val="en-AU"/>
        </w:rPr>
        <w:t xml:space="preserve"> (1991) documents how changing technological landscapes have historically reshaped planning roles, with each technological shift bringing anxieties about deskilling, professionalisation, and the dividing-line between technical know-how and democratic participation.</w:t>
      </w:r>
    </w:p>
    <w:p w14:paraId="5080E366" w14:textId="3BAC1E82" w:rsidR="00886EEC" w:rsidRPr="00030B78" w:rsidDel="004D3386" w:rsidRDefault="00886EEC" w:rsidP="00E93CC1">
      <w:pPr>
        <w:pStyle w:val="whitespace-normal"/>
        <w:spacing w:line="480" w:lineRule="auto"/>
        <w:ind w:firstLine="720"/>
        <w:rPr>
          <w:del w:id="593" w:author="Graham Inglert" w:date="2025-10-20T17:06:00Z" w16du:dateUtc="2025-10-20T06:06:00Z"/>
          <w:lang w:val="en-AU"/>
        </w:rPr>
      </w:pPr>
      <w:del w:id="594" w:author="Graham Inglert" w:date="2025-10-20T17:06:00Z" w16du:dateUtc="2025-10-20T06:06:00Z">
        <w:r w:rsidRPr="00030B78" w:rsidDel="004D3386">
          <w:rPr>
            <w:lang w:val="en-AU"/>
          </w:rPr>
          <w:delText xml:space="preserve">The question of which technologies planners incorporate becomes </w:delText>
        </w:r>
        <w:commentRangeStart w:id="595"/>
        <w:r w:rsidRPr="00030B78" w:rsidDel="004D3386">
          <w:rPr>
            <w:lang w:val="en-AU"/>
          </w:rPr>
          <w:delText xml:space="preserve">conjoined </w:delText>
        </w:r>
      </w:del>
      <w:del w:id="596" w:author="Graham Inglert" w:date="2025-10-16T08:45:00Z" w16du:dateUtc="2025-10-15T21:45:00Z">
        <w:r w:rsidRPr="00030B78" w:rsidDel="007F5303">
          <w:rPr>
            <w:lang w:val="en-AU"/>
          </w:rPr>
          <w:delText xml:space="preserve">to </w:delText>
        </w:r>
      </w:del>
      <w:commentRangeEnd w:id="595"/>
      <w:del w:id="597" w:author="Graham Inglert" w:date="2025-10-20T17:06:00Z" w16du:dateUtc="2025-10-20T06:06:00Z">
        <w:r w:rsidR="00BD0A5D" w:rsidDel="004D3386">
          <w:rPr>
            <w:rStyle w:val="CommentReference"/>
          </w:rPr>
          <w:commentReference w:id="595"/>
        </w:r>
        <w:r w:rsidRPr="00030B78" w:rsidDel="004D3386">
          <w:rPr>
            <w:lang w:val="en-AU"/>
          </w:rPr>
          <w:delText xml:space="preserve">questions of professional identity and legitimacy. As technological proficiency increasingly determines professional </w:delText>
        </w:r>
        <w:r w:rsidR="00A92C4C" w:rsidRPr="00030B78" w:rsidDel="004D3386">
          <w:rPr>
            <w:lang w:val="en-AU"/>
          </w:rPr>
          <w:delText>integrity</w:delText>
        </w:r>
        <w:r w:rsidRPr="00030B78" w:rsidDel="004D3386">
          <w:rPr>
            <w:lang w:val="en-AU"/>
          </w:rPr>
          <w:delText xml:space="preserve">, the specific tools that become standardised within planning education and practice shape not only what planners can do, but who can become a planner. Proprietary software requirements create financial barriers to entry, while software-specific training in educational institutions inscribes discrete technological pathways </w:delText>
        </w:r>
        <w:r w:rsidR="00013FC2" w:rsidRPr="00030B78" w:rsidDel="004D3386">
          <w:rPr>
            <w:lang w:val="en-AU"/>
          </w:rPr>
          <w:delText>for future practitioners</w:delText>
        </w:r>
        <w:r w:rsidRPr="00030B78" w:rsidDel="004D3386">
          <w:rPr>
            <w:lang w:val="en-AU"/>
          </w:rPr>
          <w:delText>. The planner who gains expertise in ArcGIS, AutoCAD, and Adobe Creative Suite constructs a different professional identity, and potentially different planning outcomes than one trained in QGIS and using OpenStreetMap even when completing operationally similar tasks.</w:delText>
        </w:r>
      </w:del>
    </w:p>
    <w:p w14:paraId="7BA0A4E8" w14:textId="1DE391B4" w:rsidR="00886EEC" w:rsidRPr="00030B78" w:rsidRDefault="00886EEC" w:rsidP="00E93CC1">
      <w:pPr>
        <w:pStyle w:val="whitespace-normal"/>
        <w:spacing w:line="480" w:lineRule="auto"/>
        <w:ind w:firstLine="720"/>
        <w:rPr>
          <w:lang w:val="en-AU"/>
        </w:rPr>
      </w:pPr>
      <w:r w:rsidRPr="00030B78">
        <w:rPr>
          <w:lang w:val="en-AU"/>
        </w:rPr>
        <w:t xml:space="preserve">Recent academic </w:t>
      </w:r>
      <w:r w:rsidR="00A92C4C" w:rsidRPr="00030B78">
        <w:rPr>
          <w:lang w:val="en-AU"/>
        </w:rPr>
        <w:t>scholarship</w:t>
      </w:r>
      <w:r w:rsidRPr="00030B78">
        <w:rPr>
          <w:lang w:val="en-AU"/>
        </w:rPr>
        <w:t xml:space="preserve"> suggests digital technologies could either advance or undermine planning's democratic foundation (Sabri &amp; Witte, 2023</w:t>
      </w:r>
      <w:ins w:id="598" w:author="Graham Inglert" w:date="2025-10-20T20:02:00Z" w16du:dateUtc="2025-10-20T09:02:00Z">
        <w:r w:rsidR="00621D58">
          <w:rPr>
            <w:lang w:val="en-AU"/>
          </w:rPr>
          <w:t xml:space="preserve">; </w:t>
        </w:r>
      </w:ins>
      <w:del w:id="599" w:author="Graham Inglert" w:date="2025-10-20T20:02:00Z" w16du:dateUtc="2025-10-20T09:02:00Z">
        <w:r w:rsidRPr="00030B78" w:rsidDel="00621D58">
          <w:rPr>
            <w:lang w:val="en-AU"/>
          </w:rPr>
          <w:delText>), (</w:delText>
        </w:r>
      </w:del>
      <w:r w:rsidRPr="00030B78">
        <w:rPr>
          <w:lang w:val="en-AU"/>
        </w:rPr>
        <w:t xml:space="preserve">Sharma et al., 2023). The critical query is which digital instruments, developed by whom, and encased within what institutional </w:t>
      </w:r>
      <w:r w:rsidR="00013FC2" w:rsidRPr="00030B78">
        <w:rPr>
          <w:lang w:val="en-AU"/>
        </w:rPr>
        <w:t>assemblages</w:t>
      </w:r>
      <w:r w:rsidRPr="00030B78">
        <w:rPr>
          <w:lang w:val="en-AU"/>
        </w:rPr>
        <w:t xml:space="preserve"> should </w:t>
      </w:r>
      <w:r w:rsidR="00013FC2" w:rsidRPr="00030B78">
        <w:rPr>
          <w:lang w:val="en-AU"/>
        </w:rPr>
        <w:t>built-environment</w:t>
      </w:r>
      <w:r w:rsidRPr="00030B78">
        <w:rPr>
          <w:lang w:val="en-AU"/>
        </w:rPr>
        <w:t xml:space="preserve"> professionals utilise within practice. Planners, designers and spatial analysts materialise as actors who are enrolled within socio-technical networks that dictate available choices and restrict individual </w:t>
      </w:r>
      <w:r w:rsidR="00013FC2" w:rsidRPr="00030B78">
        <w:rPr>
          <w:lang w:val="en-AU"/>
        </w:rPr>
        <w:t>autonomy</w:t>
      </w:r>
      <w:r w:rsidRPr="00030B78">
        <w:rPr>
          <w:lang w:val="en-AU"/>
        </w:rPr>
        <w:t>. Professional identity has become a</w:t>
      </w:r>
      <w:r w:rsidR="00013FC2" w:rsidRPr="00030B78">
        <w:rPr>
          <w:lang w:val="en-AU"/>
        </w:rPr>
        <w:t xml:space="preserve"> reverberation </w:t>
      </w:r>
      <w:r w:rsidRPr="00030B78">
        <w:rPr>
          <w:lang w:val="en-AU"/>
        </w:rPr>
        <w:t>of networks</w:t>
      </w:r>
      <w:r w:rsidR="00013FC2" w:rsidRPr="00030B78">
        <w:rPr>
          <w:lang w:val="en-AU"/>
        </w:rPr>
        <w:t xml:space="preserve"> of </w:t>
      </w:r>
      <w:r w:rsidRPr="00030B78">
        <w:rPr>
          <w:lang w:val="en-AU"/>
        </w:rPr>
        <w:t>educational institutions, licensing bodies, organisations</w:t>
      </w:r>
      <w:r w:rsidR="00F87056" w:rsidRPr="00030B78">
        <w:rPr>
          <w:lang w:val="en-AU"/>
        </w:rPr>
        <w:t xml:space="preserve"> of employment</w:t>
      </w:r>
      <w:r w:rsidRPr="00030B78">
        <w:rPr>
          <w:lang w:val="en-AU"/>
        </w:rPr>
        <w:t xml:space="preserve">, </w:t>
      </w:r>
      <w:r w:rsidR="00013FC2" w:rsidRPr="00030B78">
        <w:rPr>
          <w:lang w:val="en-AU"/>
        </w:rPr>
        <w:t>distributors</w:t>
      </w:r>
      <w:r w:rsidR="00F87056" w:rsidRPr="00030B78">
        <w:rPr>
          <w:lang w:val="en-AU"/>
        </w:rPr>
        <w:t xml:space="preserve"> of software</w:t>
      </w:r>
      <w:r w:rsidRPr="00030B78">
        <w:rPr>
          <w:lang w:val="en-AU"/>
        </w:rPr>
        <w:t xml:space="preserve"> and </w:t>
      </w:r>
      <w:proofErr w:type="gramStart"/>
      <w:r w:rsidR="00F87056" w:rsidRPr="00030B78">
        <w:rPr>
          <w:lang w:val="en-AU"/>
        </w:rPr>
        <w:t>built-environment</w:t>
      </w:r>
      <w:proofErr w:type="gramEnd"/>
      <w:r w:rsidRPr="00030B78">
        <w:rPr>
          <w:lang w:val="en-AU"/>
        </w:rPr>
        <w:t xml:space="preserve"> practice</w:t>
      </w:r>
      <w:r w:rsidR="00F87056" w:rsidRPr="00030B78">
        <w:rPr>
          <w:lang w:val="en-AU"/>
        </w:rPr>
        <w:t xml:space="preserve"> itself</w:t>
      </w:r>
      <w:r w:rsidR="00013FC2" w:rsidRPr="00030B78">
        <w:rPr>
          <w:lang w:val="en-AU"/>
        </w:rPr>
        <w:t>.</w:t>
      </w:r>
    </w:p>
    <w:p w14:paraId="5CE344DA" w14:textId="3D164E6F" w:rsidR="00886EEC" w:rsidRPr="00030B78" w:rsidRDefault="00C51341" w:rsidP="00C51341">
      <w:pPr>
        <w:pStyle w:val="Heading2"/>
        <w:rPr>
          <w:rFonts w:ascii="Times New Roman" w:hAnsi="Times New Roman" w:cs="Times New Roman"/>
          <w:color w:val="000000" w:themeColor="text1"/>
          <w:lang w:val="en-AU"/>
        </w:rPr>
      </w:pPr>
      <w:bookmarkStart w:id="600" w:name="_Toc211885005"/>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5 Using Actor-Networks to Trace Application of FLOSS in Practice</w:t>
      </w:r>
      <w:bookmarkEnd w:id="600"/>
    </w:p>
    <w:p w14:paraId="731D920A" w14:textId="77777777" w:rsidR="00C51341" w:rsidRPr="00030B78" w:rsidRDefault="00C51341" w:rsidP="00C51341">
      <w:pPr>
        <w:rPr>
          <w:lang w:val="en-AU"/>
        </w:rPr>
      </w:pPr>
    </w:p>
    <w:p w14:paraId="15D540AE" w14:textId="7C3E1032" w:rsidR="00886EEC" w:rsidRPr="006B5E13" w:rsidRDefault="00886EEC" w:rsidP="00E93CC1">
      <w:pPr>
        <w:spacing w:before="100" w:beforeAutospacing="1" w:after="100" w:afterAutospacing="1" w:line="480" w:lineRule="auto"/>
        <w:ind w:firstLine="720"/>
        <w:rPr>
          <w:lang w:val="en-AU"/>
        </w:rPr>
      </w:pPr>
      <w:r w:rsidRPr="006B5E13">
        <w:rPr>
          <w:lang w:val="en-AU"/>
        </w:rPr>
        <w:t xml:space="preserve">Actor-Network Theory </w:t>
      </w:r>
      <w:r w:rsidR="009C1261" w:rsidRPr="00030B78">
        <w:rPr>
          <w:lang w:val="en-AU"/>
        </w:rPr>
        <w:t xml:space="preserve">(ANT) </w:t>
      </w:r>
      <w:r w:rsidR="00DB5423" w:rsidRPr="00030B78">
        <w:rPr>
          <w:lang w:val="en-AU"/>
        </w:rPr>
        <w:t xml:space="preserve">may be a competent </w:t>
      </w:r>
      <w:r w:rsidR="00A21C8C" w:rsidRPr="00030B78">
        <w:rPr>
          <w:lang w:val="en-AU"/>
        </w:rPr>
        <w:t>method</w:t>
      </w:r>
      <w:r w:rsidRPr="006B5E13">
        <w:rPr>
          <w:lang w:val="en-AU"/>
        </w:rPr>
        <w:t xml:space="preserve"> for analy</w:t>
      </w:r>
      <w:r w:rsidRPr="00030B78">
        <w:rPr>
          <w:lang w:val="en-AU"/>
        </w:rPr>
        <w:t>s</w:t>
      </w:r>
      <w:r w:rsidRPr="006B5E13">
        <w:rPr>
          <w:lang w:val="en-AU"/>
        </w:rPr>
        <w:t xml:space="preserve">ing FLOSS </w:t>
      </w:r>
      <w:r w:rsidRPr="00030B78">
        <w:rPr>
          <w:lang w:val="en-AU"/>
        </w:rPr>
        <w:t>uptake in professional practice</w:t>
      </w:r>
      <w:r w:rsidRPr="006B5E13">
        <w:rPr>
          <w:lang w:val="en-AU"/>
        </w:rPr>
        <w:t xml:space="preserve"> as </w:t>
      </w:r>
      <w:r w:rsidRPr="00030B78">
        <w:rPr>
          <w:lang w:val="en-AU"/>
        </w:rPr>
        <w:t xml:space="preserve">a </w:t>
      </w:r>
      <w:r w:rsidR="009C1261" w:rsidRPr="00030B78">
        <w:rPr>
          <w:lang w:val="en-AU"/>
        </w:rPr>
        <w:t xml:space="preserve">process of </w:t>
      </w:r>
      <w:r w:rsidRPr="006B5E13">
        <w:rPr>
          <w:lang w:val="en-AU"/>
        </w:rPr>
        <w:t xml:space="preserve">network-building </w:t>
      </w:r>
      <w:r w:rsidR="009C1261" w:rsidRPr="00030B78">
        <w:rPr>
          <w:lang w:val="en-AU"/>
        </w:rPr>
        <w:t xml:space="preserve">among </w:t>
      </w:r>
      <w:r w:rsidRPr="00030B78">
        <w:rPr>
          <w:lang w:val="en-AU"/>
        </w:rPr>
        <w:t xml:space="preserve">actors </w:t>
      </w:r>
      <w:r w:rsidR="00DB5423" w:rsidRPr="00030B78">
        <w:rPr>
          <w:lang w:val="en-AU"/>
        </w:rPr>
        <w:t xml:space="preserve">of differing role orientations </w:t>
      </w:r>
      <w:r w:rsidRPr="00030B78">
        <w:rPr>
          <w:lang w:val="en-AU"/>
        </w:rPr>
        <w:t xml:space="preserve">rather than </w:t>
      </w:r>
      <w:r w:rsidRPr="006B5E13">
        <w:rPr>
          <w:lang w:val="en-AU"/>
        </w:rPr>
        <w:t xml:space="preserve">as </w:t>
      </w:r>
      <w:r w:rsidRPr="00030B78">
        <w:rPr>
          <w:lang w:val="en-AU"/>
        </w:rPr>
        <w:t xml:space="preserve">an </w:t>
      </w:r>
      <w:r w:rsidRPr="006B5E13">
        <w:rPr>
          <w:lang w:val="en-AU"/>
        </w:rPr>
        <w:t xml:space="preserve">individual choice. </w:t>
      </w:r>
      <w:del w:id="601" w:author="Graham Inglert" w:date="2025-10-20T20:03:00Z" w16du:dateUtc="2025-10-20T09:03:00Z">
        <w:r w:rsidR="00013FC2" w:rsidRPr="00030B78" w:rsidDel="00621D58">
          <w:rPr>
            <w:lang w:val="en-AU"/>
          </w:rPr>
          <w:delText xml:space="preserve">Developed </w:delText>
        </w:r>
      </w:del>
      <w:ins w:id="602" w:author="Graham Inglert" w:date="2025-10-20T20:03:00Z" w16du:dateUtc="2025-10-20T09:03:00Z">
        <w:r w:rsidR="00621D58">
          <w:rPr>
            <w:lang w:val="en-AU"/>
          </w:rPr>
          <w:t>Advanced</w:t>
        </w:r>
        <w:r w:rsidR="00621D58" w:rsidRPr="00030B78">
          <w:rPr>
            <w:lang w:val="en-AU"/>
          </w:rPr>
          <w:t xml:space="preserve"> </w:t>
        </w:r>
      </w:ins>
      <w:r w:rsidR="00013FC2" w:rsidRPr="00030B78">
        <w:rPr>
          <w:lang w:val="en-AU"/>
        </w:rPr>
        <w:t>by</w:t>
      </w:r>
      <w:r w:rsidRPr="00030B78">
        <w:rPr>
          <w:lang w:val="en-AU"/>
        </w:rPr>
        <w:t xml:space="preserve"> </w:t>
      </w:r>
      <w:r w:rsidRPr="006B5E13">
        <w:rPr>
          <w:lang w:val="en-AU"/>
        </w:rPr>
        <w:t xml:space="preserve">Michel Callon, Bruno Latour, John Law, and </w:t>
      </w:r>
      <w:r w:rsidRPr="00030B78">
        <w:rPr>
          <w:lang w:val="en-AU"/>
        </w:rPr>
        <w:t>others</w:t>
      </w:r>
      <w:r w:rsidRPr="006B5E13">
        <w:rPr>
          <w:lang w:val="en-AU"/>
        </w:rPr>
        <w:t xml:space="preserve">, ANT </w:t>
      </w:r>
      <w:r w:rsidRPr="00030B78">
        <w:rPr>
          <w:lang w:val="en-AU"/>
        </w:rPr>
        <w:t>associates</w:t>
      </w:r>
      <w:r w:rsidRPr="006B5E13">
        <w:rPr>
          <w:lang w:val="en-AU"/>
        </w:rPr>
        <w:t xml:space="preserve"> social and technical elements </w:t>
      </w:r>
      <w:r w:rsidRPr="00030B78">
        <w:rPr>
          <w:lang w:val="en-AU"/>
        </w:rPr>
        <w:t>simultaneously</w:t>
      </w:r>
      <w:r w:rsidR="009C1261" w:rsidRPr="00030B78">
        <w:rPr>
          <w:lang w:val="en-AU"/>
        </w:rPr>
        <w:t xml:space="preserve">, and according to Latour (2005), treats individual actors as “blind, myopic, workaholic, train-sniffing and collective </w:t>
      </w:r>
      <w:proofErr w:type="spellStart"/>
      <w:r w:rsidR="009C1261" w:rsidRPr="00030B78">
        <w:rPr>
          <w:lang w:val="en-AU"/>
        </w:rPr>
        <w:t>traveler</w:t>
      </w:r>
      <w:proofErr w:type="spellEnd"/>
      <w:r w:rsidR="009C1261" w:rsidRPr="00030B78">
        <w:rPr>
          <w:lang w:val="en-AU"/>
        </w:rPr>
        <w:t>(s)”</w:t>
      </w:r>
      <w:r w:rsidR="00DB5423" w:rsidRPr="00030B78">
        <w:rPr>
          <w:lang w:val="en-AU"/>
        </w:rPr>
        <w:t xml:space="preserve"> or ‘ants’</w:t>
      </w:r>
      <w:r w:rsidR="009C1261" w:rsidRPr="00030B78">
        <w:rPr>
          <w:lang w:val="en-AU"/>
        </w:rPr>
        <w:t xml:space="preserve"> </w:t>
      </w:r>
      <w:r w:rsidR="00DB5423" w:rsidRPr="00030B78">
        <w:rPr>
          <w:lang w:val="en-AU"/>
        </w:rPr>
        <w:t xml:space="preserve">within colonies </w:t>
      </w:r>
      <w:r w:rsidR="009C1261" w:rsidRPr="00030B78">
        <w:rPr>
          <w:lang w:val="en-AU"/>
        </w:rPr>
        <w:t xml:space="preserve">(p. 9). </w:t>
      </w:r>
      <w:r w:rsidR="00013FC2" w:rsidRPr="00030B78">
        <w:rPr>
          <w:lang w:val="en-AU"/>
        </w:rPr>
        <w:t>ANT</w:t>
      </w:r>
      <w:r w:rsidRPr="006B5E13">
        <w:rPr>
          <w:lang w:val="en-AU"/>
        </w:rPr>
        <w:t xml:space="preserve"> </w:t>
      </w:r>
      <w:r w:rsidR="00013FC2" w:rsidRPr="00030B78">
        <w:rPr>
          <w:lang w:val="en-AU"/>
        </w:rPr>
        <w:t xml:space="preserve">provides a </w:t>
      </w:r>
      <w:r w:rsidR="009C1261" w:rsidRPr="00030B78">
        <w:rPr>
          <w:lang w:val="en-AU"/>
        </w:rPr>
        <w:t>framework</w:t>
      </w:r>
      <w:r w:rsidR="00013FC2" w:rsidRPr="00030B78">
        <w:rPr>
          <w:lang w:val="en-AU"/>
        </w:rPr>
        <w:t xml:space="preserve"> for examining </w:t>
      </w:r>
      <w:r w:rsidR="00013FC2" w:rsidRPr="00030B78">
        <w:rPr>
          <w:lang w:val="en-AU"/>
        </w:rPr>
        <w:lastRenderedPageBreak/>
        <w:t xml:space="preserve">how stable </w:t>
      </w:r>
      <w:r w:rsidR="009C1261" w:rsidRPr="00030B78">
        <w:rPr>
          <w:lang w:val="en-AU"/>
        </w:rPr>
        <w:t>artefacts and social frameworks develop from persistent</w:t>
      </w:r>
      <w:r w:rsidRPr="006B5E13">
        <w:rPr>
          <w:lang w:val="en-AU"/>
        </w:rPr>
        <w:t xml:space="preserve"> </w:t>
      </w:r>
      <w:r w:rsidRPr="00030B78">
        <w:rPr>
          <w:lang w:val="en-AU"/>
        </w:rPr>
        <w:t>relationships</w:t>
      </w:r>
      <w:r w:rsidRPr="006B5E13">
        <w:rPr>
          <w:lang w:val="en-AU"/>
        </w:rPr>
        <w:t xml:space="preserve"> among human and non-human actors</w:t>
      </w:r>
      <w:r w:rsidR="001811E6" w:rsidRPr="00030B78">
        <w:rPr>
          <w:lang w:val="en-AU"/>
        </w:rPr>
        <w:t xml:space="preserve"> using key concepts:</w:t>
      </w:r>
      <w:r w:rsidR="009C1261" w:rsidRPr="00030B78">
        <w:rPr>
          <w:lang w:val="en-AU"/>
        </w:rPr>
        <w:t xml:space="preserve"> </w:t>
      </w:r>
    </w:p>
    <w:p w14:paraId="311F12C0" w14:textId="057B1131" w:rsidR="00886EEC" w:rsidRPr="006B5E13" w:rsidRDefault="00886EEC" w:rsidP="001811E6">
      <w:pPr>
        <w:spacing w:before="100" w:beforeAutospacing="1" w:after="100" w:afterAutospacing="1" w:line="480" w:lineRule="auto"/>
        <w:ind w:firstLine="720"/>
        <w:rPr>
          <w:u w:val="single"/>
          <w:lang w:val="en-AU"/>
        </w:rPr>
      </w:pPr>
      <w:r w:rsidRPr="00030B78">
        <w:rPr>
          <w:u w:val="single"/>
          <w:lang w:val="en-AU"/>
        </w:rPr>
        <w:t>Translation</w:t>
      </w:r>
      <w:r w:rsidR="001811E6" w:rsidRPr="00030B78">
        <w:rPr>
          <w:u w:val="single"/>
          <w:lang w:val="en-AU"/>
        </w:rPr>
        <w:t xml:space="preserve">: </w:t>
      </w:r>
      <w:r w:rsidRPr="00030B78">
        <w:rPr>
          <w:lang w:val="en-AU"/>
        </w:rPr>
        <w:t xml:space="preserve">is a critical </w:t>
      </w:r>
      <w:r w:rsidRPr="006B5E13">
        <w:rPr>
          <w:lang w:val="en-AU"/>
        </w:rPr>
        <w:t xml:space="preserve">process </w:t>
      </w:r>
      <w:r w:rsidRPr="00030B78">
        <w:rPr>
          <w:lang w:val="en-AU"/>
        </w:rPr>
        <w:t xml:space="preserve">to ANT network building, revealing </w:t>
      </w:r>
      <w:r w:rsidRPr="006B5E13">
        <w:rPr>
          <w:lang w:val="en-AU"/>
        </w:rPr>
        <w:t xml:space="preserve">which actors define roles for others, negotiate interests, and construct networks where </w:t>
      </w:r>
      <w:r w:rsidRPr="00030B78">
        <w:rPr>
          <w:lang w:val="en-AU"/>
        </w:rPr>
        <w:t>previously none</w:t>
      </w:r>
      <w:r w:rsidRPr="006B5E13">
        <w:rPr>
          <w:lang w:val="en-AU"/>
        </w:rPr>
        <w:t xml:space="preserve"> existed. Callon's (1986) study of scallop domestication </w:t>
      </w:r>
      <w:r w:rsidRPr="00030B78">
        <w:rPr>
          <w:lang w:val="en-AU"/>
        </w:rPr>
        <w:t>organised</w:t>
      </w:r>
      <w:r w:rsidRPr="006B5E13">
        <w:rPr>
          <w:lang w:val="en-AU"/>
        </w:rPr>
        <w:t xml:space="preserve"> translation's four </w:t>
      </w:r>
      <w:r w:rsidRPr="00030B78">
        <w:rPr>
          <w:lang w:val="en-AU"/>
        </w:rPr>
        <w:t>periods</w:t>
      </w:r>
      <w:r w:rsidRPr="006B5E13">
        <w:rPr>
          <w:lang w:val="en-AU"/>
        </w:rPr>
        <w:t xml:space="preserve">: problematisation, </w:t>
      </w:r>
      <w:proofErr w:type="spellStart"/>
      <w:r w:rsidRPr="006B5E13">
        <w:rPr>
          <w:lang w:val="en-AU"/>
        </w:rPr>
        <w:t>interessement</w:t>
      </w:r>
      <w:proofErr w:type="spellEnd"/>
      <w:r w:rsidRPr="006B5E13">
        <w:rPr>
          <w:lang w:val="en-AU"/>
        </w:rPr>
        <w:t xml:space="preserve">, </w:t>
      </w:r>
      <w:del w:id="603" w:author="Graham Inglert" w:date="2025-10-20T20:34:00Z" w16du:dateUtc="2025-10-20T09:34:00Z">
        <w:r w:rsidRPr="006B5E13" w:rsidDel="00C36B4B">
          <w:rPr>
            <w:lang w:val="en-AU"/>
          </w:rPr>
          <w:delText>enrolment</w:delText>
        </w:r>
      </w:del>
      <w:proofErr w:type="spellStart"/>
      <w:ins w:id="604" w:author="Graham Inglert" w:date="2025-10-20T20:34:00Z" w16du:dateUtc="2025-10-20T09:34:00Z">
        <w:r w:rsidR="00C36B4B">
          <w:rPr>
            <w:lang w:val="en-AU"/>
          </w:rPr>
          <w:t>Enrollment</w:t>
        </w:r>
      </w:ins>
      <w:proofErr w:type="spellEnd"/>
      <w:r w:rsidRPr="006B5E13">
        <w:rPr>
          <w:lang w:val="en-AU"/>
        </w:rPr>
        <w:t>, and mobilisation</w:t>
      </w:r>
      <w:r w:rsidR="009C1261" w:rsidRPr="00030B78">
        <w:rPr>
          <w:lang w:val="en-AU"/>
        </w:rPr>
        <w:t>, each requiring</w:t>
      </w:r>
      <w:r w:rsidRPr="00030B78">
        <w:rPr>
          <w:lang w:val="en-AU"/>
        </w:rPr>
        <w:t xml:space="preserve"> ongoing maintenance to </w:t>
      </w:r>
      <w:r w:rsidR="009C1261" w:rsidRPr="00030B78">
        <w:rPr>
          <w:lang w:val="en-AU"/>
        </w:rPr>
        <w:t>prevent</w:t>
      </w:r>
      <w:r w:rsidRPr="006B5E13">
        <w:rPr>
          <w:lang w:val="en-AU"/>
        </w:rPr>
        <w:t xml:space="preserve"> </w:t>
      </w:r>
      <w:r w:rsidR="009C1261" w:rsidRPr="00030B78">
        <w:rPr>
          <w:lang w:val="en-AU"/>
        </w:rPr>
        <w:t>disintegration</w:t>
      </w:r>
      <w:r w:rsidRPr="006B5E13">
        <w:rPr>
          <w:lang w:val="en-AU"/>
        </w:rPr>
        <w:t xml:space="preserve"> </w:t>
      </w:r>
      <w:r w:rsidRPr="00030B78">
        <w:rPr>
          <w:lang w:val="en-AU"/>
        </w:rPr>
        <w:t>of fledgling networks</w:t>
      </w:r>
      <w:del w:id="605" w:author="Graham Inglert" w:date="2025-10-20T20:04:00Z" w16du:dateUtc="2025-10-20T09:04:00Z">
        <w:r w:rsidRPr="00030B78" w:rsidDel="00621D58">
          <w:rPr>
            <w:lang w:val="en-AU"/>
          </w:rPr>
          <w:delText>.</w:delText>
        </w:r>
      </w:del>
      <w:r w:rsidRPr="00030B78">
        <w:rPr>
          <w:lang w:val="en-AU"/>
        </w:rPr>
        <w:t xml:space="preserve"> </w:t>
      </w:r>
      <w:r w:rsidR="001811E6" w:rsidRPr="00030B78">
        <w:rPr>
          <w:lang w:val="en-AU"/>
        </w:rPr>
        <w:t>(</w:t>
      </w:r>
      <w:r w:rsidR="001811E6" w:rsidRPr="006B5E13">
        <w:rPr>
          <w:lang w:val="en-AU"/>
        </w:rPr>
        <w:t>Callon</w:t>
      </w:r>
      <w:r w:rsidR="001811E6" w:rsidRPr="00030B78">
        <w:rPr>
          <w:lang w:val="en-AU"/>
        </w:rPr>
        <w:t xml:space="preserve">, </w:t>
      </w:r>
      <w:r w:rsidR="001811E6" w:rsidRPr="006B5E13">
        <w:rPr>
          <w:lang w:val="en-AU"/>
        </w:rPr>
        <w:t>1986</w:t>
      </w:r>
      <w:r w:rsidR="00361EFD" w:rsidRPr="00030B78">
        <w:t xml:space="preserve"> pp. 196-233</w:t>
      </w:r>
      <w:r w:rsidR="001811E6" w:rsidRPr="006B5E13">
        <w:rPr>
          <w:lang w:val="en-AU"/>
        </w:rPr>
        <w:t>)</w:t>
      </w:r>
      <w:ins w:id="606" w:author="Graham Inglert" w:date="2025-10-20T20:04:00Z" w16du:dateUtc="2025-10-20T09:04:00Z">
        <w:r w:rsidR="00621D58">
          <w:rPr>
            <w:lang w:val="en-AU"/>
          </w:rPr>
          <w:t>.</w:t>
        </w:r>
      </w:ins>
    </w:p>
    <w:p w14:paraId="583F964F" w14:textId="4918BBA0" w:rsidR="001811E6" w:rsidRPr="00030B78" w:rsidRDefault="00886EEC" w:rsidP="001811E6">
      <w:pPr>
        <w:spacing w:before="100" w:beforeAutospacing="1" w:after="100" w:afterAutospacing="1" w:line="480" w:lineRule="auto"/>
        <w:ind w:firstLine="720"/>
        <w:rPr>
          <w:lang w:val="en-AU"/>
        </w:rPr>
      </w:pPr>
      <w:r w:rsidRPr="00030B78">
        <w:rPr>
          <w:u w:val="single"/>
          <w:lang w:val="en-AU"/>
        </w:rPr>
        <w:t>Black</w:t>
      </w:r>
      <w:r w:rsidR="001811E6" w:rsidRPr="00030B78">
        <w:rPr>
          <w:u w:val="single"/>
          <w:lang w:val="en-AU"/>
        </w:rPr>
        <w:t xml:space="preserve"> </w:t>
      </w:r>
      <w:r w:rsidRPr="006B5E13">
        <w:rPr>
          <w:u w:val="single"/>
          <w:lang w:val="en-AU"/>
        </w:rPr>
        <w:t>boxing</w:t>
      </w:r>
      <w:r w:rsidR="001811E6" w:rsidRPr="00030B78">
        <w:rPr>
          <w:u w:val="single"/>
          <w:lang w:val="en-AU"/>
        </w:rPr>
        <w:t>:</w:t>
      </w:r>
      <w:r w:rsidRPr="006B5E13">
        <w:rPr>
          <w:lang w:val="en-AU"/>
        </w:rPr>
        <w:t xml:space="preserve"> </w:t>
      </w:r>
      <w:del w:id="607" w:author="Graham Inglert" w:date="2025-10-20T20:03:00Z" w16du:dateUtc="2025-10-20T09:03:00Z">
        <w:r w:rsidRPr="006B5E13" w:rsidDel="00621D58">
          <w:rPr>
            <w:lang w:val="en-AU"/>
          </w:rPr>
          <w:delText>describ</w:delText>
        </w:r>
        <w:r w:rsidR="009C1261" w:rsidRPr="00030B78" w:rsidDel="00621D58">
          <w:rPr>
            <w:lang w:val="en-AU"/>
          </w:rPr>
          <w:delText>ing</w:delText>
        </w:r>
        <w:r w:rsidRPr="006B5E13" w:rsidDel="00621D58">
          <w:rPr>
            <w:lang w:val="en-AU"/>
          </w:rPr>
          <w:delText xml:space="preserve"> </w:delText>
        </w:r>
      </w:del>
      <w:ins w:id="608" w:author="Graham Inglert" w:date="2025-10-20T20:03:00Z" w16du:dateUtc="2025-10-20T09:03:00Z">
        <w:r w:rsidR="00621D58">
          <w:rPr>
            <w:lang w:val="en-AU"/>
          </w:rPr>
          <w:t>descr</w:t>
        </w:r>
      </w:ins>
      <w:ins w:id="609" w:author="Graham Inglert" w:date="2025-10-20T20:04:00Z" w16du:dateUtc="2025-10-20T09:04:00Z">
        <w:r w:rsidR="00621D58">
          <w:rPr>
            <w:lang w:val="en-AU"/>
          </w:rPr>
          <w:t>ibes</w:t>
        </w:r>
      </w:ins>
      <w:ins w:id="610" w:author="Graham Inglert" w:date="2025-10-20T20:03:00Z" w16du:dateUtc="2025-10-20T09:03:00Z">
        <w:r w:rsidR="00621D58" w:rsidRPr="006B5E13">
          <w:rPr>
            <w:lang w:val="en-AU"/>
          </w:rPr>
          <w:t xml:space="preserve"> </w:t>
        </w:r>
      </w:ins>
      <w:r w:rsidRPr="006B5E13">
        <w:rPr>
          <w:lang w:val="en-AU"/>
        </w:rPr>
        <w:t xml:space="preserve">how </w:t>
      </w:r>
      <w:r w:rsidRPr="00030B78">
        <w:rPr>
          <w:lang w:val="en-AU"/>
        </w:rPr>
        <w:t>stable</w:t>
      </w:r>
      <w:r w:rsidRPr="006B5E13">
        <w:rPr>
          <w:lang w:val="en-AU"/>
        </w:rPr>
        <w:t xml:space="preserve"> networks become naturali</w:t>
      </w:r>
      <w:r w:rsidRPr="00030B78">
        <w:rPr>
          <w:lang w:val="en-AU"/>
        </w:rPr>
        <w:t>s</w:t>
      </w:r>
      <w:r w:rsidRPr="006B5E13">
        <w:rPr>
          <w:lang w:val="en-AU"/>
        </w:rPr>
        <w:t>ed</w:t>
      </w:r>
      <w:r w:rsidRPr="00030B78">
        <w:rPr>
          <w:lang w:val="en-AU"/>
        </w:rPr>
        <w:t xml:space="preserve"> </w:t>
      </w:r>
      <w:r w:rsidR="009C1261" w:rsidRPr="00030B78">
        <w:rPr>
          <w:lang w:val="en-AU"/>
        </w:rPr>
        <w:t xml:space="preserve">by revealing the </w:t>
      </w:r>
      <w:r w:rsidRPr="00030B78">
        <w:rPr>
          <w:lang w:val="en-AU"/>
        </w:rPr>
        <w:t>internal mechanisms that spread and legitimise acceptance.</w:t>
      </w:r>
      <w:r w:rsidRPr="006B5E13">
        <w:rPr>
          <w:lang w:val="en-AU"/>
        </w:rPr>
        <w:t xml:space="preserve"> Proprietary software </w:t>
      </w:r>
      <w:r w:rsidRPr="00030B78">
        <w:rPr>
          <w:lang w:val="en-AU"/>
        </w:rPr>
        <w:t xml:space="preserve">currently </w:t>
      </w:r>
      <w:r w:rsidR="009C1261" w:rsidRPr="00030B78">
        <w:rPr>
          <w:lang w:val="en-AU"/>
        </w:rPr>
        <w:t>represents</w:t>
      </w:r>
      <w:r w:rsidRPr="00030B78">
        <w:rPr>
          <w:lang w:val="en-AU"/>
        </w:rPr>
        <w:t xml:space="preserve"> successful black boxes with </w:t>
      </w:r>
      <w:r w:rsidRPr="006B5E13">
        <w:rPr>
          <w:lang w:val="en-AU"/>
        </w:rPr>
        <w:t xml:space="preserve">their </w:t>
      </w:r>
      <w:r w:rsidR="009C1261" w:rsidRPr="00030B78">
        <w:rPr>
          <w:lang w:val="en-AU"/>
        </w:rPr>
        <w:t>layouts</w:t>
      </w:r>
      <w:r w:rsidRPr="00030B78">
        <w:rPr>
          <w:lang w:val="en-AU"/>
        </w:rPr>
        <w:t xml:space="preserve"> and interfaces </w:t>
      </w:r>
      <w:r w:rsidRPr="006B5E13">
        <w:rPr>
          <w:lang w:val="en-AU"/>
        </w:rPr>
        <w:t>appear</w:t>
      </w:r>
      <w:r w:rsidRPr="00030B78">
        <w:rPr>
          <w:lang w:val="en-AU"/>
        </w:rPr>
        <w:t>ing as the standard</w:t>
      </w:r>
      <w:r w:rsidRPr="006B5E13">
        <w:rPr>
          <w:lang w:val="en-AU"/>
        </w:rPr>
        <w:t xml:space="preserve"> </w:t>
      </w:r>
      <w:r w:rsidRPr="00030B78">
        <w:rPr>
          <w:lang w:val="en-AU"/>
        </w:rPr>
        <w:t>to which competing software emulate</w:t>
      </w:r>
      <w:del w:id="611" w:author="Graham Inglert" w:date="2025-10-20T20:04:00Z" w16du:dateUtc="2025-10-20T09:04:00Z">
        <w:r w:rsidRPr="006B5E13" w:rsidDel="00621D58">
          <w:rPr>
            <w:lang w:val="en-AU"/>
          </w:rPr>
          <w:delText>.</w:delText>
        </w:r>
      </w:del>
      <w:r w:rsidRPr="006B5E13">
        <w:rPr>
          <w:lang w:val="en-AU"/>
        </w:rPr>
        <w:t xml:space="preserve"> </w:t>
      </w:r>
      <w:r w:rsidR="001811E6" w:rsidRPr="00030B78">
        <w:rPr>
          <w:lang w:val="en-AU"/>
        </w:rPr>
        <w:t>(</w:t>
      </w:r>
      <w:r w:rsidR="001811E6" w:rsidRPr="006B5E13">
        <w:rPr>
          <w:lang w:val="en-AU"/>
        </w:rPr>
        <w:t>Latour</w:t>
      </w:r>
      <w:r w:rsidR="001811E6" w:rsidRPr="00030B78">
        <w:rPr>
          <w:lang w:val="en-AU"/>
        </w:rPr>
        <w:t xml:space="preserve"> </w:t>
      </w:r>
      <w:r w:rsidR="001811E6" w:rsidRPr="006B5E13">
        <w:rPr>
          <w:lang w:val="en-AU"/>
        </w:rPr>
        <w:t>1987</w:t>
      </w:r>
      <w:r w:rsidR="00361EFD" w:rsidRPr="00030B78">
        <w:t xml:space="preserve"> pp. 1-17</w:t>
      </w:r>
      <w:r w:rsidR="001811E6" w:rsidRPr="00030B78">
        <w:rPr>
          <w:lang w:val="en-AU"/>
        </w:rPr>
        <w:t>)</w:t>
      </w:r>
      <w:ins w:id="612" w:author="Graham Inglert" w:date="2025-10-20T20:04:00Z" w16du:dateUtc="2025-10-20T09:04:00Z">
        <w:r w:rsidR="00621D58">
          <w:rPr>
            <w:lang w:val="en-AU"/>
          </w:rPr>
          <w:t>.</w:t>
        </w:r>
      </w:ins>
    </w:p>
    <w:p w14:paraId="74F0B888" w14:textId="0562135C" w:rsidR="00361EFD" w:rsidRPr="00030B78" w:rsidRDefault="001811E6" w:rsidP="001811E6">
      <w:pPr>
        <w:spacing w:before="100" w:beforeAutospacing="1" w:after="100" w:afterAutospacing="1" w:line="480" w:lineRule="auto"/>
        <w:ind w:firstLine="720"/>
        <w:rPr>
          <w:lang w:val="en-AU"/>
        </w:rPr>
      </w:pPr>
      <w:r w:rsidRPr="00030B78">
        <w:rPr>
          <w:u w:val="single"/>
          <w:lang w:val="en-AU"/>
        </w:rPr>
        <w:t>Scripts of Action:</w:t>
      </w:r>
      <w:r w:rsidR="00886EEC" w:rsidRPr="006B5E13">
        <w:rPr>
          <w:lang w:val="en-AU"/>
        </w:rPr>
        <w:t xml:space="preserve"> </w:t>
      </w:r>
      <w:r w:rsidR="00361EFD" w:rsidRPr="00030B78">
        <w:rPr>
          <w:lang w:val="en-AU"/>
        </w:rPr>
        <w:t>I</w:t>
      </w:r>
      <w:r w:rsidR="00886EEC" w:rsidRPr="006B5E13">
        <w:rPr>
          <w:lang w:val="en-AU"/>
        </w:rPr>
        <w:t xml:space="preserve">nscribed in </w:t>
      </w:r>
      <w:r w:rsidR="00886EEC" w:rsidRPr="00030B78">
        <w:rPr>
          <w:lang w:val="en-AU"/>
        </w:rPr>
        <w:t>artefacts to</w:t>
      </w:r>
      <w:r w:rsidR="00886EEC" w:rsidRPr="006B5E13">
        <w:rPr>
          <w:lang w:val="en-AU"/>
        </w:rPr>
        <w:t xml:space="preserve"> </w:t>
      </w:r>
      <w:r w:rsidR="00886EEC" w:rsidRPr="00030B78">
        <w:rPr>
          <w:lang w:val="en-AU"/>
        </w:rPr>
        <w:t>express</w:t>
      </w:r>
      <w:r w:rsidR="00886EEC" w:rsidRPr="006B5E13">
        <w:rPr>
          <w:lang w:val="en-AU"/>
        </w:rPr>
        <w:t xml:space="preserve"> how technical objects delegate certain </w:t>
      </w:r>
      <w:r w:rsidR="00886EEC" w:rsidRPr="00030B78">
        <w:rPr>
          <w:lang w:val="en-AU"/>
        </w:rPr>
        <w:t>behaviours</w:t>
      </w:r>
      <w:r w:rsidR="00886EEC" w:rsidRPr="006B5E13">
        <w:rPr>
          <w:lang w:val="en-AU"/>
        </w:rPr>
        <w:t xml:space="preserve"> while </w:t>
      </w:r>
      <w:commentRangeStart w:id="613"/>
      <w:r w:rsidR="00886EEC" w:rsidRPr="00030B78">
        <w:rPr>
          <w:lang w:val="en-AU"/>
        </w:rPr>
        <w:t>forbidding</w:t>
      </w:r>
      <w:r w:rsidR="00886EEC" w:rsidRPr="006B5E13">
        <w:rPr>
          <w:lang w:val="en-AU"/>
        </w:rPr>
        <w:t xml:space="preserve"> others</w:t>
      </w:r>
      <w:del w:id="614" w:author="Graham Inglert" w:date="2025-10-20T20:04:00Z" w16du:dateUtc="2025-10-20T09:04:00Z">
        <w:r w:rsidR="00886EEC" w:rsidRPr="006B5E13" w:rsidDel="00621D58">
          <w:rPr>
            <w:lang w:val="en-AU"/>
          </w:rPr>
          <w:delText>.</w:delText>
        </w:r>
      </w:del>
      <w:r w:rsidR="00886EEC" w:rsidRPr="006B5E13">
        <w:rPr>
          <w:lang w:val="en-AU"/>
        </w:rPr>
        <w:t xml:space="preserve"> </w:t>
      </w:r>
      <w:r w:rsidR="00361EFD" w:rsidRPr="00030B78">
        <w:rPr>
          <w:lang w:val="en-AU"/>
        </w:rPr>
        <w:t>(</w:t>
      </w:r>
      <w:proofErr w:type="spellStart"/>
      <w:r w:rsidR="00361EFD" w:rsidRPr="006B5E13">
        <w:rPr>
          <w:lang w:val="en-AU"/>
        </w:rPr>
        <w:t>Akrich</w:t>
      </w:r>
      <w:proofErr w:type="spellEnd"/>
      <w:r w:rsidR="00361EFD" w:rsidRPr="00030B78">
        <w:rPr>
          <w:lang w:val="en-AU"/>
        </w:rPr>
        <w:t xml:space="preserve"> 1992 </w:t>
      </w:r>
      <w:r w:rsidR="00361EFD" w:rsidRPr="00030B78">
        <w:t>pp. 205-224</w:t>
      </w:r>
      <w:r w:rsidR="00361EFD" w:rsidRPr="00030B78">
        <w:rPr>
          <w:lang w:val="en-AU"/>
        </w:rPr>
        <w:t>)</w:t>
      </w:r>
      <w:ins w:id="615" w:author="Graham Inglert" w:date="2025-10-20T20:04:00Z" w16du:dateUtc="2025-10-20T09:04:00Z">
        <w:r w:rsidR="00621D58">
          <w:rPr>
            <w:lang w:val="en-AU"/>
          </w:rPr>
          <w:t>.</w:t>
        </w:r>
      </w:ins>
    </w:p>
    <w:p w14:paraId="101F2ACB" w14:textId="6879DF0D" w:rsidR="00886EEC" w:rsidRPr="006B5E13" w:rsidRDefault="00361EFD" w:rsidP="001811E6">
      <w:pPr>
        <w:spacing w:before="100" w:beforeAutospacing="1" w:after="100" w:afterAutospacing="1" w:line="480" w:lineRule="auto"/>
        <w:ind w:firstLine="720"/>
        <w:rPr>
          <w:lang w:val="en-AU"/>
        </w:rPr>
      </w:pPr>
      <w:r w:rsidRPr="00030B78">
        <w:rPr>
          <w:u w:val="single"/>
          <w:lang w:val="en-AU"/>
        </w:rPr>
        <w:t>Inscribed User:</w:t>
      </w:r>
      <w:r w:rsidR="00886EEC" w:rsidRPr="006B5E13">
        <w:rPr>
          <w:lang w:val="en-AU"/>
        </w:rPr>
        <w:t xml:space="preserve"> </w:t>
      </w:r>
      <w:r w:rsidRPr="00030B78">
        <w:rPr>
          <w:lang w:val="en-AU"/>
        </w:rPr>
        <w:t>R</w:t>
      </w:r>
      <w:r w:rsidR="00886EEC" w:rsidRPr="006B5E13">
        <w:rPr>
          <w:lang w:val="en-AU"/>
        </w:rPr>
        <w:t xml:space="preserve">eveals how designers </w:t>
      </w:r>
      <w:r w:rsidR="00886EEC" w:rsidRPr="00030B78">
        <w:rPr>
          <w:lang w:val="en-AU"/>
        </w:rPr>
        <w:t>predict</w:t>
      </w:r>
      <w:r w:rsidR="00886EEC" w:rsidRPr="006B5E13">
        <w:rPr>
          <w:lang w:val="en-AU"/>
        </w:rPr>
        <w:t xml:space="preserve"> and </w:t>
      </w:r>
      <w:r w:rsidR="00886EEC" w:rsidRPr="00030B78">
        <w:rPr>
          <w:lang w:val="en-AU"/>
        </w:rPr>
        <w:t>dictate</w:t>
      </w:r>
      <w:r w:rsidR="00886EEC" w:rsidRPr="006B5E13">
        <w:rPr>
          <w:lang w:val="en-AU"/>
        </w:rPr>
        <w:t xml:space="preserve"> </w:t>
      </w:r>
      <w:r w:rsidR="009C1261" w:rsidRPr="00030B78">
        <w:rPr>
          <w:lang w:val="en-AU"/>
        </w:rPr>
        <w:t xml:space="preserve">the </w:t>
      </w:r>
      <w:r w:rsidR="00886EEC" w:rsidRPr="00030B78">
        <w:rPr>
          <w:lang w:val="en-AU"/>
        </w:rPr>
        <w:t xml:space="preserve">behaviours of users. Processes of </w:t>
      </w:r>
      <w:r w:rsidR="00886EEC" w:rsidRPr="006B5E13">
        <w:rPr>
          <w:lang w:val="en-AU"/>
        </w:rPr>
        <w:t>"de-scription"</w:t>
      </w:r>
      <w:r w:rsidR="00886EEC" w:rsidRPr="00030B78">
        <w:rPr>
          <w:lang w:val="en-AU"/>
        </w:rPr>
        <w:t xml:space="preserve"> may be applied to resist</w:t>
      </w:r>
      <w:r w:rsidR="00886EEC" w:rsidRPr="006B5E13">
        <w:rPr>
          <w:lang w:val="en-AU"/>
        </w:rPr>
        <w:t xml:space="preserve"> or </w:t>
      </w:r>
      <w:r w:rsidR="00886EEC" w:rsidRPr="00030B78">
        <w:rPr>
          <w:lang w:val="en-AU"/>
        </w:rPr>
        <w:t>subvert</w:t>
      </w:r>
      <w:r w:rsidR="00886EEC" w:rsidRPr="006B5E13">
        <w:rPr>
          <w:lang w:val="en-AU"/>
        </w:rPr>
        <w:t xml:space="preserve"> intended scripts</w:t>
      </w:r>
      <w:r w:rsidRPr="00030B78">
        <w:rPr>
          <w:lang w:val="en-AU"/>
        </w:rPr>
        <w:t xml:space="preserve"> (</w:t>
      </w:r>
      <w:proofErr w:type="spellStart"/>
      <w:r w:rsidRPr="006B5E13">
        <w:rPr>
          <w:lang w:val="en-AU"/>
        </w:rPr>
        <w:t>Akrich's</w:t>
      </w:r>
      <w:proofErr w:type="spellEnd"/>
      <w:r w:rsidRPr="00030B78">
        <w:rPr>
          <w:lang w:val="en-AU"/>
        </w:rPr>
        <w:t xml:space="preserve">, 1992 </w:t>
      </w:r>
      <w:r w:rsidRPr="00030B78">
        <w:t>pp. 205-224</w:t>
      </w:r>
      <w:r w:rsidRPr="00030B78">
        <w:rPr>
          <w:lang w:val="en-AU"/>
        </w:rPr>
        <w:t>)</w:t>
      </w:r>
      <w:commentRangeEnd w:id="613"/>
      <w:r w:rsidR="00BD0A5D">
        <w:rPr>
          <w:rStyle w:val="CommentReference"/>
        </w:rPr>
        <w:commentReference w:id="613"/>
      </w:r>
      <w:ins w:id="616" w:author="Graham Inglert" w:date="2025-10-20T20:04:00Z" w16du:dateUtc="2025-10-20T09:04:00Z">
        <w:r w:rsidR="00621D58">
          <w:rPr>
            <w:lang w:val="en-AU"/>
          </w:rPr>
          <w:t>.</w:t>
        </w:r>
      </w:ins>
    </w:p>
    <w:p w14:paraId="16B95576" w14:textId="4BAB8617" w:rsidR="00886EEC" w:rsidRPr="006B5E13" w:rsidRDefault="001811E6" w:rsidP="001811E6">
      <w:pPr>
        <w:spacing w:before="100" w:beforeAutospacing="1" w:after="100" w:afterAutospacing="1" w:line="480" w:lineRule="auto"/>
        <w:ind w:firstLine="720"/>
        <w:rPr>
          <w:lang w:val="en-AU"/>
        </w:rPr>
      </w:pPr>
      <w:r w:rsidRPr="00030B78">
        <w:rPr>
          <w:u w:val="single"/>
          <w:lang w:val="en-AU"/>
        </w:rPr>
        <w:t>Irreversibility</w:t>
      </w:r>
      <w:r w:rsidRPr="00030B78">
        <w:rPr>
          <w:lang w:val="en-AU"/>
        </w:rPr>
        <w:t xml:space="preserve">: </w:t>
      </w:r>
      <w:r w:rsidR="00886EEC" w:rsidRPr="006B5E13">
        <w:rPr>
          <w:lang w:val="en-AU"/>
        </w:rPr>
        <w:t xml:space="preserve">addresses </w:t>
      </w:r>
      <w:r w:rsidR="00886EEC" w:rsidRPr="00030B78">
        <w:rPr>
          <w:lang w:val="en-AU"/>
        </w:rPr>
        <w:t xml:space="preserve">stable </w:t>
      </w:r>
      <w:r w:rsidR="00886EEC" w:rsidRPr="006B5E13">
        <w:rPr>
          <w:lang w:val="en-AU"/>
        </w:rPr>
        <w:t>networ</w:t>
      </w:r>
      <w:r w:rsidR="00886EEC" w:rsidRPr="00030B78">
        <w:rPr>
          <w:lang w:val="en-AU"/>
        </w:rPr>
        <w:t>k</w:t>
      </w:r>
      <w:r w:rsidR="00DB5423" w:rsidRPr="00030B78">
        <w:rPr>
          <w:lang w:val="en-AU"/>
        </w:rPr>
        <w:t xml:space="preserve"> maintenance</w:t>
      </w:r>
      <w:r w:rsidR="00C475A4" w:rsidRPr="00030B78">
        <w:rPr>
          <w:lang w:val="en-AU"/>
        </w:rPr>
        <w:t xml:space="preserve"> where</w:t>
      </w:r>
      <w:r w:rsidR="00886EEC" w:rsidRPr="006B5E13">
        <w:rPr>
          <w:lang w:val="en-AU"/>
        </w:rPr>
        <w:t xml:space="preserve"> high irreversibility</w:t>
      </w:r>
      <w:r w:rsidR="00C475A4" w:rsidRPr="00030B78">
        <w:rPr>
          <w:lang w:val="en-AU"/>
        </w:rPr>
        <w:t xml:space="preserve"> networks</w:t>
      </w:r>
      <w:r w:rsidR="00886EEC" w:rsidRPr="006B5E13">
        <w:rPr>
          <w:lang w:val="en-AU"/>
        </w:rPr>
        <w:t xml:space="preserve"> </w:t>
      </w:r>
      <w:r w:rsidR="00DB5423" w:rsidRPr="00030B78">
        <w:rPr>
          <w:lang w:val="en-AU"/>
        </w:rPr>
        <w:t>retain</w:t>
      </w:r>
      <w:r w:rsidR="00886EEC" w:rsidRPr="00030B78">
        <w:rPr>
          <w:lang w:val="en-AU"/>
        </w:rPr>
        <w:t xml:space="preserve"> </w:t>
      </w:r>
      <w:r w:rsidR="00DB5423" w:rsidRPr="00030B78">
        <w:rPr>
          <w:lang w:val="en-AU"/>
        </w:rPr>
        <w:t>structure</w:t>
      </w:r>
      <w:r w:rsidR="00886EEC" w:rsidRPr="006B5E13">
        <w:rPr>
          <w:lang w:val="en-AU"/>
        </w:rPr>
        <w:t xml:space="preserve"> </w:t>
      </w:r>
      <w:r w:rsidR="00886EEC" w:rsidRPr="00030B78">
        <w:rPr>
          <w:lang w:val="en-AU"/>
        </w:rPr>
        <w:t xml:space="preserve">despite the </w:t>
      </w:r>
      <w:r w:rsidR="00DB5423" w:rsidRPr="00030B78">
        <w:rPr>
          <w:lang w:val="en-AU"/>
        </w:rPr>
        <w:t>appearance</w:t>
      </w:r>
      <w:r w:rsidR="00886EEC" w:rsidRPr="00030B78">
        <w:rPr>
          <w:lang w:val="en-AU"/>
        </w:rPr>
        <w:t xml:space="preserve"> of </w:t>
      </w:r>
      <w:r w:rsidR="00C475A4" w:rsidRPr="00030B78">
        <w:rPr>
          <w:lang w:val="en-AU"/>
        </w:rPr>
        <w:t xml:space="preserve">potentially </w:t>
      </w:r>
      <w:r w:rsidR="00886EEC" w:rsidRPr="00030B78">
        <w:rPr>
          <w:lang w:val="en-AU"/>
        </w:rPr>
        <w:t>superior alternatives while</w:t>
      </w:r>
      <w:r w:rsidR="00886EEC" w:rsidRPr="006B5E13">
        <w:rPr>
          <w:lang w:val="en-AU"/>
        </w:rPr>
        <w:t xml:space="preserve"> networks with low irreversibility </w:t>
      </w:r>
      <w:r w:rsidR="00C475A4" w:rsidRPr="00030B78">
        <w:rPr>
          <w:lang w:val="en-AU"/>
        </w:rPr>
        <w:t xml:space="preserve">remain </w:t>
      </w:r>
      <w:r w:rsidR="00886EEC" w:rsidRPr="00030B78">
        <w:rPr>
          <w:lang w:val="en-AU"/>
        </w:rPr>
        <w:t>fragile</w:t>
      </w:r>
      <w:r w:rsidR="00886EEC" w:rsidRPr="006B5E13">
        <w:rPr>
          <w:lang w:val="en-AU"/>
        </w:rPr>
        <w:t xml:space="preserve"> when key actors </w:t>
      </w:r>
      <w:r w:rsidR="00886EEC" w:rsidRPr="00030B78">
        <w:rPr>
          <w:lang w:val="en-AU"/>
        </w:rPr>
        <w:t>are uninvolved</w:t>
      </w:r>
      <w:r w:rsidR="00886EEC" w:rsidRPr="006B5E13">
        <w:rPr>
          <w:lang w:val="en-AU"/>
        </w:rPr>
        <w:t xml:space="preserve">. This distinction </w:t>
      </w:r>
      <w:r w:rsidR="00886EEC" w:rsidRPr="00030B78">
        <w:rPr>
          <w:lang w:val="en-AU"/>
        </w:rPr>
        <w:t>aids in explaining</w:t>
      </w:r>
      <w:r w:rsidR="00886EEC" w:rsidRPr="006B5E13">
        <w:rPr>
          <w:lang w:val="en-AU"/>
        </w:rPr>
        <w:t xml:space="preserve"> why FLOSS tools </w:t>
      </w:r>
      <w:r w:rsidR="00DB5423" w:rsidRPr="00030B78">
        <w:rPr>
          <w:lang w:val="en-AU"/>
        </w:rPr>
        <w:t>that</w:t>
      </w:r>
      <w:r w:rsidR="00886EEC" w:rsidRPr="00030B78">
        <w:rPr>
          <w:lang w:val="en-AU"/>
        </w:rPr>
        <w:t xml:space="preserve"> demonstrate technical competency may</w:t>
      </w:r>
      <w:r w:rsidR="00886EEC" w:rsidRPr="006B5E13">
        <w:rPr>
          <w:lang w:val="en-AU"/>
        </w:rPr>
        <w:t xml:space="preserve"> fail to </w:t>
      </w:r>
      <w:r w:rsidR="00886EEC" w:rsidRPr="00030B78">
        <w:rPr>
          <w:lang w:val="en-AU"/>
        </w:rPr>
        <w:t>replace</w:t>
      </w:r>
      <w:r w:rsidR="00886EEC" w:rsidRPr="006B5E13">
        <w:rPr>
          <w:lang w:val="en-AU"/>
        </w:rPr>
        <w:t xml:space="preserve"> proprietary systems</w:t>
      </w:r>
      <w:del w:id="617" w:author="Graham Inglert" w:date="2025-10-20T20:05:00Z" w16du:dateUtc="2025-10-20T09:05:00Z">
        <w:r w:rsidRPr="00030B78" w:rsidDel="00621D58">
          <w:rPr>
            <w:lang w:val="en-AU"/>
          </w:rPr>
          <w:delText>.</w:delText>
        </w:r>
      </w:del>
      <w:r w:rsidRPr="00030B78">
        <w:rPr>
          <w:lang w:val="en-AU"/>
        </w:rPr>
        <w:t xml:space="preserve"> </w:t>
      </w:r>
      <w:r w:rsidR="00361EFD" w:rsidRPr="00030B78">
        <w:rPr>
          <w:lang w:val="en-AU"/>
        </w:rPr>
        <w:t>(</w:t>
      </w:r>
      <w:r w:rsidRPr="006B5E13">
        <w:rPr>
          <w:lang w:val="en-AU"/>
        </w:rPr>
        <w:t>Callon 1991</w:t>
      </w:r>
      <w:r w:rsidR="00361EFD" w:rsidRPr="00030B78">
        <w:rPr>
          <w:lang w:val="en-AU"/>
        </w:rPr>
        <w:t xml:space="preserve"> </w:t>
      </w:r>
      <w:r w:rsidR="00361EFD" w:rsidRPr="00030B78">
        <w:t>pp. 132-161</w:t>
      </w:r>
      <w:r w:rsidRPr="006B5E13">
        <w:rPr>
          <w:lang w:val="en-AU"/>
        </w:rPr>
        <w:t>)</w:t>
      </w:r>
      <w:ins w:id="618" w:author="Graham Inglert" w:date="2025-10-20T20:05:00Z" w16du:dateUtc="2025-10-20T09:05:00Z">
        <w:r w:rsidR="00621D58">
          <w:rPr>
            <w:lang w:val="en-AU"/>
          </w:rPr>
          <w:t>.</w:t>
        </w:r>
      </w:ins>
    </w:p>
    <w:p w14:paraId="5F104DAE" w14:textId="758E1D43" w:rsidR="00886EEC" w:rsidRPr="006B5E13" w:rsidRDefault="00886EEC" w:rsidP="00E93CC1">
      <w:pPr>
        <w:spacing w:before="100" w:beforeAutospacing="1" w:after="100" w:afterAutospacing="1" w:line="480" w:lineRule="auto"/>
        <w:ind w:firstLine="720"/>
        <w:rPr>
          <w:lang w:val="en-AU"/>
        </w:rPr>
      </w:pPr>
      <w:r w:rsidRPr="006B5E13">
        <w:rPr>
          <w:u w:val="single"/>
          <w:lang w:val="en-AU"/>
        </w:rPr>
        <w:lastRenderedPageBreak/>
        <w:t>The Social Construction of Technology (SCOT)</w:t>
      </w:r>
      <w:r w:rsidR="001811E6" w:rsidRPr="00030B78">
        <w:rPr>
          <w:lang w:val="en-AU"/>
        </w:rPr>
        <w:t>:</w:t>
      </w:r>
      <w:r w:rsidRPr="006B5E13">
        <w:rPr>
          <w:lang w:val="en-AU"/>
        </w:rPr>
        <w:t xml:space="preserve"> </w:t>
      </w:r>
      <w:r w:rsidR="001811E6" w:rsidRPr="00030B78">
        <w:rPr>
          <w:lang w:val="en-AU"/>
        </w:rPr>
        <w:t>H</w:t>
      </w:r>
      <w:r w:rsidRPr="00030B78">
        <w:rPr>
          <w:lang w:val="en-AU"/>
        </w:rPr>
        <w:t>ow social groups ascribe meaning to technology</w:t>
      </w:r>
      <w:r w:rsidRPr="006B5E13">
        <w:rPr>
          <w:lang w:val="en-AU"/>
        </w:rPr>
        <w:t>.</w:t>
      </w:r>
      <w:r w:rsidRPr="00030B78">
        <w:rPr>
          <w:lang w:val="en-AU"/>
        </w:rPr>
        <w:t xml:space="preserve"> SCOT</w:t>
      </w:r>
      <w:r w:rsidRPr="006B5E13">
        <w:rPr>
          <w:lang w:val="en-AU"/>
        </w:rPr>
        <w:t xml:space="preserve"> perspective</w:t>
      </w:r>
      <w:r w:rsidRPr="00030B78">
        <w:rPr>
          <w:lang w:val="en-AU"/>
        </w:rPr>
        <w:t>s</w:t>
      </w:r>
      <w:r w:rsidRPr="006B5E13">
        <w:rPr>
          <w:lang w:val="en-AU"/>
        </w:rPr>
        <w:t xml:space="preserve"> </w:t>
      </w:r>
      <w:r w:rsidR="00CC426E" w:rsidRPr="00030B78">
        <w:rPr>
          <w:lang w:val="en-AU"/>
        </w:rPr>
        <w:t>may reveal</w:t>
      </w:r>
      <w:r w:rsidR="00C475A4" w:rsidRPr="00030B78">
        <w:rPr>
          <w:lang w:val="en-AU"/>
        </w:rPr>
        <w:t xml:space="preserve"> </w:t>
      </w:r>
      <w:r w:rsidRPr="00030B78">
        <w:rPr>
          <w:lang w:val="en-AU"/>
        </w:rPr>
        <w:t>inherent cognitive impressions FLOSS has to practitioners</w:t>
      </w:r>
      <w:r w:rsidR="00C475A4" w:rsidRPr="00030B78">
        <w:rPr>
          <w:lang w:val="en-AU"/>
        </w:rPr>
        <w:t>,</w:t>
      </w:r>
      <w:r w:rsidRPr="00030B78">
        <w:rPr>
          <w:lang w:val="en-AU"/>
        </w:rPr>
        <w:t xml:space="preserve"> where in some cases FLOSS may represent innovation and in others it may represent unprofessionalism</w:t>
      </w:r>
      <w:del w:id="619" w:author="Graham Inglert" w:date="2025-10-20T20:05:00Z" w16du:dateUtc="2025-10-20T09:05:00Z">
        <w:r w:rsidRPr="00030B78" w:rsidDel="00621D58">
          <w:rPr>
            <w:lang w:val="en-AU"/>
          </w:rPr>
          <w:delText>.</w:delText>
        </w:r>
      </w:del>
      <w:r w:rsidRPr="00030B78">
        <w:rPr>
          <w:lang w:val="en-AU"/>
        </w:rPr>
        <w:t xml:space="preserve"> </w:t>
      </w:r>
      <w:r w:rsidR="001811E6" w:rsidRPr="00030B78">
        <w:rPr>
          <w:lang w:val="en-AU"/>
        </w:rPr>
        <w:t>(</w:t>
      </w:r>
      <w:r w:rsidR="001811E6" w:rsidRPr="006B5E13">
        <w:rPr>
          <w:lang w:val="en-AU"/>
        </w:rPr>
        <w:t>Pinch &amp; Bijker 1984</w:t>
      </w:r>
      <w:r w:rsidR="00361EFD" w:rsidRPr="00030B78">
        <w:rPr>
          <w:lang w:val="en-AU"/>
        </w:rPr>
        <w:t xml:space="preserve"> </w:t>
      </w:r>
      <w:r w:rsidR="00361EFD" w:rsidRPr="00030B78">
        <w:t>pp. 399-405</w:t>
      </w:r>
      <w:r w:rsidR="001811E6" w:rsidRPr="006B5E13">
        <w:rPr>
          <w:lang w:val="en-AU"/>
        </w:rPr>
        <w:t>)</w:t>
      </w:r>
      <w:ins w:id="620" w:author="Graham Inglert" w:date="2025-10-20T20:05:00Z" w16du:dateUtc="2025-10-20T09:05:00Z">
        <w:r w:rsidR="00621D58">
          <w:rPr>
            <w:lang w:val="en-AU"/>
          </w:rPr>
          <w:t>.</w:t>
        </w:r>
      </w:ins>
    </w:p>
    <w:p w14:paraId="37A02FC9" w14:textId="69D4F530" w:rsidR="001811E6" w:rsidRPr="00030B78" w:rsidRDefault="00886EEC" w:rsidP="00E93CC1">
      <w:pPr>
        <w:spacing w:before="100" w:beforeAutospacing="1" w:after="100" w:afterAutospacing="1" w:line="480" w:lineRule="auto"/>
        <w:ind w:firstLine="720"/>
        <w:rPr>
          <w:lang w:val="en-AU"/>
        </w:rPr>
      </w:pPr>
      <w:r w:rsidRPr="00030B78">
        <w:rPr>
          <w:u w:val="single"/>
          <w:lang w:val="en-AU"/>
        </w:rPr>
        <w:t>Institutional</w:t>
      </w:r>
      <w:r w:rsidRPr="006B5E13">
        <w:rPr>
          <w:u w:val="single"/>
          <w:lang w:val="en-AU"/>
        </w:rPr>
        <w:t xml:space="preserve"> isomorphism</w:t>
      </w:r>
      <w:r w:rsidR="001811E6" w:rsidRPr="00030B78">
        <w:rPr>
          <w:u w:val="single"/>
          <w:lang w:val="en-AU"/>
        </w:rPr>
        <w:t>:</w:t>
      </w:r>
      <w:r w:rsidRPr="006B5E13">
        <w:rPr>
          <w:lang w:val="en-AU"/>
        </w:rPr>
        <w:t xml:space="preserve"> </w:t>
      </w:r>
      <w:r w:rsidR="001811E6" w:rsidRPr="00030B78">
        <w:rPr>
          <w:lang w:val="en-AU"/>
        </w:rPr>
        <w:t>H</w:t>
      </w:r>
      <w:r w:rsidRPr="006B5E13">
        <w:rPr>
          <w:lang w:val="en-AU"/>
        </w:rPr>
        <w:t>ow organi</w:t>
      </w:r>
      <w:r w:rsidRPr="00030B78">
        <w:rPr>
          <w:lang w:val="en-AU"/>
        </w:rPr>
        <w:t>s</w:t>
      </w:r>
      <w:r w:rsidRPr="006B5E13">
        <w:rPr>
          <w:lang w:val="en-AU"/>
        </w:rPr>
        <w:t xml:space="preserve">ations </w:t>
      </w:r>
      <w:r w:rsidRPr="00030B78">
        <w:rPr>
          <w:lang w:val="en-AU"/>
        </w:rPr>
        <w:t>incorporate</w:t>
      </w:r>
      <w:r w:rsidRPr="006B5E13">
        <w:rPr>
          <w:lang w:val="en-AU"/>
        </w:rPr>
        <w:t xml:space="preserve"> similar tools through</w:t>
      </w:r>
      <w:r w:rsidRPr="00030B78">
        <w:rPr>
          <w:lang w:val="en-AU"/>
        </w:rPr>
        <w:t xml:space="preserve"> forces of coercion</w:t>
      </w:r>
      <w:r w:rsidRPr="006B5E13">
        <w:rPr>
          <w:lang w:val="en-AU"/>
        </w:rPr>
        <w:t xml:space="preserve">, </w:t>
      </w:r>
      <w:r w:rsidRPr="00030B78">
        <w:rPr>
          <w:lang w:val="en-AU"/>
        </w:rPr>
        <w:t>imitation</w:t>
      </w:r>
      <w:r w:rsidRPr="006B5E13">
        <w:rPr>
          <w:lang w:val="en-AU"/>
        </w:rPr>
        <w:t xml:space="preserve">, and </w:t>
      </w:r>
      <w:r w:rsidRPr="00030B78">
        <w:rPr>
          <w:lang w:val="en-AU"/>
        </w:rPr>
        <w:t>normative processing</w:t>
      </w:r>
      <w:del w:id="621" w:author="Graham Inglert" w:date="2025-10-20T20:05:00Z" w16du:dateUtc="2025-10-20T09:05:00Z">
        <w:r w:rsidRPr="006B5E13" w:rsidDel="00621D58">
          <w:rPr>
            <w:lang w:val="en-AU"/>
          </w:rPr>
          <w:delText>.</w:delText>
        </w:r>
      </w:del>
      <w:r w:rsidRPr="006B5E13">
        <w:rPr>
          <w:lang w:val="en-AU"/>
        </w:rPr>
        <w:t xml:space="preserve"> </w:t>
      </w:r>
      <w:r w:rsidR="00361EFD" w:rsidRPr="00030B78">
        <w:t>(DiMaggio &amp; Powell, 1983, pp. 147-160)</w:t>
      </w:r>
      <w:ins w:id="622" w:author="Graham Inglert" w:date="2025-10-20T20:05:00Z" w16du:dateUtc="2025-10-20T09:05:00Z">
        <w:r w:rsidR="00621D58">
          <w:t>.</w:t>
        </w:r>
      </w:ins>
    </w:p>
    <w:p w14:paraId="57D00017" w14:textId="4734FD7F" w:rsidR="001811E6" w:rsidRPr="00030B78" w:rsidRDefault="00361EFD" w:rsidP="00E93CC1">
      <w:pPr>
        <w:spacing w:before="100" w:beforeAutospacing="1" w:after="100" w:afterAutospacing="1" w:line="480" w:lineRule="auto"/>
        <w:ind w:firstLine="720"/>
        <w:rPr>
          <w:lang w:val="en-AU"/>
        </w:rPr>
      </w:pPr>
      <w:r w:rsidRPr="00030B78">
        <w:rPr>
          <w:u w:val="single"/>
          <w:lang w:val="en-AU"/>
        </w:rPr>
        <w:t>C</w:t>
      </w:r>
      <w:r w:rsidR="00886EEC" w:rsidRPr="006B5E13">
        <w:rPr>
          <w:u w:val="single"/>
          <w:lang w:val="en-AU"/>
        </w:rPr>
        <w:t xml:space="preserve">ultural </w:t>
      </w:r>
      <w:r w:rsidRPr="00030B78">
        <w:rPr>
          <w:u w:val="single"/>
          <w:lang w:val="en-AU"/>
        </w:rPr>
        <w:t>C</w:t>
      </w:r>
      <w:r w:rsidR="00886EEC" w:rsidRPr="006B5E13">
        <w:rPr>
          <w:u w:val="single"/>
          <w:lang w:val="en-AU"/>
        </w:rPr>
        <w:t>apital</w:t>
      </w:r>
      <w:r w:rsidRPr="00030B78">
        <w:rPr>
          <w:u w:val="single"/>
          <w:lang w:val="en-AU"/>
        </w:rPr>
        <w:t>:</w:t>
      </w:r>
      <w:r w:rsidR="00886EEC" w:rsidRPr="006B5E13">
        <w:rPr>
          <w:lang w:val="en-AU"/>
        </w:rPr>
        <w:t xml:space="preserve"> </w:t>
      </w:r>
      <w:r w:rsidRPr="00030B78">
        <w:rPr>
          <w:lang w:val="en-AU"/>
        </w:rPr>
        <w:t>S</w:t>
      </w:r>
      <w:r w:rsidR="00886EEC" w:rsidRPr="006B5E13">
        <w:rPr>
          <w:lang w:val="en-AU"/>
        </w:rPr>
        <w:t xml:space="preserve">hows how </w:t>
      </w:r>
      <w:r w:rsidR="00366DB2" w:rsidRPr="00030B78">
        <w:rPr>
          <w:lang w:val="en-AU"/>
        </w:rPr>
        <w:t xml:space="preserve">specific </w:t>
      </w:r>
      <w:r w:rsidR="00886EEC" w:rsidRPr="006B5E13">
        <w:rPr>
          <w:lang w:val="en-AU"/>
        </w:rPr>
        <w:t xml:space="preserve">software proficiency becomes </w:t>
      </w:r>
      <w:r w:rsidR="00366DB2" w:rsidRPr="00030B78">
        <w:rPr>
          <w:lang w:val="en-AU"/>
        </w:rPr>
        <w:t xml:space="preserve">a </w:t>
      </w:r>
      <w:r w:rsidR="00886EEC" w:rsidRPr="006B5E13">
        <w:rPr>
          <w:lang w:val="en-AU"/>
        </w:rPr>
        <w:t>professional credential</w:t>
      </w:r>
      <w:del w:id="623" w:author="Graham Inglert" w:date="2025-10-20T20:05:00Z" w16du:dateUtc="2025-10-20T09:05:00Z">
        <w:r w:rsidR="00886EEC" w:rsidRPr="006B5E13" w:rsidDel="00621D58">
          <w:rPr>
            <w:lang w:val="en-AU"/>
          </w:rPr>
          <w:delText>.</w:delText>
        </w:r>
      </w:del>
      <w:r w:rsidR="00886EEC" w:rsidRPr="006B5E13">
        <w:rPr>
          <w:lang w:val="en-AU"/>
        </w:rPr>
        <w:t xml:space="preserve"> </w:t>
      </w:r>
      <w:r w:rsidRPr="00030B78">
        <w:rPr>
          <w:lang w:val="en-AU"/>
        </w:rPr>
        <w:t>(</w:t>
      </w:r>
      <w:r w:rsidR="001811E6" w:rsidRPr="006B5E13">
        <w:rPr>
          <w:lang w:val="en-AU"/>
        </w:rPr>
        <w:t>Bourdieu</w:t>
      </w:r>
      <w:r w:rsidRPr="00030B78">
        <w:rPr>
          <w:lang w:val="en-AU"/>
        </w:rPr>
        <w:t xml:space="preserve">, </w:t>
      </w:r>
      <w:r w:rsidR="001811E6" w:rsidRPr="006B5E13">
        <w:rPr>
          <w:lang w:val="en-AU"/>
        </w:rPr>
        <w:t>1986</w:t>
      </w:r>
      <w:r w:rsidRPr="00030B78">
        <w:rPr>
          <w:lang w:val="en-AU"/>
        </w:rPr>
        <w:t xml:space="preserve">, </w:t>
      </w:r>
      <w:r w:rsidRPr="00030B78">
        <w:t>pp. 243-248</w:t>
      </w:r>
      <w:r w:rsidR="001811E6" w:rsidRPr="006B5E13">
        <w:rPr>
          <w:lang w:val="en-AU"/>
        </w:rPr>
        <w:t>)</w:t>
      </w:r>
      <w:ins w:id="624" w:author="Graham Inglert" w:date="2025-10-20T20:05:00Z" w16du:dateUtc="2025-10-20T09:05:00Z">
        <w:r w:rsidR="00621D58">
          <w:rPr>
            <w:lang w:val="en-AU"/>
          </w:rPr>
          <w:t>.</w:t>
        </w:r>
      </w:ins>
    </w:p>
    <w:p w14:paraId="30DEC5A5" w14:textId="03833C07" w:rsidR="00361EFD" w:rsidRPr="00030B78" w:rsidRDefault="00361EFD" w:rsidP="00E93CC1">
      <w:pPr>
        <w:spacing w:before="100" w:beforeAutospacing="1" w:after="100" w:afterAutospacing="1" w:line="480" w:lineRule="auto"/>
        <w:ind w:firstLine="720"/>
        <w:rPr>
          <w:lang w:val="en-AU"/>
        </w:rPr>
      </w:pPr>
      <w:r w:rsidRPr="00030B78">
        <w:rPr>
          <w:u w:val="single"/>
          <w:lang w:val="en-AU"/>
        </w:rPr>
        <w:t>W</w:t>
      </w:r>
      <w:r w:rsidR="00886EEC" w:rsidRPr="006B5E13">
        <w:rPr>
          <w:u w:val="single"/>
          <w:lang w:val="en-AU"/>
        </w:rPr>
        <w:t xml:space="preserve">eak </w:t>
      </w:r>
      <w:r w:rsidRPr="00030B78">
        <w:rPr>
          <w:u w:val="single"/>
          <w:lang w:val="en-AU"/>
        </w:rPr>
        <w:t>T</w:t>
      </w:r>
      <w:r w:rsidR="00886EEC" w:rsidRPr="006B5E13">
        <w:rPr>
          <w:u w:val="single"/>
          <w:lang w:val="en-AU"/>
        </w:rPr>
        <w:t>ies</w:t>
      </w:r>
      <w:r w:rsidRPr="00030B78">
        <w:rPr>
          <w:u w:val="single"/>
          <w:lang w:val="en-AU"/>
        </w:rPr>
        <w:t>:</w:t>
      </w:r>
      <w:r w:rsidR="00886EEC" w:rsidRPr="006B5E13">
        <w:rPr>
          <w:lang w:val="en-AU"/>
        </w:rPr>
        <w:t xml:space="preserve"> </w:t>
      </w:r>
      <w:r w:rsidRPr="00030B78">
        <w:rPr>
          <w:lang w:val="en-AU"/>
        </w:rPr>
        <w:t>I</w:t>
      </w:r>
      <w:r w:rsidR="00886EEC" w:rsidRPr="006B5E13">
        <w:rPr>
          <w:lang w:val="en-AU"/>
        </w:rPr>
        <w:t>lluminates how information spreads through professional networks</w:t>
      </w:r>
      <w:del w:id="625" w:author="Graham Inglert" w:date="2025-10-20T20:06:00Z" w16du:dateUtc="2025-10-20T09:06:00Z">
        <w:r w:rsidR="00886EEC" w:rsidRPr="006B5E13" w:rsidDel="00621D58">
          <w:rPr>
            <w:lang w:val="en-AU"/>
          </w:rPr>
          <w:delText>.</w:delText>
        </w:r>
      </w:del>
      <w:r w:rsidR="00886EEC" w:rsidRPr="006B5E13">
        <w:rPr>
          <w:lang w:val="en-AU"/>
        </w:rPr>
        <w:t xml:space="preserve"> </w:t>
      </w:r>
      <w:r w:rsidRPr="00030B78">
        <w:rPr>
          <w:lang w:val="en-AU"/>
        </w:rPr>
        <w:t>(</w:t>
      </w:r>
      <w:proofErr w:type="spellStart"/>
      <w:r w:rsidRPr="006B5E13">
        <w:rPr>
          <w:lang w:val="en-AU"/>
        </w:rPr>
        <w:t>Granovetter's</w:t>
      </w:r>
      <w:proofErr w:type="spellEnd"/>
      <w:r w:rsidRPr="00030B78">
        <w:rPr>
          <w:lang w:val="en-AU"/>
        </w:rPr>
        <w:t xml:space="preserve">, </w:t>
      </w:r>
      <w:r w:rsidRPr="006B5E13">
        <w:rPr>
          <w:lang w:val="en-AU"/>
        </w:rPr>
        <w:t>1973</w:t>
      </w:r>
      <w:r w:rsidRPr="00030B78">
        <w:rPr>
          <w:lang w:val="en-AU"/>
        </w:rPr>
        <w:t xml:space="preserve">, pp. </w:t>
      </w:r>
      <w:r w:rsidRPr="00030B78">
        <w:t>1360-1366</w:t>
      </w:r>
      <w:r w:rsidRPr="006B5E13">
        <w:rPr>
          <w:lang w:val="en-AU"/>
        </w:rPr>
        <w:t>)</w:t>
      </w:r>
      <w:ins w:id="626" w:author="Graham Inglert" w:date="2025-10-20T20:05:00Z" w16du:dateUtc="2025-10-20T09:05:00Z">
        <w:r w:rsidR="00621D58">
          <w:rPr>
            <w:lang w:val="en-AU"/>
          </w:rPr>
          <w:t>.</w:t>
        </w:r>
      </w:ins>
    </w:p>
    <w:p w14:paraId="0F8106CC" w14:textId="147B01EB" w:rsidR="00886EEC" w:rsidRPr="006B5E13" w:rsidRDefault="00361EFD" w:rsidP="00E93CC1">
      <w:pPr>
        <w:spacing w:before="100" w:beforeAutospacing="1" w:after="100" w:afterAutospacing="1" w:line="480" w:lineRule="auto"/>
        <w:ind w:firstLine="720"/>
        <w:rPr>
          <w:lang w:val="en-AU"/>
        </w:rPr>
      </w:pPr>
      <w:r w:rsidRPr="00030B78">
        <w:rPr>
          <w:u w:val="single"/>
          <w:lang w:val="en-AU"/>
        </w:rPr>
        <w:t>C</w:t>
      </w:r>
      <w:r w:rsidR="00886EEC" w:rsidRPr="006B5E13">
        <w:rPr>
          <w:u w:val="single"/>
          <w:lang w:val="en-AU"/>
        </w:rPr>
        <w:t xml:space="preserve">ommunities of </w:t>
      </w:r>
      <w:r w:rsidRPr="00030B78">
        <w:rPr>
          <w:u w:val="single"/>
          <w:lang w:val="en-AU"/>
        </w:rPr>
        <w:t>P</w:t>
      </w:r>
      <w:r w:rsidR="00886EEC" w:rsidRPr="006B5E13">
        <w:rPr>
          <w:u w:val="single"/>
          <w:lang w:val="en-AU"/>
        </w:rPr>
        <w:t>ractice</w:t>
      </w:r>
      <w:r w:rsidRPr="00030B78">
        <w:rPr>
          <w:u w:val="single"/>
          <w:lang w:val="en-AU"/>
        </w:rPr>
        <w:t>:</w:t>
      </w:r>
      <w:r w:rsidR="00886EEC" w:rsidRPr="006B5E13">
        <w:rPr>
          <w:lang w:val="en-AU"/>
        </w:rPr>
        <w:t xml:space="preserve"> </w:t>
      </w:r>
      <w:r w:rsidRPr="00030B78">
        <w:rPr>
          <w:lang w:val="en-AU"/>
        </w:rPr>
        <w:t>H</w:t>
      </w:r>
      <w:r w:rsidR="00886EEC" w:rsidRPr="006B5E13">
        <w:rPr>
          <w:lang w:val="en-AU"/>
        </w:rPr>
        <w:t xml:space="preserve">ow newcomers learn </w:t>
      </w:r>
      <w:r w:rsidR="00CC426E" w:rsidRPr="00030B78">
        <w:rPr>
          <w:lang w:val="en-AU"/>
        </w:rPr>
        <w:t>routine practice</w:t>
      </w:r>
      <w:r w:rsidR="00886EEC" w:rsidRPr="006B5E13">
        <w:rPr>
          <w:lang w:val="en-AU"/>
        </w:rPr>
        <w:t xml:space="preserve"> through professional sociali</w:t>
      </w:r>
      <w:r w:rsidR="00366DB2" w:rsidRPr="00030B78">
        <w:rPr>
          <w:lang w:val="en-AU"/>
        </w:rPr>
        <w:t>s</w:t>
      </w:r>
      <w:r w:rsidR="00886EEC" w:rsidRPr="006B5E13">
        <w:rPr>
          <w:lang w:val="en-AU"/>
        </w:rPr>
        <w:t>ation</w:t>
      </w:r>
      <w:ins w:id="627" w:author="Graham Inglert" w:date="2025-10-20T20:06:00Z" w16du:dateUtc="2025-10-20T09:06:00Z">
        <w:r w:rsidR="00621D58">
          <w:rPr>
            <w:lang w:val="en-AU"/>
          </w:rPr>
          <w:t xml:space="preserve"> </w:t>
        </w:r>
      </w:ins>
      <w:del w:id="628" w:author="Graham Inglert" w:date="2025-10-20T20:06:00Z" w16du:dateUtc="2025-10-20T09:06:00Z">
        <w:r w:rsidR="00886EEC" w:rsidRPr="006B5E13" w:rsidDel="00621D58">
          <w:rPr>
            <w:lang w:val="en-AU"/>
          </w:rPr>
          <w:delText>.</w:delText>
        </w:r>
        <w:r w:rsidR="001811E6" w:rsidRPr="00030B78" w:rsidDel="00621D58">
          <w:rPr>
            <w:lang w:val="en-AU"/>
          </w:rPr>
          <w:delText xml:space="preserve"> </w:delText>
        </w:r>
      </w:del>
      <w:r w:rsidRPr="00030B78">
        <w:rPr>
          <w:lang w:val="en-AU"/>
        </w:rPr>
        <w:t>(</w:t>
      </w:r>
      <w:r w:rsidRPr="006B5E13">
        <w:rPr>
          <w:lang w:val="en-AU"/>
        </w:rPr>
        <w:t>Lave &amp; Wenger's</w:t>
      </w:r>
      <w:r w:rsidRPr="00030B78">
        <w:rPr>
          <w:lang w:val="en-AU"/>
        </w:rPr>
        <w:t xml:space="preserve">, </w:t>
      </w:r>
      <w:r w:rsidRPr="006B5E13">
        <w:rPr>
          <w:lang w:val="en-AU"/>
        </w:rPr>
        <w:t>1991</w:t>
      </w:r>
      <w:r w:rsidRPr="00030B78">
        <w:rPr>
          <w:lang w:val="en-AU"/>
        </w:rPr>
        <w:t xml:space="preserve">, </w:t>
      </w:r>
      <w:r w:rsidRPr="00030B78">
        <w:t>pp. 29-43</w:t>
      </w:r>
      <w:r w:rsidRPr="006B5E13">
        <w:rPr>
          <w:lang w:val="en-AU"/>
        </w:rPr>
        <w:t>)</w:t>
      </w:r>
      <w:ins w:id="629" w:author="Graham Inglert" w:date="2025-10-20T20:06:00Z" w16du:dateUtc="2025-10-20T09:06:00Z">
        <w:r w:rsidR="00621D58">
          <w:rPr>
            <w:lang w:val="en-AU"/>
          </w:rPr>
          <w:t>.</w:t>
        </w:r>
      </w:ins>
    </w:p>
    <w:p w14:paraId="63EE79E1" w14:textId="0D626451" w:rsidR="00886EEC" w:rsidRPr="006B5E13" w:rsidRDefault="00886EEC" w:rsidP="00E93CC1">
      <w:pPr>
        <w:spacing w:before="100" w:beforeAutospacing="1" w:after="100" w:afterAutospacing="1" w:line="480" w:lineRule="auto"/>
        <w:ind w:firstLine="720"/>
        <w:rPr>
          <w:lang w:val="en-AU"/>
        </w:rPr>
      </w:pPr>
      <w:r w:rsidRPr="006B5E13">
        <w:rPr>
          <w:lang w:val="en-AU"/>
        </w:rPr>
        <w:t xml:space="preserve">ANT's relevance to FLOSS adoption </w:t>
      </w:r>
      <w:r w:rsidR="00615A79" w:rsidRPr="00030B78">
        <w:rPr>
          <w:lang w:val="en-AU"/>
        </w:rPr>
        <w:t>materialises</w:t>
      </w:r>
      <w:r w:rsidRPr="006B5E13">
        <w:rPr>
          <w:lang w:val="en-AU"/>
        </w:rPr>
        <w:t xml:space="preserve"> when recogni</w:t>
      </w:r>
      <w:r w:rsidRPr="00030B78">
        <w:rPr>
          <w:lang w:val="en-AU"/>
        </w:rPr>
        <w:t>s</w:t>
      </w:r>
      <w:r w:rsidRPr="006B5E13">
        <w:rPr>
          <w:lang w:val="en-AU"/>
        </w:rPr>
        <w:t xml:space="preserve">ing that software choice is </w:t>
      </w:r>
      <w:r w:rsidR="00366DB2" w:rsidRPr="00030B78">
        <w:rPr>
          <w:lang w:val="en-AU"/>
        </w:rPr>
        <w:t>seldom</w:t>
      </w:r>
      <w:r w:rsidRPr="006B5E13">
        <w:rPr>
          <w:lang w:val="en-AU"/>
        </w:rPr>
        <w:t xml:space="preserve"> </w:t>
      </w:r>
      <w:r w:rsidRPr="00030B78">
        <w:rPr>
          <w:lang w:val="en-AU"/>
        </w:rPr>
        <w:t>only</w:t>
      </w:r>
      <w:r w:rsidRPr="006B5E13">
        <w:rPr>
          <w:lang w:val="en-AU"/>
        </w:rPr>
        <w:t xml:space="preserve"> technical. </w:t>
      </w:r>
      <w:r w:rsidRPr="00030B78">
        <w:rPr>
          <w:lang w:val="en-AU"/>
        </w:rPr>
        <w:t xml:space="preserve">The dominance of proprietary </w:t>
      </w:r>
      <w:r w:rsidR="00C475A4" w:rsidRPr="00030B78">
        <w:rPr>
          <w:lang w:val="en-AU"/>
        </w:rPr>
        <w:t>instruments</w:t>
      </w:r>
      <w:r w:rsidRPr="006B5E13">
        <w:rPr>
          <w:lang w:val="en-AU"/>
        </w:rPr>
        <w:t xml:space="preserve"> reflects successful network-building by </w:t>
      </w:r>
      <w:r w:rsidR="00366DB2" w:rsidRPr="00030B78">
        <w:rPr>
          <w:lang w:val="en-AU"/>
        </w:rPr>
        <w:t xml:space="preserve">proprietary </w:t>
      </w:r>
      <w:r w:rsidRPr="00030B78">
        <w:rPr>
          <w:lang w:val="en-AU"/>
        </w:rPr>
        <w:t>distributors</w:t>
      </w:r>
      <w:r w:rsidRPr="006B5E13">
        <w:rPr>
          <w:lang w:val="en-AU"/>
        </w:rPr>
        <w:t xml:space="preserve"> who enrolled educational institutions through licensing programs, clients through </w:t>
      </w:r>
      <w:r w:rsidR="00366DB2" w:rsidRPr="00030B78">
        <w:rPr>
          <w:lang w:val="en-AU"/>
        </w:rPr>
        <w:t>the dependence on file formats</w:t>
      </w:r>
      <w:r w:rsidRPr="006B5E13">
        <w:rPr>
          <w:lang w:val="en-AU"/>
        </w:rPr>
        <w:t xml:space="preserve">, IT departments through support contracts, and professional cultures through industry standards. Companies like Adobe, Autodesk, and Esri succeeded not primarily through technical superiority but through constructing </w:t>
      </w:r>
      <w:r w:rsidR="00366DB2" w:rsidRPr="00030B78">
        <w:rPr>
          <w:lang w:val="en-AU"/>
        </w:rPr>
        <w:t>extensive</w:t>
      </w:r>
      <w:r w:rsidRPr="006B5E13">
        <w:rPr>
          <w:lang w:val="en-AU"/>
        </w:rPr>
        <w:t xml:space="preserve"> networks that </w:t>
      </w:r>
      <w:r w:rsidR="00366DB2" w:rsidRPr="00030B78">
        <w:rPr>
          <w:lang w:val="en-AU"/>
        </w:rPr>
        <w:t xml:space="preserve">create </w:t>
      </w:r>
      <w:r w:rsidRPr="006B5E13">
        <w:rPr>
          <w:lang w:val="en-AU"/>
        </w:rPr>
        <w:t>obligatory passage points</w:t>
      </w:r>
      <w:r w:rsidR="00366DB2" w:rsidRPr="00030B78">
        <w:rPr>
          <w:lang w:val="en-AU"/>
        </w:rPr>
        <w:t xml:space="preserve"> </w:t>
      </w:r>
      <w:r w:rsidR="00CC426E" w:rsidRPr="00030B78">
        <w:rPr>
          <w:lang w:val="en-AU"/>
        </w:rPr>
        <w:t>for</w:t>
      </w:r>
      <w:r w:rsidR="00366DB2" w:rsidRPr="00030B78">
        <w:rPr>
          <w:lang w:val="en-AU"/>
        </w:rPr>
        <w:t xml:space="preserve"> their software</w:t>
      </w:r>
      <w:r w:rsidRPr="006B5E13">
        <w:rPr>
          <w:lang w:val="en-AU"/>
        </w:rPr>
        <w:t>.</w:t>
      </w:r>
    </w:p>
    <w:p w14:paraId="3167CA77" w14:textId="60CF9834" w:rsidR="00886EEC" w:rsidRPr="00030B78" w:rsidRDefault="00886EEC" w:rsidP="00E93CC1">
      <w:pPr>
        <w:spacing w:before="100" w:beforeAutospacing="1" w:after="100" w:afterAutospacing="1" w:line="480" w:lineRule="auto"/>
        <w:ind w:firstLine="720"/>
        <w:rPr>
          <w:lang w:val="en-AU"/>
        </w:rPr>
      </w:pPr>
      <w:r w:rsidRPr="006B5E13">
        <w:rPr>
          <w:lang w:val="en-AU"/>
        </w:rPr>
        <w:lastRenderedPageBreak/>
        <w:t xml:space="preserve">FLOSS adoption requires constructing alternative networks capable of enrolling these same actors toward </w:t>
      </w:r>
      <w:r w:rsidR="00366DB2" w:rsidRPr="00030B78">
        <w:rPr>
          <w:lang w:val="en-AU"/>
        </w:rPr>
        <w:t>alternative</w:t>
      </w:r>
      <w:r w:rsidRPr="006B5E13">
        <w:rPr>
          <w:lang w:val="en-AU"/>
        </w:rPr>
        <w:t xml:space="preserve"> </w:t>
      </w:r>
      <w:r w:rsidR="00366DB2" w:rsidRPr="00030B78">
        <w:rPr>
          <w:lang w:val="en-AU"/>
        </w:rPr>
        <w:t>assemblages</w:t>
      </w:r>
      <w:r w:rsidRPr="00030B78">
        <w:rPr>
          <w:lang w:val="en-AU"/>
        </w:rPr>
        <w:t xml:space="preserve"> </w:t>
      </w:r>
      <w:r w:rsidR="00366DB2" w:rsidRPr="00030B78">
        <w:rPr>
          <w:lang w:val="en-AU"/>
        </w:rPr>
        <w:t>through</w:t>
      </w:r>
      <w:r w:rsidRPr="00030B78">
        <w:rPr>
          <w:lang w:val="en-AU"/>
        </w:rPr>
        <w:t xml:space="preserve"> </w:t>
      </w:r>
      <w:r w:rsidR="00CC426E" w:rsidRPr="00030B78">
        <w:rPr>
          <w:lang w:val="en-AU"/>
        </w:rPr>
        <w:t>many of the strategies outlined within ANT</w:t>
      </w:r>
      <w:r w:rsidRPr="006B5E13">
        <w:rPr>
          <w:lang w:val="en-AU"/>
        </w:rPr>
        <w:t xml:space="preserve"> </w:t>
      </w:r>
      <w:r w:rsidR="00CC426E" w:rsidRPr="00030B78">
        <w:rPr>
          <w:lang w:val="en-AU"/>
        </w:rPr>
        <w:t xml:space="preserve">Though application of </w:t>
      </w:r>
      <w:r w:rsidRPr="00030B78">
        <w:rPr>
          <w:lang w:val="en-AU"/>
        </w:rPr>
        <w:t>ANT,</w:t>
      </w:r>
      <w:r w:rsidRPr="006B5E13">
        <w:rPr>
          <w:lang w:val="en-AU"/>
        </w:rPr>
        <w:t xml:space="preserve"> </w:t>
      </w:r>
      <w:r w:rsidRPr="00030B78">
        <w:rPr>
          <w:lang w:val="en-AU"/>
        </w:rPr>
        <w:t xml:space="preserve">this study </w:t>
      </w:r>
      <w:r w:rsidR="002127F8" w:rsidRPr="00030B78">
        <w:rPr>
          <w:lang w:val="en-AU"/>
        </w:rPr>
        <w:t>reorients</w:t>
      </w:r>
      <w:r w:rsidRPr="00030B78">
        <w:rPr>
          <w:lang w:val="en-AU"/>
        </w:rPr>
        <w:t xml:space="preserve"> the question of open-source distribution from</w:t>
      </w:r>
      <w:r w:rsidRPr="006B5E13">
        <w:rPr>
          <w:lang w:val="en-AU"/>
        </w:rPr>
        <w:t xml:space="preserve"> "why don't </w:t>
      </w:r>
      <w:r w:rsidR="002127F8" w:rsidRPr="00030B78">
        <w:rPr>
          <w:lang w:val="en-AU"/>
        </w:rPr>
        <w:t>built-environment professionals</w:t>
      </w:r>
      <w:r w:rsidRPr="006B5E13">
        <w:rPr>
          <w:lang w:val="en-AU"/>
        </w:rPr>
        <w:t xml:space="preserve"> use </w:t>
      </w:r>
      <w:r w:rsidRPr="00030B78">
        <w:rPr>
          <w:lang w:val="en-AU"/>
        </w:rPr>
        <w:t>FLOSS</w:t>
      </w:r>
      <w:r w:rsidRPr="006B5E13">
        <w:rPr>
          <w:lang w:val="en-AU"/>
        </w:rPr>
        <w:t xml:space="preserve"> </w:t>
      </w:r>
      <w:r w:rsidRPr="00030B78">
        <w:rPr>
          <w:lang w:val="en-AU"/>
        </w:rPr>
        <w:t>instruments</w:t>
      </w:r>
      <w:r w:rsidRPr="006B5E13">
        <w:rPr>
          <w:lang w:val="en-AU"/>
        </w:rPr>
        <w:t xml:space="preserve">?" to "what networks </w:t>
      </w:r>
      <w:r w:rsidRPr="00030B78">
        <w:rPr>
          <w:lang w:val="en-AU"/>
        </w:rPr>
        <w:t>stabilise</w:t>
      </w:r>
      <w:r w:rsidRPr="006B5E13">
        <w:rPr>
          <w:lang w:val="en-AU"/>
        </w:rPr>
        <w:t xml:space="preserve"> proprietary software in </w:t>
      </w:r>
      <w:r w:rsidR="002127F8" w:rsidRPr="00030B78">
        <w:rPr>
          <w:lang w:val="en-AU"/>
        </w:rPr>
        <w:t>built-environment</w:t>
      </w:r>
      <w:r w:rsidRPr="006B5E13">
        <w:rPr>
          <w:lang w:val="en-AU"/>
        </w:rPr>
        <w:t xml:space="preserve"> practice, and what </w:t>
      </w:r>
      <w:r w:rsidRPr="00030B78">
        <w:rPr>
          <w:lang w:val="en-AU"/>
        </w:rPr>
        <w:t>alternative methods could</w:t>
      </w:r>
      <w:r w:rsidRPr="006B5E13">
        <w:rPr>
          <w:lang w:val="en-AU"/>
        </w:rPr>
        <w:t xml:space="preserve"> </w:t>
      </w:r>
      <w:r w:rsidRPr="00030B78">
        <w:rPr>
          <w:lang w:val="en-AU"/>
        </w:rPr>
        <w:t>facilitate</w:t>
      </w:r>
      <w:r w:rsidRPr="006B5E13">
        <w:rPr>
          <w:lang w:val="en-AU"/>
        </w:rPr>
        <w:t xml:space="preserve"> </w:t>
      </w:r>
      <w:r w:rsidRPr="00030B78">
        <w:rPr>
          <w:lang w:val="en-AU"/>
        </w:rPr>
        <w:t>FLOSS</w:t>
      </w:r>
      <w:r w:rsidRPr="006B5E13">
        <w:rPr>
          <w:lang w:val="en-AU"/>
        </w:rPr>
        <w:t xml:space="preserve"> networks to form and persist?" </w:t>
      </w:r>
      <w:r w:rsidRPr="00030B78">
        <w:rPr>
          <w:lang w:val="en-AU"/>
        </w:rPr>
        <w:t xml:space="preserve">This study, unlike to the author’s best knowledge of any other built-environment-related study employs Actor-Network Theory to analyse how </w:t>
      </w:r>
      <w:r w:rsidR="00366DB2" w:rsidRPr="00030B78">
        <w:rPr>
          <w:lang w:val="en-AU"/>
        </w:rPr>
        <w:t>professional built-environment</w:t>
      </w:r>
      <w:r w:rsidRPr="00030B78">
        <w:rPr>
          <w:lang w:val="en-AU"/>
        </w:rPr>
        <w:t xml:space="preserve"> </w:t>
      </w:r>
      <w:r w:rsidR="00366DB2" w:rsidRPr="00030B78">
        <w:rPr>
          <w:lang w:val="en-AU"/>
        </w:rPr>
        <w:t xml:space="preserve">practice uses </w:t>
      </w:r>
      <w:r w:rsidR="00CC426E" w:rsidRPr="00030B78">
        <w:rPr>
          <w:lang w:val="en-AU"/>
        </w:rPr>
        <w:t>network structures</w:t>
      </w:r>
      <w:r w:rsidRPr="00030B78">
        <w:rPr>
          <w:lang w:val="en-AU"/>
        </w:rPr>
        <w:t xml:space="preserve"> either </w:t>
      </w:r>
      <w:bookmarkEnd w:id="557"/>
      <w:r w:rsidR="00366DB2" w:rsidRPr="00030B78">
        <w:rPr>
          <w:lang w:val="en-AU"/>
        </w:rPr>
        <w:t xml:space="preserve">to </w:t>
      </w:r>
      <w:r w:rsidRPr="00030B78">
        <w:rPr>
          <w:lang w:val="en-AU"/>
        </w:rPr>
        <w:t xml:space="preserve">facilitate uptake or construct barriers that dissuade FLOSS and OAD use </w:t>
      </w:r>
      <w:r w:rsidR="00366DB2" w:rsidRPr="00030B78">
        <w:rPr>
          <w:lang w:val="en-AU"/>
        </w:rPr>
        <w:t xml:space="preserve">in favour of dominant </w:t>
      </w:r>
      <w:r w:rsidRPr="00030B78">
        <w:rPr>
          <w:lang w:val="en-AU"/>
        </w:rPr>
        <w:t xml:space="preserve">proprietary infrastructure. </w:t>
      </w:r>
    </w:p>
    <w:p w14:paraId="193315AE" w14:textId="3FBA5467" w:rsidR="00504976" w:rsidRPr="00030B78" w:rsidRDefault="00504976" w:rsidP="00E93CC1">
      <w:pPr>
        <w:spacing w:after="160" w:line="480" w:lineRule="auto"/>
        <w:rPr>
          <w:sz w:val="32"/>
          <w:szCs w:val="32"/>
          <w:lang w:val="en-AU"/>
        </w:rPr>
      </w:pPr>
    </w:p>
    <w:p w14:paraId="5D16846D" w14:textId="77777777" w:rsidR="001F0476" w:rsidRPr="00030B78" w:rsidRDefault="001F0476">
      <w:pPr>
        <w:spacing w:after="160" w:line="278" w:lineRule="auto"/>
        <w:rPr>
          <w:sz w:val="32"/>
          <w:szCs w:val="32"/>
          <w:lang w:val="en-AU"/>
        </w:rPr>
      </w:pPr>
      <w:r w:rsidRPr="00030B78">
        <w:rPr>
          <w:sz w:val="32"/>
          <w:szCs w:val="32"/>
          <w:lang w:val="en-AU"/>
        </w:rPr>
        <w:br w:type="page"/>
      </w:r>
    </w:p>
    <w:p w14:paraId="20BB9BE0" w14:textId="4D95FBCE" w:rsidR="00977441" w:rsidRPr="00030B78" w:rsidRDefault="00B93640" w:rsidP="00C51341">
      <w:pPr>
        <w:pStyle w:val="Heading1"/>
        <w:jc w:val="center"/>
        <w:rPr>
          <w:rFonts w:ascii="Times New Roman" w:hAnsi="Times New Roman" w:cs="Times New Roman"/>
          <w:lang w:val="en-AU"/>
        </w:rPr>
      </w:pPr>
      <w:bookmarkStart w:id="630" w:name="_Toc211885006"/>
      <w:r w:rsidRPr="00030B78">
        <w:rPr>
          <w:rFonts w:ascii="Times New Roman" w:hAnsi="Times New Roman" w:cs="Times New Roman"/>
          <w:noProof/>
          <w:color w:val="000000" w:themeColor="text1"/>
          <w:lang w:val="en-AU"/>
          <w14:ligatures w14:val="standardContextual"/>
        </w:rPr>
        <w:lastRenderedPageBreak/>
        <mc:AlternateContent>
          <mc:Choice Requires="wps">
            <w:drawing>
              <wp:anchor distT="0" distB="0" distL="114300" distR="114300" simplePos="0" relativeHeight="251660800" behindDoc="0" locked="0" layoutInCell="1" allowOverlap="1" wp14:anchorId="0DE9E31C" wp14:editId="073F9C06">
                <wp:simplePos x="0" y="0"/>
                <wp:positionH relativeFrom="column">
                  <wp:posOffset>-132715</wp:posOffset>
                </wp:positionH>
                <wp:positionV relativeFrom="paragraph">
                  <wp:posOffset>697230</wp:posOffset>
                </wp:positionV>
                <wp:extent cx="6376670" cy="4210685"/>
                <wp:effectExtent l="0" t="0" r="11430" b="18415"/>
                <wp:wrapSquare wrapText="bothSides"/>
                <wp:docPr id="627990535" name="Text Box 16"/>
                <wp:cNvGraphicFramePr/>
                <a:graphic xmlns:a="http://schemas.openxmlformats.org/drawingml/2006/main">
                  <a:graphicData uri="http://schemas.microsoft.com/office/word/2010/wordprocessingShape">
                    <wps:wsp>
                      <wps:cNvSpPr txBox="1"/>
                      <wps:spPr>
                        <a:xfrm>
                          <a:off x="0" y="0"/>
                          <a:ext cx="6376670" cy="4210685"/>
                        </a:xfrm>
                        <a:prstGeom prst="rect">
                          <a:avLst/>
                        </a:prstGeom>
                        <a:solidFill>
                          <a:schemeClr val="lt1"/>
                        </a:solidFill>
                        <a:ln w="6350">
                          <a:solidFill>
                            <a:prstClr val="black"/>
                          </a:solidFill>
                        </a:ln>
                      </wps:spPr>
                      <wps:txbx>
                        <w:txbxContent>
                          <w:p w14:paraId="1DAE98E9" w14:textId="77777777" w:rsidR="00030B78" w:rsidRDefault="00B93640" w:rsidP="00030B78">
                            <w:pPr>
                              <w:keepNext/>
                            </w:pPr>
                            <w:r>
                              <w:rPr>
                                <w:noProof/>
                                <w14:ligatures w14:val="standardContextual"/>
                              </w:rPr>
                              <w:drawing>
                                <wp:inline distT="0" distB="0" distL="0" distR="0" wp14:anchorId="4A31B219" wp14:editId="7375026D">
                                  <wp:extent cx="6160169" cy="3690773"/>
                                  <wp:effectExtent l="0" t="0" r="0" b="5080"/>
                                  <wp:docPr id="20462028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4774" name="Picture 1775224774"/>
                                          <pic:cNvPicPr/>
                                        </pic:nvPicPr>
                                        <pic:blipFill>
                                          <a:blip r:embed="rId14">
                                            <a:extLst>
                                              <a:ext uri="{28A0092B-C50C-407E-A947-70E740481C1C}">
                                                <a14:useLocalDpi xmlns:a14="http://schemas.microsoft.com/office/drawing/2010/main" val="0"/>
                                              </a:ext>
                                            </a:extLst>
                                          </a:blip>
                                          <a:stretch>
                                            <a:fillRect/>
                                          </a:stretch>
                                        </pic:blipFill>
                                        <pic:spPr>
                                          <a:xfrm>
                                            <a:off x="0" y="0"/>
                                            <a:ext cx="6187673" cy="3707252"/>
                                          </a:xfrm>
                                          <a:prstGeom prst="rect">
                                            <a:avLst/>
                                          </a:prstGeom>
                                        </pic:spPr>
                                      </pic:pic>
                                    </a:graphicData>
                                  </a:graphic>
                                </wp:inline>
                              </w:drawing>
                            </w:r>
                          </w:p>
                          <w:p w14:paraId="4E2CF657" w14:textId="4CEEF3F7" w:rsidR="00030B78" w:rsidRPr="00030B78" w:rsidRDefault="00030B78" w:rsidP="00030B78">
                            <w:pPr>
                              <w:pStyle w:val="Caption"/>
                              <w:rPr>
                                <w:rFonts w:ascii="Times New Roman" w:hAnsi="Times New Roman" w:cs="Times New Roman"/>
                                <w:b w:val="0"/>
                                <w:bCs w:val="0"/>
                                <w:color w:val="000000" w:themeColor="text1"/>
                              </w:rPr>
                            </w:pPr>
                            <w:bookmarkStart w:id="631" w:name="_Toc211151153"/>
                            <w:r w:rsidRPr="00030B78">
                              <w:rPr>
                                <w:rFonts w:ascii="Times New Roman" w:hAnsi="Times New Roman" w:cs="Times New Roman"/>
                                <w:b w:val="0"/>
                                <w:bCs w:val="0"/>
                                <w:color w:val="000000" w:themeColor="text1"/>
                              </w:rPr>
                              <w:t xml:space="preserve">Figure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Figure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color w:val="000000" w:themeColor="text1"/>
                              </w:rPr>
                              <w:t xml:space="preserve"> Research Process Diagram</w:t>
                            </w:r>
                            <w:bookmarkEnd w:id="631"/>
                          </w:p>
                          <w:p w14:paraId="1F25CD9D" w14:textId="7DD2DE7F" w:rsidR="00B93640" w:rsidRDefault="00B93640"/>
                          <w:p w14:paraId="549F361A" w14:textId="0F61D03A" w:rsidR="00B93640" w:rsidRDefault="00B93640">
                            <w:r>
                              <w:t xml:space="preserve">Figure </w:t>
                            </w:r>
                            <w:r w:rsidR="00030B78">
                              <w:t>1. Research Process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9E31C" id="_x0000_t202" coordsize="21600,21600" o:spt="202" path="m,l,21600r21600,l21600,xe">
                <v:stroke joinstyle="miter"/>
                <v:path gradientshapeok="t" o:connecttype="rect"/>
              </v:shapetype>
              <v:shape id="Text Box 16" o:spid="_x0000_s1026" type="#_x0000_t202" style="position:absolute;left:0;text-align:left;margin-left:-10.45pt;margin-top:54.9pt;width:502.1pt;height:33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hg0NwIAAH0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" fillcolor="white [3201]" strokeweight=".5pt">
                <v:textbox>
                  <w:txbxContent>
                    <w:p w14:paraId="1DAE98E9" w14:textId="77777777" w:rsidR="00030B78" w:rsidRDefault="00B93640" w:rsidP="00030B78">
                      <w:pPr>
                        <w:keepNext/>
                      </w:pPr>
                      <w:r>
                        <w:rPr>
                          <w:noProof/>
                          <w14:ligatures w14:val="standardContextual"/>
                        </w:rPr>
                        <w:drawing>
                          <wp:inline distT="0" distB="0" distL="0" distR="0" wp14:anchorId="4A31B219" wp14:editId="7375026D">
                            <wp:extent cx="6160169" cy="3690773"/>
                            <wp:effectExtent l="0" t="0" r="0" b="5080"/>
                            <wp:docPr id="20462028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4774" name="Picture 1775224774"/>
                                    <pic:cNvPicPr/>
                                  </pic:nvPicPr>
                                  <pic:blipFill>
                                    <a:blip r:embed="rId14">
                                      <a:extLst>
                                        <a:ext uri="{28A0092B-C50C-407E-A947-70E740481C1C}">
                                          <a14:useLocalDpi xmlns:a14="http://schemas.microsoft.com/office/drawing/2010/main" val="0"/>
                                        </a:ext>
                                      </a:extLst>
                                    </a:blip>
                                    <a:stretch>
                                      <a:fillRect/>
                                    </a:stretch>
                                  </pic:blipFill>
                                  <pic:spPr>
                                    <a:xfrm>
                                      <a:off x="0" y="0"/>
                                      <a:ext cx="6187673" cy="3707252"/>
                                    </a:xfrm>
                                    <a:prstGeom prst="rect">
                                      <a:avLst/>
                                    </a:prstGeom>
                                  </pic:spPr>
                                </pic:pic>
                              </a:graphicData>
                            </a:graphic>
                          </wp:inline>
                        </w:drawing>
                      </w:r>
                    </w:p>
                    <w:p w14:paraId="4E2CF657" w14:textId="4CEEF3F7" w:rsidR="00030B78" w:rsidRPr="00030B78" w:rsidRDefault="00030B78" w:rsidP="00030B78">
                      <w:pPr>
                        <w:pStyle w:val="Caption"/>
                        <w:rPr>
                          <w:rFonts w:ascii="Times New Roman" w:hAnsi="Times New Roman" w:cs="Times New Roman"/>
                          <w:b w:val="0"/>
                          <w:bCs w:val="0"/>
                          <w:color w:val="000000" w:themeColor="text1"/>
                        </w:rPr>
                      </w:pPr>
                      <w:bookmarkStart w:id="632" w:name="_Toc211151153"/>
                      <w:r w:rsidRPr="00030B78">
                        <w:rPr>
                          <w:rFonts w:ascii="Times New Roman" w:hAnsi="Times New Roman" w:cs="Times New Roman"/>
                          <w:b w:val="0"/>
                          <w:bCs w:val="0"/>
                          <w:color w:val="000000" w:themeColor="text1"/>
                        </w:rPr>
                        <w:t xml:space="preserve">Figure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Figure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color w:val="000000" w:themeColor="text1"/>
                        </w:rPr>
                        <w:t xml:space="preserve"> Research Process Diagram</w:t>
                      </w:r>
                      <w:bookmarkEnd w:id="632"/>
                    </w:p>
                    <w:p w14:paraId="1F25CD9D" w14:textId="7DD2DE7F" w:rsidR="00B93640" w:rsidRDefault="00B93640"/>
                    <w:p w14:paraId="549F361A" w14:textId="0F61D03A" w:rsidR="00B93640" w:rsidRDefault="00B93640">
                      <w:r>
                        <w:t xml:space="preserve">Figure </w:t>
                      </w:r>
                      <w:r w:rsidR="00030B78">
                        <w:t>1. Research Process Diagram</w:t>
                      </w:r>
                    </w:p>
                  </w:txbxContent>
                </v:textbox>
                <w10:wrap type="square"/>
              </v:shape>
            </w:pict>
          </mc:Fallback>
        </mc:AlternateContent>
      </w:r>
      <w:r w:rsidR="00977441" w:rsidRPr="00030B78">
        <w:rPr>
          <w:rFonts w:ascii="Times New Roman" w:hAnsi="Times New Roman" w:cs="Times New Roman"/>
          <w:color w:val="000000" w:themeColor="text1"/>
          <w:lang w:val="en-AU"/>
        </w:rPr>
        <w:t xml:space="preserve">Chapter </w:t>
      </w:r>
      <w:r w:rsidR="00886EEC" w:rsidRPr="00030B78">
        <w:rPr>
          <w:rFonts w:ascii="Times New Roman" w:hAnsi="Times New Roman" w:cs="Times New Roman"/>
          <w:color w:val="000000" w:themeColor="text1"/>
          <w:lang w:val="en-AU"/>
        </w:rPr>
        <w:t>III:</w:t>
      </w:r>
      <w:r w:rsidR="00977441" w:rsidRPr="00030B78">
        <w:rPr>
          <w:rFonts w:ascii="Times New Roman" w:hAnsi="Times New Roman" w:cs="Times New Roman"/>
          <w:color w:val="000000" w:themeColor="text1"/>
          <w:lang w:val="en-AU"/>
        </w:rPr>
        <w:t xml:space="preserve"> </w:t>
      </w:r>
      <w:r w:rsidR="007877E5" w:rsidRPr="00030B78">
        <w:rPr>
          <w:rFonts w:ascii="Times New Roman" w:hAnsi="Times New Roman" w:cs="Times New Roman"/>
          <w:color w:val="000000" w:themeColor="text1"/>
          <w:lang w:val="en-AU"/>
        </w:rPr>
        <w:t>Method</w:t>
      </w:r>
      <w:r w:rsidR="00977441" w:rsidRPr="00030B78">
        <w:rPr>
          <w:rFonts w:ascii="Times New Roman" w:hAnsi="Times New Roman" w:cs="Times New Roman"/>
          <w:color w:val="000000" w:themeColor="text1"/>
          <w:lang w:val="en-AU"/>
        </w:rPr>
        <w:t>ology</w:t>
      </w:r>
      <w:r w:rsidR="007877E5" w:rsidRPr="00030B78">
        <w:rPr>
          <w:rFonts w:ascii="Times New Roman" w:hAnsi="Times New Roman" w:cs="Times New Roman"/>
          <w:color w:val="000000" w:themeColor="text1"/>
          <w:lang w:val="en-AU"/>
        </w:rPr>
        <w:t>:</w:t>
      </w:r>
      <w:bookmarkEnd w:id="630"/>
      <w:r w:rsidR="007877E5" w:rsidRPr="00030B78">
        <w:rPr>
          <w:rFonts w:ascii="Times New Roman" w:hAnsi="Times New Roman" w:cs="Times New Roman"/>
          <w:color w:val="000000" w:themeColor="text1"/>
          <w:lang w:val="en-AU"/>
        </w:rPr>
        <w:t xml:space="preserve"> </w:t>
      </w:r>
      <w:r w:rsidR="00054F37" w:rsidRPr="00030B78">
        <w:rPr>
          <w:rFonts w:ascii="Times New Roman" w:hAnsi="Times New Roman" w:cs="Times New Roman"/>
          <w:color w:val="000000" w:themeColor="text1"/>
          <w:lang w:val="en-AU"/>
        </w:rPr>
        <w:br/>
      </w:r>
    </w:p>
    <w:p w14:paraId="486009F5" w14:textId="77777777" w:rsidR="00B93640" w:rsidRPr="00030B78" w:rsidRDefault="00BD0A5D" w:rsidP="00E93CC1">
      <w:pPr>
        <w:spacing w:line="480" w:lineRule="auto"/>
        <w:jc w:val="center"/>
        <w:rPr>
          <w:sz w:val="32"/>
          <w:szCs w:val="32"/>
          <w:lang w:val="en-AU"/>
        </w:rPr>
      </w:pPr>
      <w:commentRangeStart w:id="633"/>
      <w:commentRangeEnd w:id="633"/>
      <w:r>
        <w:rPr>
          <w:rStyle w:val="CommentReference"/>
        </w:rPr>
        <w:commentReference w:id="633"/>
      </w:r>
    </w:p>
    <w:p w14:paraId="77C34CD3" w14:textId="298A0778" w:rsidR="0080319A" w:rsidRPr="00030B78" w:rsidRDefault="00C9270C" w:rsidP="00C51341">
      <w:pPr>
        <w:pStyle w:val="Heading2"/>
        <w:rPr>
          <w:rFonts w:ascii="Times New Roman" w:hAnsi="Times New Roman" w:cs="Times New Roman"/>
          <w:color w:val="000000" w:themeColor="text1"/>
        </w:rPr>
      </w:pPr>
      <w:bookmarkStart w:id="634" w:name="_Toc211885007"/>
      <w:r w:rsidRPr="00030B78">
        <w:rPr>
          <w:rFonts w:ascii="Times New Roman" w:hAnsi="Times New Roman" w:cs="Times New Roman"/>
          <w:color w:val="000000" w:themeColor="text1"/>
        </w:rPr>
        <w:t xml:space="preserve">3.1 </w:t>
      </w:r>
      <w:r w:rsidR="0080319A" w:rsidRPr="00030B78">
        <w:rPr>
          <w:rFonts w:ascii="Times New Roman" w:hAnsi="Times New Roman" w:cs="Times New Roman"/>
          <w:color w:val="000000" w:themeColor="text1"/>
        </w:rPr>
        <w:t>Research Design</w:t>
      </w:r>
      <w:bookmarkEnd w:id="634"/>
    </w:p>
    <w:p w14:paraId="1DEB24C2" w14:textId="77777777" w:rsidR="00C51341" w:rsidRPr="00030B78" w:rsidRDefault="00C51341" w:rsidP="00C51341"/>
    <w:p w14:paraId="1A67262D" w14:textId="727D4EE3"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This study employs an </w:t>
      </w:r>
      <w:ins w:id="635" w:author="Graham Inglert" w:date="2025-10-16T08:46:00Z" w16du:dateUtc="2025-10-15T21:46:00Z">
        <w:r w:rsidR="007F5303">
          <w:rPr>
            <w:color w:val="000000" w:themeColor="text1"/>
            <w:lang w:val="en-AU"/>
          </w:rPr>
          <w:t xml:space="preserve">amended </w:t>
        </w:r>
      </w:ins>
      <w:r w:rsidRPr="00030B78">
        <w:rPr>
          <w:color w:val="000000" w:themeColor="text1"/>
          <w:lang w:val="en-AU"/>
        </w:rPr>
        <w:t xml:space="preserve">exploratory </w:t>
      </w:r>
      <w:commentRangeStart w:id="636"/>
      <w:r w:rsidRPr="00030B78">
        <w:rPr>
          <w:color w:val="000000" w:themeColor="text1"/>
          <w:lang w:val="en-AU"/>
        </w:rPr>
        <w:t xml:space="preserve">qualitative research design </w:t>
      </w:r>
      <w:commentRangeEnd w:id="636"/>
      <w:r w:rsidR="00687BDB">
        <w:rPr>
          <w:rStyle w:val="CommentReference"/>
        </w:rPr>
        <w:commentReference w:id="636"/>
      </w:r>
      <w:ins w:id="637" w:author="Graham Inglert" w:date="2025-10-20T18:29:00Z" w16du:dateUtc="2025-10-20T07:29:00Z">
        <w:r w:rsidR="00894164">
          <w:rPr>
            <w:color w:val="000000" w:themeColor="text1"/>
            <w:lang w:val="en-AU"/>
          </w:rPr>
          <w:t>informed by Creswell’s (20</w:t>
        </w:r>
      </w:ins>
      <w:ins w:id="638" w:author="Graham Inglert" w:date="2025-10-20T18:30:00Z" w16du:dateUtc="2025-10-20T07:30:00Z">
        <w:r w:rsidR="00894164">
          <w:rPr>
            <w:color w:val="000000" w:themeColor="text1"/>
            <w:lang w:val="en-AU"/>
          </w:rPr>
          <w:t xml:space="preserve">17) </w:t>
        </w:r>
        <w:r w:rsidR="00894164">
          <w:rPr>
            <w:i/>
            <w:iCs/>
            <w:color w:val="000000" w:themeColor="text1"/>
            <w:lang w:val="en-AU"/>
          </w:rPr>
          <w:t xml:space="preserve">Research Design, Qualitative, Quantitative, </w:t>
        </w:r>
      </w:ins>
      <w:ins w:id="639" w:author="Graham Inglert" w:date="2025-10-20T18:31:00Z" w16du:dateUtc="2025-10-20T07:31:00Z">
        <w:r w:rsidR="00894164">
          <w:rPr>
            <w:i/>
            <w:iCs/>
            <w:color w:val="000000" w:themeColor="text1"/>
            <w:lang w:val="en-AU"/>
          </w:rPr>
          <w:t xml:space="preserve">and Mixed Methods Approach </w:t>
        </w:r>
      </w:ins>
      <w:r w:rsidRPr="00030B78">
        <w:rPr>
          <w:color w:val="000000" w:themeColor="text1"/>
          <w:lang w:val="en-AU"/>
        </w:rPr>
        <w:t xml:space="preserve">to investigate the barriers and facilitators impacting </w:t>
      </w:r>
      <w:r w:rsidR="00E3691A" w:rsidRPr="00030B78">
        <w:rPr>
          <w:color w:val="000000" w:themeColor="text1"/>
          <w:lang w:val="en-AU"/>
        </w:rPr>
        <w:t>FLOSS and OAD</w:t>
      </w:r>
      <w:r w:rsidRPr="00030B78">
        <w:rPr>
          <w:color w:val="000000" w:themeColor="text1"/>
          <w:lang w:val="en-AU"/>
        </w:rPr>
        <w:t xml:space="preserve"> uptake among </w:t>
      </w:r>
      <w:r w:rsidR="00E3691A" w:rsidRPr="00030B78">
        <w:rPr>
          <w:color w:val="000000" w:themeColor="text1"/>
          <w:lang w:val="en-AU"/>
        </w:rPr>
        <w:t>built-environment professionals</w:t>
      </w:r>
      <w:r w:rsidRPr="00030B78">
        <w:rPr>
          <w:color w:val="000000" w:themeColor="text1"/>
          <w:lang w:val="en-AU"/>
        </w:rPr>
        <w:t xml:space="preserve"> in Greater Melbourne, Victoria, Australia. The qualitative approach</w:t>
      </w:r>
      <w:r w:rsidR="00081E9C" w:rsidRPr="00030B78">
        <w:rPr>
          <w:color w:val="000000" w:themeColor="text1"/>
          <w:lang w:val="en-AU"/>
        </w:rPr>
        <w:t xml:space="preserve"> informed by Neuman (2020)</w:t>
      </w:r>
      <w:r w:rsidR="00DD0975" w:rsidRPr="00030B78">
        <w:rPr>
          <w:color w:val="000000" w:themeColor="text1"/>
          <w:lang w:val="en-AU"/>
        </w:rPr>
        <w:t xml:space="preserve">, MacCallum (2019) and </w:t>
      </w:r>
      <w:r w:rsidR="00081E9C" w:rsidRPr="00030B78">
        <w:rPr>
          <w:color w:val="000000" w:themeColor="text1"/>
          <w:lang w:val="en-AU"/>
        </w:rPr>
        <w:t>Creswell (2017)</w:t>
      </w:r>
      <w:r w:rsidRPr="00030B78">
        <w:rPr>
          <w:color w:val="000000" w:themeColor="text1"/>
          <w:lang w:val="en-AU"/>
        </w:rPr>
        <w:t xml:space="preserve"> was selected as most appropriate for examining the </w:t>
      </w:r>
      <w:r w:rsidR="00081E9C" w:rsidRPr="00030B78">
        <w:rPr>
          <w:color w:val="000000" w:themeColor="text1"/>
          <w:lang w:val="en-AU"/>
        </w:rPr>
        <w:t xml:space="preserve">large </w:t>
      </w:r>
      <w:r w:rsidRPr="00030B78">
        <w:rPr>
          <w:color w:val="000000" w:themeColor="text1"/>
          <w:lang w:val="en-AU"/>
        </w:rPr>
        <w:t xml:space="preserve">networks surrounding software </w:t>
      </w:r>
      <w:r w:rsidR="00081E9C" w:rsidRPr="00030B78">
        <w:rPr>
          <w:color w:val="000000" w:themeColor="text1"/>
          <w:lang w:val="en-AU"/>
        </w:rPr>
        <w:t>uptake</w:t>
      </w:r>
      <w:r w:rsidRPr="00030B78">
        <w:rPr>
          <w:color w:val="000000" w:themeColor="text1"/>
          <w:lang w:val="en-AU"/>
        </w:rPr>
        <w:t xml:space="preserve"> in professional </w:t>
      </w:r>
      <w:r w:rsidRPr="00030B78">
        <w:rPr>
          <w:color w:val="000000" w:themeColor="text1"/>
          <w:lang w:val="en-AU"/>
        </w:rPr>
        <w:lastRenderedPageBreak/>
        <w:t>practice</w:t>
      </w:r>
      <w:ins w:id="640" w:author="Graham Inglert" w:date="2025-10-20T18:32:00Z" w16du:dateUtc="2025-10-20T07:32:00Z">
        <w:r w:rsidR="00894164">
          <w:rPr>
            <w:color w:val="000000" w:themeColor="text1"/>
            <w:lang w:val="en-AU"/>
          </w:rPr>
          <w:t xml:space="preserve">. </w:t>
        </w:r>
      </w:ins>
      <w:del w:id="641" w:author="Graham Inglert" w:date="2025-10-20T18:31:00Z" w16du:dateUtc="2025-10-20T07:31:00Z">
        <w:r w:rsidRPr="00030B78" w:rsidDel="00894164">
          <w:rPr>
            <w:color w:val="000000" w:themeColor="text1"/>
            <w:lang w:val="en-AU"/>
          </w:rPr>
          <w:delText xml:space="preserve"> (Neuman, 2020). </w:delText>
        </w:r>
      </w:del>
      <w:r w:rsidRPr="00030B78">
        <w:rPr>
          <w:color w:val="000000" w:themeColor="text1"/>
          <w:lang w:val="en-AU"/>
        </w:rPr>
        <w:t xml:space="preserve">Unlike quantitative methods that would measure adoption rates or user satisfaction scores, this exploratory design enables deep investigation into how practitioners navigate institutional contexts </w:t>
      </w:r>
      <w:r w:rsidR="00081E9C" w:rsidRPr="00030B78">
        <w:rPr>
          <w:color w:val="000000" w:themeColor="text1"/>
          <w:lang w:val="en-AU"/>
        </w:rPr>
        <w:t>and</w:t>
      </w:r>
      <w:r w:rsidRPr="00030B78">
        <w:rPr>
          <w:color w:val="000000" w:themeColor="text1"/>
          <w:lang w:val="en-AU"/>
        </w:rPr>
        <w:t xml:space="preserve"> shape their technological choices</w:t>
      </w:r>
      <w:r w:rsidR="00081E9C" w:rsidRPr="00030B78">
        <w:rPr>
          <w:color w:val="000000" w:themeColor="text1"/>
          <w:lang w:val="en-AU"/>
        </w:rPr>
        <w:t>.</w:t>
      </w:r>
    </w:p>
    <w:p w14:paraId="02305901" w14:textId="42D72B85" w:rsidR="0080319A" w:rsidRPr="00030B78" w:rsidRDefault="00E3691A" w:rsidP="00E93CC1">
      <w:pPr>
        <w:pStyle w:val="whitespace-normal"/>
        <w:spacing w:line="480" w:lineRule="auto"/>
        <w:ind w:firstLine="720"/>
        <w:rPr>
          <w:color w:val="000000" w:themeColor="text1"/>
          <w:lang w:val="en-AU"/>
        </w:rPr>
      </w:pPr>
      <w:r w:rsidRPr="00030B78">
        <w:rPr>
          <w:color w:val="000000" w:themeColor="text1"/>
          <w:lang w:val="en-AU"/>
        </w:rPr>
        <w:t>Research is based</w:t>
      </w:r>
      <w:r w:rsidR="0080319A" w:rsidRPr="00030B78">
        <w:rPr>
          <w:color w:val="000000" w:themeColor="text1"/>
          <w:lang w:val="en-AU"/>
        </w:rPr>
        <w:t xml:space="preserve"> in </w:t>
      </w:r>
      <w:r w:rsidR="0088684E" w:rsidRPr="00030B78">
        <w:rPr>
          <w:color w:val="000000" w:themeColor="text1"/>
          <w:lang w:val="en-AU"/>
        </w:rPr>
        <w:t>ANT theory</w:t>
      </w:r>
      <w:r w:rsidR="00AA2099" w:rsidRPr="00030B78">
        <w:rPr>
          <w:color w:val="000000" w:themeColor="text1"/>
          <w:lang w:val="en-AU"/>
        </w:rPr>
        <w:t xml:space="preserve"> informed by the work of Michael Callon (1986) and Bruno Latour (1987) and (199</w:t>
      </w:r>
      <w:r w:rsidR="00CF5455" w:rsidRPr="00030B78">
        <w:rPr>
          <w:color w:val="000000" w:themeColor="text1"/>
          <w:lang w:val="en-AU"/>
        </w:rPr>
        <w:t>0</w:t>
      </w:r>
      <w:r w:rsidR="00AA2099" w:rsidRPr="00030B78">
        <w:rPr>
          <w:color w:val="000000" w:themeColor="text1"/>
          <w:lang w:val="en-AU"/>
        </w:rPr>
        <w:t xml:space="preserve">) </w:t>
      </w:r>
      <w:r w:rsidR="0080319A" w:rsidRPr="00030B78">
        <w:rPr>
          <w:color w:val="000000" w:themeColor="text1"/>
          <w:lang w:val="en-AU"/>
        </w:rPr>
        <w:t xml:space="preserve">which </w:t>
      </w:r>
      <w:r w:rsidR="0088684E" w:rsidRPr="00030B78">
        <w:rPr>
          <w:color w:val="000000" w:themeColor="text1"/>
          <w:lang w:val="en-AU"/>
        </w:rPr>
        <w:t>considers</w:t>
      </w:r>
      <w:r w:rsidR="0080319A" w:rsidRPr="00030B78">
        <w:rPr>
          <w:color w:val="000000" w:themeColor="text1"/>
          <w:lang w:val="en-AU"/>
        </w:rPr>
        <w:t xml:space="preserve"> </w:t>
      </w:r>
      <w:r w:rsidR="00AA2099" w:rsidRPr="00030B78">
        <w:rPr>
          <w:color w:val="000000" w:themeColor="text1"/>
          <w:lang w:val="en-AU"/>
        </w:rPr>
        <w:t>technological</w:t>
      </w:r>
      <w:r w:rsidR="0080319A" w:rsidRPr="00030B78">
        <w:rPr>
          <w:color w:val="000000" w:themeColor="text1"/>
          <w:lang w:val="en-AU"/>
        </w:rPr>
        <w:t xml:space="preserve"> adoption not as </w:t>
      </w:r>
      <w:r w:rsidR="0088684E" w:rsidRPr="00030B78">
        <w:rPr>
          <w:color w:val="000000" w:themeColor="text1"/>
          <w:lang w:val="en-AU"/>
        </w:rPr>
        <w:t xml:space="preserve">a </w:t>
      </w:r>
      <w:r w:rsidR="00AA2099" w:rsidRPr="00030B78">
        <w:rPr>
          <w:color w:val="000000" w:themeColor="text1"/>
          <w:lang w:val="en-AU"/>
        </w:rPr>
        <w:t>derivat</w:t>
      </w:r>
      <w:r w:rsidR="0088684E" w:rsidRPr="00030B78">
        <w:rPr>
          <w:color w:val="000000" w:themeColor="text1"/>
          <w:lang w:val="en-AU"/>
        </w:rPr>
        <w:t>ion</w:t>
      </w:r>
      <w:r w:rsidR="00AA2099" w:rsidRPr="00030B78">
        <w:rPr>
          <w:color w:val="000000" w:themeColor="text1"/>
          <w:lang w:val="en-AU"/>
        </w:rPr>
        <w:t xml:space="preserve"> of </w:t>
      </w:r>
      <w:r w:rsidR="0080319A" w:rsidRPr="00030B78">
        <w:rPr>
          <w:color w:val="000000" w:themeColor="text1"/>
          <w:lang w:val="en-AU"/>
        </w:rPr>
        <w:t>individual rational choice</w:t>
      </w:r>
      <w:r w:rsidR="0088684E" w:rsidRPr="00030B78">
        <w:rPr>
          <w:color w:val="000000" w:themeColor="text1"/>
          <w:lang w:val="en-AU"/>
        </w:rPr>
        <w:t>s</w:t>
      </w:r>
      <w:r w:rsidR="0080319A" w:rsidRPr="00030B78">
        <w:rPr>
          <w:color w:val="000000" w:themeColor="text1"/>
          <w:lang w:val="en-AU"/>
        </w:rPr>
        <w:t xml:space="preserve"> but as</w:t>
      </w:r>
      <w:r w:rsidR="00AA2099" w:rsidRPr="00030B78">
        <w:rPr>
          <w:color w:val="000000" w:themeColor="text1"/>
          <w:lang w:val="en-AU"/>
        </w:rPr>
        <w:t xml:space="preserve"> a </w:t>
      </w:r>
      <w:r w:rsidR="00DD0975" w:rsidRPr="00030B78">
        <w:rPr>
          <w:color w:val="000000" w:themeColor="text1"/>
          <w:lang w:val="en-AU"/>
        </w:rPr>
        <w:t>process</w:t>
      </w:r>
      <w:r w:rsidR="00AA2099" w:rsidRPr="00030B78">
        <w:rPr>
          <w:color w:val="000000" w:themeColor="text1"/>
          <w:lang w:val="en-AU"/>
        </w:rPr>
        <w:t xml:space="preserve"> of</w:t>
      </w:r>
      <w:r w:rsidR="0080319A" w:rsidRPr="00030B78">
        <w:rPr>
          <w:color w:val="000000" w:themeColor="text1"/>
          <w:lang w:val="en-AU"/>
        </w:rPr>
        <w:t xml:space="preserve"> network-building </w:t>
      </w:r>
      <w:r w:rsidR="00AA2099" w:rsidRPr="00030B78">
        <w:rPr>
          <w:color w:val="000000" w:themeColor="text1"/>
          <w:lang w:val="en-AU"/>
        </w:rPr>
        <w:t>among</w:t>
      </w:r>
      <w:r w:rsidR="0080319A" w:rsidRPr="00030B78">
        <w:rPr>
          <w:color w:val="000000" w:themeColor="text1"/>
          <w:lang w:val="en-AU"/>
        </w:rPr>
        <w:t xml:space="preserve"> </w:t>
      </w:r>
      <w:r w:rsidRPr="00030B78">
        <w:rPr>
          <w:color w:val="000000" w:themeColor="text1"/>
          <w:lang w:val="en-AU"/>
        </w:rPr>
        <w:t>different</w:t>
      </w:r>
      <w:r w:rsidR="0080319A" w:rsidRPr="00030B78">
        <w:rPr>
          <w:color w:val="000000" w:themeColor="text1"/>
          <w:lang w:val="en-AU"/>
        </w:rPr>
        <w:t xml:space="preserve"> actors</w:t>
      </w:r>
      <w:r w:rsidR="00AA2099" w:rsidRPr="00030B78">
        <w:rPr>
          <w:color w:val="000000" w:themeColor="text1"/>
          <w:lang w:val="en-AU"/>
        </w:rPr>
        <w:t>. Semi</w:t>
      </w:r>
      <w:r w:rsidRPr="00030B78">
        <w:rPr>
          <w:color w:val="000000" w:themeColor="text1"/>
          <w:lang w:val="en-AU"/>
        </w:rPr>
        <w:t>-s</w:t>
      </w:r>
      <w:r w:rsidR="00AA2099" w:rsidRPr="00030B78">
        <w:rPr>
          <w:color w:val="000000" w:themeColor="text1"/>
          <w:lang w:val="en-AU"/>
        </w:rPr>
        <w:t xml:space="preserve">tructured </w:t>
      </w:r>
      <w:r w:rsidRPr="00030B78">
        <w:rPr>
          <w:color w:val="000000" w:themeColor="text1"/>
          <w:lang w:val="en-AU"/>
        </w:rPr>
        <w:t>i</w:t>
      </w:r>
      <w:r w:rsidR="00AA2099" w:rsidRPr="00030B78">
        <w:rPr>
          <w:color w:val="000000" w:themeColor="text1"/>
          <w:lang w:val="en-AU"/>
        </w:rPr>
        <w:t xml:space="preserve">nterviews were selected to conduct this research as according to Diana MacCallum et al. (2019), </w:t>
      </w:r>
      <w:r w:rsidR="0088684E" w:rsidRPr="00030B78">
        <w:rPr>
          <w:color w:val="000000" w:themeColor="text1"/>
          <w:lang w:val="en-AU"/>
        </w:rPr>
        <w:t>they</w:t>
      </w:r>
      <w:r w:rsidR="00AA2099" w:rsidRPr="00030B78">
        <w:rPr>
          <w:color w:val="000000" w:themeColor="text1"/>
          <w:lang w:val="en-AU"/>
        </w:rPr>
        <w:t xml:space="preserve"> </w:t>
      </w:r>
      <w:r w:rsidR="0088684E" w:rsidRPr="00030B78">
        <w:rPr>
          <w:color w:val="000000" w:themeColor="text1"/>
          <w:lang w:val="en-AU"/>
        </w:rPr>
        <w:t xml:space="preserve">invite </w:t>
      </w:r>
      <w:r w:rsidR="00AA2099" w:rsidRPr="00030B78">
        <w:rPr>
          <w:color w:val="000000" w:themeColor="text1"/>
          <w:lang w:val="en-AU"/>
        </w:rPr>
        <w:t xml:space="preserve">flexibility </w:t>
      </w:r>
      <w:r w:rsidR="0088684E" w:rsidRPr="00030B78">
        <w:rPr>
          <w:color w:val="000000" w:themeColor="text1"/>
          <w:lang w:val="en-AU"/>
        </w:rPr>
        <w:t xml:space="preserve">and </w:t>
      </w:r>
      <w:r w:rsidRPr="00030B78">
        <w:rPr>
          <w:color w:val="000000" w:themeColor="text1"/>
          <w:lang w:val="en-AU"/>
        </w:rPr>
        <w:t>produce unexpected</w:t>
      </w:r>
      <w:r w:rsidR="00AA2099" w:rsidRPr="00030B78">
        <w:rPr>
          <w:color w:val="000000" w:themeColor="text1"/>
          <w:lang w:val="en-AU"/>
        </w:rPr>
        <w:t xml:space="preserve"> connections yet maintain</w:t>
      </w:r>
      <w:r w:rsidRPr="00030B78">
        <w:rPr>
          <w:color w:val="000000" w:themeColor="text1"/>
          <w:lang w:val="en-AU"/>
        </w:rPr>
        <w:t xml:space="preserve"> a</w:t>
      </w:r>
      <w:r w:rsidR="00AA2099" w:rsidRPr="00030B78">
        <w:rPr>
          <w:color w:val="000000" w:themeColor="text1"/>
          <w:lang w:val="en-AU"/>
        </w:rPr>
        <w:t xml:space="preserve"> consistent structure </w:t>
      </w:r>
      <w:r w:rsidR="0088684E" w:rsidRPr="00030B78">
        <w:rPr>
          <w:color w:val="000000" w:themeColor="text1"/>
          <w:lang w:val="en-AU"/>
        </w:rPr>
        <w:t xml:space="preserve">between disparate participants </w:t>
      </w:r>
      <w:r w:rsidR="00AA2099" w:rsidRPr="00030B78">
        <w:rPr>
          <w:color w:val="000000" w:themeColor="text1"/>
          <w:lang w:val="en-AU"/>
        </w:rPr>
        <w:t xml:space="preserve">(MacCallum et al., 2019). </w:t>
      </w:r>
    </w:p>
    <w:p w14:paraId="13D327E0" w14:textId="55FCEDFD"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642" w:name="_Toc211885008"/>
      <w:r w:rsidRPr="00030B78">
        <w:rPr>
          <w:rFonts w:ascii="Times New Roman" w:hAnsi="Times New Roman" w:cs="Times New Roman"/>
          <w:color w:val="000000" w:themeColor="text1"/>
          <w:lang w:val="en-AU"/>
        </w:rPr>
        <w:t xml:space="preserve">3.2 </w:t>
      </w:r>
      <w:r w:rsidR="0080319A" w:rsidRPr="00030B78">
        <w:rPr>
          <w:rFonts w:ascii="Times New Roman" w:hAnsi="Times New Roman" w:cs="Times New Roman"/>
          <w:color w:val="000000" w:themeColor="text1"/>
          <w:lang w:val="en-AU"/>
        </w:rPr>
        <w:t>Sampling Strategy and Population</w:t>
      </w:r>
      <w:bookmarkEnd w:id="642"/>
    </w:p>
    <w:p w14:paraId="26AD6BCF" w14:textId="2CFC1024" w:rsidR="0080319A" w:rsidRPr="00030B78" w:rsidRDefault="00C55C6B" w:rsidP="00E93CC1">
      <w:pPr>
        <w:pStyle w:val="whitespace-normal"/>
        <w:spacing w:line="480" w:lineRule="auto"/>
        <w:ind w:firstLine="720"/>
        <w:rPr>
          <w:color w:val="000000" w:themeColor="text1"/>
          <w:lang w:val="en-AU"/>
        </w:rPr>
      </w:pPr>
      <w:r w:rsidRPr="00030B78">
        <w:rPr>
          <w:color w:val="000000" w:themeColor="text1"/>
          <w:lang w:val="en-AU"/>
        </w:rPr>
        <w:t>T</w:t>
      </w:r>
      <w:r w:rsidR="0080319A" w:rsidRPr="00030B78">
        <w:rPr>
          <w:color w:val="000000" w:themeColor="text1"/>
          <w:lang w:val="en-AU"/>
        </w:rPr>
        <w:t xml:space="preserve">welve participants </w:t>
      </w:r>
      <w:r w:rsidRPr="00030B78">
        <w:rPr>
          <w:color w:val="000000" w:themeColor="text1"/>
          <w:lang w:val="en-AU"/>
        </w:rPr>
        <w:t xml:space="preserve">were recruited as part of this study, </w:t>
      </w:r>
      <w:r w:rsidR="0080319A" w:rsidRPr="00030B78">
        <w:rPr>
          <w:color w:val="000000" w:themeColor="text1"/>
          <w:lang w:val="en-AU"/>
        </w:rPr>
        <w:t xml:space="preserve">representing </w:t>
      </w:r>
      <w:r w:rsidRPr="00030B78">
        <w:rPr>
          <w:color w:val="000000" w:themeColor="text1"/>
          <w:lang w:val="en-AU"/>
        </w:rPr>
        <w:t xml:space="preserve">a </w:t>
      </w:r>
      <w:r w:rsidR="0080319A" w:rsidRPr="00030B78">
        <w:rPr>
          <w:color w:val="000000" w:themeColor="text1"/>
          <w:lang w:val="en-AU"/>
        </w:rPr>
        <w:t xml:space="preserve">diverse </w:t>
      </w:r>
      <w:r w:rsidRPr="00030B78">
        <w:rPr>
          <w:color w:val="000000" w:themeColor="text1"/>
          <w:lang w:val="en-AU"/>
        </w:rPr>
        <w:t>array of professionals</w:t>
      </w:r>
      <w:r w:rsidR="0080319A" w:rsidRPr="00030B78">
        <w:rPr>
          <w:color w:val="000000" w:themeColor="text1"/>
          <w:lang w:val="en-AU"/>
        </w:rPr>
        <w:t xml:space="preserve"> within Greater Melbourne's built-environment professional networks</w:t>
      </w:r>
      <w:commentRangeStart w:id="643"/>
      <w:r w:rsidR="0080319A" w:rsidRPr="00030B78">
        <w:rPr>
          <w:color w:val="000000" w:themeColor="text1"/>
          <w:lang w:val="en-AU"/>
        </w:rPr>
        <w:t xml:space="preserve">. </w:t>
      </w:r>
      <w:r w:rsidRPr="00030B78">
        <w:rPr>
          <w:color w:val="000000" w:themeColor="text1"/>
          <w:lang w:val="en-AU"/>
        </w:rPr>
        <w:t>P</w:t>
      </w:r>
      <w:r w:rsidR="0080319A" w:rsidRPr="00030B78">
        <w:rPr>
          <w:color w:val="000000" w:themeColor="text1"/>
          <w:lang w:val="en-AU"/>
        </w:rPr>
        <w:t xml:space="preserve">ractitioners </w:t>
      </w:r>
      <w:r w:rsidR="00E22ADD" w:rsidRPr="00030B78">
        <w:rPr>
          <w:color w:val="000000" w:themeColor="text1"/>
          <w:lang w:val="en-AU"/>
        </w:rPr>
        <w:t>were selected</w:t>
      </w:r>
      <w:commentRangeEnd w:id="643"/>
      <w:r w:rsidR="00687BDB">
        <w:rPr>
          <w:rStyle w:val="CommentReference"/>
        </w:rPr>
        <w:commentReference w:id="643"/>
      </w:r>
      <w:r w:rsidR="00E22ADD" w:rsidRPr="00030B78">
        <w:rPr>
          <w:color w:val="000000" w:themeColor="text1"/>
          <w:lang w:val="en-AU"/>
        </w:rPr>
        <w:t xml:space="preserve"> </w:t>
      </w:r>
      <w:ins w:id="644" w:author="Alan March" w:date="2025-10-15T10:49:00Z" w16du:dateUtc="2025-10-14T23:49:00Z">
        <w:r w:rsidR="00687BDB">
          <w:rPr>
            <w:color w:val="000000" w:themeColor="text1"/>
            <w:lang w:val="en-AU"/>
          </w:rPr>
          <w:t xml:space="preserve">based on having </w:t>
        </w:r>
      </w:ins>
      <w:del w:id="645" w:author="Alan March" w:date="2025-10-15T10:49:00Z" w16du:dateUtc="2025-10-14T23:49:00Z">
        <w:r w:rsidR="0080319A" w:rsidRPr="00030B78" w:rsidDel="00687BDB">
          <w:rPr>
            <w:color w:val="000000" w:themeColor="text1"/>
            <w:lang w:val="en-AU"/>
          </w:rPr>
          <w:delText xml:space="preserve">with </w:delText>
        </w:r>
      </w:del>
      <w:r w:rsidR="0080319A" w:rsidRPr="00030B78">
        <w:rPr>
          <w:color w:val="000000" w:themeColor="text1"/>
          <w:lang w:val="en-AU"/>
        </w:rPr>
        <w:t xml:space="preserve">exposure </w:t>
      </w:r>
      <w:r w:rsidR="00E22ADD" w:rsidRPr="00030B78">
        <w:rPr>
          <w:color w:val="000000" w:themeColor="text1"/>
          <w:lang w:val="en-AU"/>
        </w:rPr>
        <w:t xml:space="preserve">to </w:t>
      </w:r>
      <w:r w:rsidR="0080319A" w:rsidRPr="00030B78">
        <w:rPr>
          <w:color w:val="000000" w:themeColor="text1"/>
          <w:lang w:val="en-AU"/>
        </w:rPr>
        <w:t xml:space="preserve">proprietary and </w:t>
      </w:r>
      <w:r w:rsidR="00E22ADD" w:rsidRPr="00030B78">
        <w:rPr>
          <w:color w:val="000000" w:themeColor="text1"/>
          <w:lang w:val="en-AU"/>
        </w:rPr>
        <w:t>FLOSS</w:t>
      </w:r>
      <w:r w:rsidR="0080319A" w:rsidRPr="00030B78">
        <w:rPr>
          <w:color w:val="000000" w:themeColor="text1"/>
          <w:lang w:val="en-AU"/>
        </w:rPr>
        <w:t xml:space="preserve"> </w:t>
      </w:r>
      <w:r w:rsidR="00E22ADD" w:rsidRPr="00030B78">
        <w:rPr>
          <w:color w:val="000000" w:themeColor="text1"/>
          <w:lang w:val="en-AU"/>
        </w:rPr>
        <w:t xml:space="preserve">to </w:t>
      </w:r>
      <w:r w:rsidR="0080319A" w:rsidRPr="00030B78">
        <w:rPr>
          <w:color w:val="000000" w:themeColor="text1"/>
          <w:lang w:val="en-AU"/>
        </w:rPr>
        <w:t xml:space="preserve">illuminate </w:t>
      </w:r>
      <w:r w:rsidR="00E22ADD" w:rsidRPr="00030B78">
        <w:rPr>
          <w:color w:val="000000" w:themeColor="text1"/>
          <w:lang w:val="en-AU"/>
        </w:rPr>
        <w:t xml:space="preserve">potential </w:t>
      </w:r>
      <w:r w:rsidR="0080319A" w:rsidRPr="00030B78">
        <w:rPr>
          <w:color w:val="000000" w:themeColor="text1"/>
          <w:lang w:val="en-AU"/>
        </w:rPr>
        <w:t xml:space="preserve">network dynamics </w:t>
      </w:r>
      <w:r w:rsidRPr="00030B78">
        <w:rPr>
          <w:color w:val="000000" w:themeColor="text1"/>
          <w:lang w:val="en-AU"/>
        </w:rPr>
        <w:t xml:space="preserve">in line with recruitment methods by </w:t>
      </w:r>
      <w:r w:rsidR="0080319A" w:rsidRPr="00030B78">
        <w:rPr>
          <w:color w:val="000000" w:themeColor="text1"/>
          <w:lang w:val="en-AU"/>
        </w:rPr>
        <w:t>Creswell</w:t>
      </w:r>
      <w:r w:rsidRPr="00030B78">
        <w:rPr>
          <w:color w:val="000000" w:themeColor="text1"/>
          <w:lang w:val="en-AU"/>
        </w:rPr>
        <w:t xml:space="preserve"> (</w:t>
      </w:r>
      <w:r w:rsidR="0080319A" w:rsidRPr="00030B78">
        <w:rPr>
          <w:color w:val="000000" w:themeColor="text1"/>
          <w:lang w:val="en-AU"/>
        </w:rPr>
        <w:t>2017). The sample included public sector planners from local and state government agencies, private sector consultants and master's-level planning</w:t>
      </w:r>
      <w:r w:rsidRPr="00030B78">
        <w:rPr>
          <w:color w:val="000000" w:themeColor="text1"/>
          <w:lang w:val="en-AU"/>
        </w:rPr>
        <w:t xml:space="preserve"> and design</w:t>
      </w:r>
      <w:r w:rsidR="0080319A" w:rsidRPr="00030B78">
        <w:rPr>
          <w:color w:val="000000" w:themeColor="text1"/>
          <w:lang w:val="en-AU"/>
        </w:rPr>
        <w:t xml:space="preserve"> students from Melbourne and RMIT Universities. This diversity </w:t>
      </w:r>
      <w:r w:rsidR="00E22ADD" w:rsidRPr="00030B78">
        <w:rPr>
          <w:color w:val="000000" w:themeColor="text1"/>
          <w:lang w:val="en-AU"/>
        </w:rPr>
        <w:t xml:space="preserve">of participants </w:t>
      </w:r>
      <w:r w:rsidR="0080319A" w:rsidRPr="00030B78">
        <w:rPr>
          <w:color w:val="000000" w:themeColor="text1"/>
          <w:lang w:val="en-AU"/>
        </w:rPr>
        <w:t>enabled institutional</w:t>
      </w:r>
      <w:r w:rsidR="00E22ADD" w:rsidRPr="00030B78">
        <w:rPr>
          <w:color w:val="000000" w:themeColor="text1"/>
          <w:lang w:val="en-AU"/>
        </w:rPr>
        <w:t xml:space="preserve"> examination of how</w:t>
      </w:r>
      <w:r w:rsidR="0080319A" w:rsidRPr="00030B78">
        <w:rPr>
          <w:color w:val="000000" w:themeColor="text1"/>
          <w:lang w:val="en-AU"/>
        </w:rPr>
        <w:t xml:space="preserve"> context</w:t>
      </w:r>
      <w:r w:rsidR="00E22ADD" w:rsidRPr="00030B78">
        <w:rPr>
          <w:color w:val="000000" w:themeColor="text1"/>
          <w:lang w:val="en-AU"/>
        </w:rPr>
        <w:t xml:space="preserve"> </w:t>
      </w:r>
      <w:r w:rsidR="0080319A" w:rsidRPr="00030B78">
        <w:rPr>
          <w:color w:val="000000" w:themeColor="text1"/>
          <w:lang w:val="en-AU"/>
        </w:rPr>
        <w:t>shape</w:t>
      </w:r>
      <w:r w:rsidR="00E22ADD" w:rsidRPr="00030B78">
        <w:rPr>
          <w:color w:val="000000" w:themeColor="text1"/>
          <w:lang w:val="en-AU"/>
        </w:rPr>
        <w:t>s</w:t>
      </w:r>
      <w:r w:rsidR="0080319A" w:rsidRPr="00030B78">
        <w:rPr>
          <w:color w:val="000000" w:themeColor="text1"/>
          <w:lang w:val="en-AU"/>
        </w:rPr>
        <w:t xml:space="preserve"> network </w:t>
      </w:r>
      <w:r w:rsidR="00DD0975" w:rsidRPr="00030B78">
        <w:rPr>
          <w:color w:val="000000" w:themeColor="text1"/>
          <w:lang w:val="en-AU"/>
        </w:rPr>
        <w:t>components</w:t>
      </w:r>
      <w:r w:rsidR="0080319A" w:rsidRPr="00030B78">
        <w:rPr>
          <w:color w:val="000000" w:themeColor="text1"/>
          <w:lang w:val="en-AU"/>
        </w:rPr>
        <w:t xml:space="preserve"> differently.</w:t>
      </w:r>
    </w:p>
    <w:p w14:paraId="660DADDA" w14:textId="6F32544F" w:rsidR="0080319A" w:rsidRPr="00030B78" w:rsidRDefault="00C210C1" w:rsidP="00E93CC1">
      <w:pPr>
        <w:pStyle w:val="whitespace-normal"/>
        <w:spacing w:line="480" w:lineRule="auto"/>
        <w:ind w:firstLine="720"/>
        <w:rPr>
          <w:color w:val="000000" w:themeColor="text1"/>
          <w:lang w:val="en-AU"/>
        </w:rPr>
      </w:pPr>
      <w:commentRangeStart w:id="646"/>
      <w:r w:rsidRPr="00030B78">
        <w:rPr>
          <w:color w:val="000000" w:themeColor="text1"/>
          <w:lang w:val="en-AU"/>
        </w:rPr>
        <w:t>R</w:t>
      </w:r>
      <w:r w:rsidR="0080319A" w:rsidRPr="00030B78">
        <w:rPr>
          <w:color w:val="000000" w:themeColor="text1"/>
          <w:lang w:val="en-AU"/>
        </w:rPr>
        <w:t>ecruitment</w:t>
      </w:r>
      <w:commentRangeEnd w:id="646"/>
      <w:r w:rsidR="00687BDB">
        <w:rPr>
          <w:rStyle w:val="CommentReference"/>
        </w:rPr>
        <w:commentReference w:id="646"/>
      </w:r>
      <w:r w:rsidR="0080319A" w:rsidRPr="00030B78">
        <w:rPr>
          <w:color w:val="000000" w:themeColor="text1"/>
          <w:lang w:val="en-AU"/>
        </w:rPr>
        <w:t xml:space="preserve"> occurred through professional networks, email invitations, and LinkedIn messaging</w:t>
      </w:r>
      <w:r w:rsidRPr="00030B78">
        <w:rPr>
          <w:color w:val="000000" w:themeColor="text1"/>
          <w:lang w:val="en-AU"/>
        </w:rPr>
        <w:t xml:space="preserve"> (Appendix </w:t>
      </w:r>
      <w:r w:rsidR="00957C2D" w:rsidRPr="00030B78">
        <w:rPr>
          <w:color w:val="000000" w:themeColor="text1"/>
          <w:lang w:val="en-AU"/>
        </w:rPr>
        <w:t>A</w:t>
      </w:r>
      <w:r w:rsidRPr="00030B78">
        <w:rPr>
          <w:color w:val="000000" w:themeColor="text1"/>
          <w:lang w:val="en-AU"/>
        </w:rPr>
        <w:t>)</w:t>
      </w:r>
      <w:r w:rsidR="0080319A" w:rsidRPr="00030B78">
        <w:rPr>
          <w:color w:val="000000" w:themeColor="text1"/>
          <w:lang w:val="en-AU"/>
        </w:rPr>
        <w:t xml:space="preserve">. </w:t>
      </w:r>
      <w:r w:rsidRPr="00030B78">
        <w:rPr>
          <w:color w:val="000000" w:themeColor="text1"/>
          <w:lang w:val="en-AU"/>
        </w:rPr>
        <w:t>This process considered p</w:t>
      </w:r>
      <w:r w:rsidR="0080319A" w:rsidRPr="00030B78">
        <w:rPr>
          <w:color w:val="000000" w:themeColor="text1"/>
          <w:lang w:val="en-AU"/>
        </w:rPr>
        <w:t xml:space="preserve">ractitioners </w:t>
      </w:r>
      <w:r w:rsidRPr="00030B78">
        <w:rPr>
          <w:color w:val="000000" w:themeColor="text1"/>
          <w:lang w:val="en-AU"/>
        </w:rPr>
        <w:t>of</w:t>
      </w:r>
      <w:r w:rsidR="0080319A" w:rsidRPr="00030B78">
        <w:rPr>
          <w:color w:val="000000" w:themeColor="text1"/>
          <w:lang w:val="en-AU"/>
        </w:rPr>
        <w:t xml:space="preserve"> </w:t>
      </w:r>
      <w:r w:rsidRPr="00030B78">
        <w:rPr>
          <w:color w:val="000000" w:themeColor="text1"/>
          <w:lang w:val="en-AU"/>
        </w:rPr>
        <w:t>diverse experience</w:t>
      </w:r>
      <w:r w:rsidR="0080319A" w:rsidRPr="00030B78">
        <w:rPr>
          <w:color w:val="000000" w:themeColor="text1"/>
          <w:lang w:val="en-AU"/>
        </w:rPr>
        <w:t xml:space="preserve"> within professional networks: students entering the</w:t>
      </w:r>
      <w:r w:rsidRPr="00030B78">
        <w:rPr>
          <w:color w:val="000000" w:themeColor="text1"/>
          <w:lang w:val="en-AU"/>
        </w:rPr>
        <w:t>ir disciplines</w:t>
      </w:r>
      <w:r w:rsidR="0080319A" w:rsidRPr="00030B78">
        <w:rPr>
          <w:color w:val="000000" w:themeColor="text1"/>
          <w:lang w:val="en-AU"/>
        </w:rPr>
        <w:t xml:space="preserve">, mid-career professionals navigating </w:t>
      </w:r>
      <w:r w:rsidR="0080319A" w:rsidRPr="00030B78">
        <w:rPr>
          <w:color w:val="000000" w:themeColor="text1"/>
          <w:lang w:val="en-AU"/>
        </w:rPr>
        <w:lastRenderedPageBreak/>
        <w:t>constraints</w:t>
      </w:r>
      <w:r w:rsidRPr="00030B78">
        <w:rPr>
          <w:color w:val="000000" w:themeColor="text1"/>
          <w:lang w:val="en-AU"/>
        </w:rPr>
        <w:t xml:space="preserve"> of organisations</w:t>
      </w:r>
      <w:r w:rsidR="0080319A" w:rsidRPr="00030B78">
        <w:rPr>
          <w:color w:val="000000" w:themeColor="text1"/>
          <w:lang w:val="en-AU"/>
        </w:rPr>
        <w:t xml:space="preserve">, senior practitioners with decision-making authority. This </w:t>
      </w:r>
      <w:r w:rsidRPr="00030B78">
        <w:rPr>
          <w:color w:val="000000" w:themeColor="text1"/>
          <w:lang w:val="en-AU"/>
        </w:rPr>
        <w:t>variety</w:t>
      </w:r>
      <w:r w:rsidR="0080319A" w:rsidRPr="00030B78">
        <w:rPr>
          <w:color w:val="000000" w:themeColor="text1"/>
          <w:lang w:val="en-AU"/>
        </w:rPr>
        <w:t xml:space="preserve"> </w:t>
      </w:r>
      <w:r w:rsidRPr="00030B78">
        <w:rPr>
          <w:color w:val="000000" w:themeColor="text1"/>
          <w:lang w:val="en-AU"/>
        </w:rPr>
        <w:t>responds to</w:t>
      </w:r>
      <w:r w:rsidR="0080319A" w:rsidRPr="00030B78">
        <w:rPr>
          <w:color w:val="000000" w:themeColor="text1"/>
          <w:lang w:val="en-AU"/>
        </w:rPr>
        <w:t xml:space="preserve"> ANT's principle that networks</w:t>
      </w:r>
      <w:r w:rsidRPr="00030B78">
        <w:rPr>
          <w:color w:val="000000" w:themeColor="text1"/>
          <w:lang w:val="en-AU"/>
        </w:rPr>
        <w:t xml:space="preserve"> </w:t>
      </w:r>
      <w:r w:rsidR="0080319A" w:rsidRPr="00030B78">
        <w:rPr>
          <w:color w:val="000000" w:themeColor="text1"/>
          <w:lang w:val="en-AU"/>
        </w:rPr>
        <w:t xml:space="preserve">comprise actors with varying capacities to </w:t>
      </w:r>
      <w:r w:rsidR="00C55C6B" w:rsidRPr="00030B78">
        <w:rPr>
          <w:color w:val="000000" w:themeColor="text1"/>
          <w:lang w:val="en-AU"/>
        </w:rPr>
        <w:t>enrol</w:t>
      </w:r>
      <w:r w:rsidR="0080319A" w:rsidRPr="00030B78">
        <w:rPr>
          <w:color w:val="000000" w:themeColor="text1"/>
          <w:lang w:val="en-AU"/>
        </w:rPr>
        <w:t xml:space="preserve"> others and </w:t>
      </w:r>
      <w:r w:rsidRPr="00030B78">
        <w:rPr>
          <w:color w:val="000000" w:themeColor="text1"/>
          <w:lang w:val="en-AU"/>
        </w:rPr>
        <w:t>stabilise</w:t>
      </w:r>
      <w:r w:rsidR="0080319A" w:rsidRPr="00030B78">
        <w:rPr>
          <w:color w:val="000000" w:themeColor="text1"/>
          <w:lang w:val="en-AU"/>
        </w:rPr>
        <w:t xml:space="preserve"> </w:t>
      </w:r>
      <w:r w:rsidRPr="00030B78">
        <w:rPr>
          <w:color w:val="000000" w:themeColor="text1"/>
          <w:lang w:val="en-AU"/>
        </w:rPr>
        <w:t>assemblages</w:t>
      </w:r>
      <w:r w:rsidR="0080319A" w:rsidRPr="00030B78">
        <w:rPr>
          <w:color w:val="000000" w:themeColor="text1"/>
          <w:lang w:val="en-AU"/>
        </w:rPr>
        <w:t xml:space="preserve"> (Latour, 1990).</w:t>
      </w:r>
    </w:p>
    <w:p w14:paraId="35D3733D" w14:textId="4EDE38BB"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647" w:name="_Toc211885009"/>
      <w:r w:rsidRPr="00030B78">
        <w:rPr>
          <w:rFonts w:ascii="Times New Roman" w:hAnsi="Times New Roman" w:cs="Times New Roman"/>
          <w:color w:val="000000" w:themeColor="text1"/>
          <w:lang w:val="en-AU"/>
        </w:rPr>
        <w:t xml:space="preserve">3.3 </w:t>
      </w:r>
      <w:r w:rsidR="0080319A" w:rsidRPr="00030B78">
        <w:rPr>
          <w:rFonts w:ascii="Times New Roman" w:hAnsi="Times New Roman" w:cs="Times New Roman"/>
          <w:color w:val="000000" w:themeColor="text1"/>
          <w:lang w:val="en-AU"/>
        </w:rPr>
        <w:t>Development of Interview Protocol</w:t>
      </w:r>
      <w:bookmarkEnd w:id="647"/>
    </w:p>
    <w:p w14:paraId="0BF8CC58" w14:textId="1631407C"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The semi-structured interview</w:t>
      </w:r>
      <w:r w:rsidR="00C210C1" w:rsidRPr="00030B78">
        <w:rPr>
          <w:color w:val="000000" w:themeColor="text1"/>
          <w:lang w:val="en-AU"/>
        </w:rPr>
        <w:t xml:space="preserve"> method was used to</w:t>
      </w:r>
      <w:r w:rsidRPr="00030B78">
        <w:rPr>
          <w:color w:val="000000" w:themeColor="text1"/>
          <w:lang w:val="en-AU"/>
        </w:rPr>
        <w:t xml:space="preserve"> </w:t>
      </w:r>
      <w:r w:rsidR="00C210C1" w:rsidRPr="00030B78">
        <w:rPr>
          <w:color w:val="000000" w:themeColor="text1"/>
          <w:lang w:val="en-AU"/>
        </w:rPr>
        <w:t>encourage organic emergence of</w:t>
      </w:r>
      <w:r w:rsidRPr="00030B78">
        <w:rPr>
          <w:color w:val="000000" w:themeColor="text1"/>
          <w:lang w:val="en-AU"/>
        </w:rPr>
        <w:t xml:space="preserve"> ANT concepts </w:t>
      </w:r>
      <w:r w:rsidR="002127F8" w:rsidRPr="00030B78">
        <w:rPr>
          <w:color w:val="000000" w:themeColor="text1"/>
          <w:lang w:val="en-AU"/>
        </w:rPr>
        <w:t xml:space="preserve">and maintain conversational </w:t>
      </w:r>
      <w:r w:rsidR="00970766" w:rsidRPr="00030B78">
        <w:rPr>
          <w:color w:val="000000" w:themeColor="text1"/>
          <w:lang w:val="en-AU"/>
        </w:rPr>
        <w:t>adaptability</w:t>
      </w:r>
      <w:r w:rsidR="002127F8" w:rsidRPr="00030B78">
        <w:rPr>
          <w:color w:val="000000" w:themeColor="text1"/>
          <w:lang w:val="en-AU"/>
        </w:rPr>
        <w:t xml:space="preserve">. </w:t>
      </w:r>
      <w:r w:rsidRPr="00030B78">
        <w:rPr>
          <w:color w:val="000000" w:themeColor="text1"/>
          <w:lang w:val="en-AU"/>
        </w:rPr>
        <w:t xml:space="preserve">Eleven </w:t>
      </w:r>
      <w:r w:rsidR="00970766" w:rsidRPr="00030B78">
        <w:rPr>
          <w:color w:val="000000" w:themeColor="text1"/>
          <w:lang w:val="en-AU"/>
        </w:rPr>
        <w:t xml:space="preserve">core </w:t>
      </w:r>
      <w:commentRangeStart w:id="648"/>
      <w:r w:rsidRPr="00030B78">
        <w:rPr>
          <w:color w:val="000000" w:themeColor="text1"/>
          <w:lang w:val="en-AU"/>
        </w:rPr>
        <w:t>question</w:t>
      </w:r>
      <w:commentRangeEnd w:id="648"/>
      <w:r w:rsidR="00687BDB">
        <w:rPr>
          <w:rStyle w:val="CommentReference"/>
        </w:rPr>
        <w:commentReference w:id="648"/>
      </w:r>
      <w:r w:rsidRPr="00030B78">
        <w:rPr>
          <w:color w:val="000000" w:themeColor="text1"/>
          <w:lang w:val="en-AU"/>
        </w:rPr>
        <w:t xml:space="preserve">s </w:t>
      </w:r>
      <w:r w:rsidR="00C210C1" w:rsidRPr="00030B78">
        <w:rPr>
          <w:color w:val="000000" w:themeColor="text1"/>
          <w:lang w:val="en-AU"/>
        </w:rPr>
        <w:t xml:space="preserve">(Appendix </w:t>
      </w:r>
      <w:r w:rsidR="00957C2D" w:rsidRPr="00030B78">
        <w:rPr>
          <w:color w:val="000000" w:themeColor="text1"/>
          <w:lang w:val="en-AU"/>
        </w:rPr>
        <w:t>C</w:t>
      </w:r>
      <w:r w:rsidR="00C210C1" w:rsidRPr="00030B78">
        <w:rPr>
          <w:color w:val="000000" w:themeColor="text1"/>
          <w:lang w:val="en-AU"/>
        </w:rPr>
        <w:t xml:space="preserve">) </w:t>
      </w:r>
      <w:r w:rsidRPr="00030B78">
        <w:rPr>
          <w:color w:val="000000" w:themeColor="text1"/>
          <w:lang w:val="en-AU"/>
        </w:rPr>
        <w:t xml:space="preserve">explored participants' professional </w:t>
      </w:r>
      <w:r w:rsidR="00970766" w:rsidRPr="00030B78">
        <w:rPr>
          <w:color w:val="000000" w:themeColor="text1"/>
          <w:lang w:val="en-AU"/>
        </w:rPr>
        <w:t>identities</w:t>
      </w:r>
      <w:r w:rsidRPr="00030B78">
        <w:rPr>
          <w:color w:val="000000" w:themeColor="text1"/>
          <w:lang w:val="en-AU"/>
        </w:rPr>
        <w:t xml:space="preserve">, </w:t>
      </w:r>
      <w:r w:rsidR="002127F8" w:rsidRPr="00030B78">
        <w:rPr>
          <w:color w:val="000000" w:themeColor="text1"/>
          <w:lang w:val="en-AU"/>
        </w:rPr>
        <w:t xml:space="preserve">their </w:t>
      </w:r>
      <w:r w:rsidR="00970766" w:rsidRPr="00030B78">
        <w:rPr>
          <w:color w:val="000000" w:themeColor="text1"/>
          <w:lang w:val="en-AU"/>
        </w:rPr>
        <w:t xml:space="preserve">context within their </w:t>
      </w:r>
      <w:r w:rsidRPr="00030B78">
        <w:rPr>
          <w:color w:val="000000" w:themeColor="text1"/>
          <w:lang w:val="en-AU"/>
        </w:rPr>
        <w:t>organi</w:t>
      </w:r>
      <w:r w:rsidR="002127F8" w:rsidRPr="00030B78">
        <w:rPr>
          <w:color w:val="000000" w:themeColor="text1"/>
          <w:lang w:val="en-AU"/>
        </w:rPr>
        <w:t>s</w:t>
      </w:r>
      <w:r w:rsidRPr="00030B78">
        <w:rPr>
          <w:color w:val="000000" w:themeColor="text1"/>
          <w:lang w:val="en-AU"/>
        </w:rPr>
        <w:t>ation</w:t>
      </w:r>
      <w:r w:rsidR="00970766" w:rsidRPr="00030B78">
        <w:rPr>
          <w:color w:val="000000" w:themeColor="text1"/>
          <w:lang w:val="en-AU"/>
        </w:rPr>
        <w:t>s</w:t>
      </w:r>
      <w:r w:rsidRPr="00030B78">
        <w:rPr>
          <w:color w:val="000000" w:themeColor="text1"/>
          <w:lang w:val="en-AU"/>
        </w:rPr>
        <w:t>,</w:t>
      </w:r>
      <w:r w:rsidR="00970766" w:rsidRPr="00030B78">
        <w:rPr>
          <w:color w:val="000000" w:themeColor="text1"/>
          <w:lang w:val="en-AU"/>
        </w:rPr>
        <w:t xml:space="preserve"> workflows</w:t>
      </w:r>
      <w:r w:rsidRPr="00030B78">
        <w:rPr>
          <w:color w:val="000000" w:themeColor="text1"/>
          <w:lang w:val="en-AU"/>
        </w:rPr>
        <w:t xml:space="preserve"> and </w:t>
      </w:r>
      <w:r w:rsidR="00970766" w:rsidRPr="00030B78">
        <w:rPr>
          <w:color w:val="000000" w:themeColor="text1"/>
          <w:lang w:val="en-AU"/>
        </w:rPr>
        <w:t>perspectives</w:t>
      </w:r>
      <w:r w:rsidRPr="00030B78">
        <w:rPr>
          <w:color w:val="000000" w:themeColor="text1"/>
          <w:lang w:val="en-AU"/>
        </w:rPr>
        <w:t xml:space="preserve"> </w:t>
      </w:r>
      <w:r w:rsidR="00970766" w:rsidRPr="00030B78">
        <w:rPr>
          <w:color w:val="000000" w:themeColor="text1"/>
          <w:lang w:val="en-AU"/>
        </w:rPr>
        <w:t>on</w:t>
      </w:r>
      <w:r w:rsidRPr="00030B78">
        <w:rPr>
          <w:color w:val="000000" w:themeColor="text1"/>
          <w:lang w:val="en-AU"/>
        </w:rPr>
        <w:t xml:space="preserve"> FLOSS and OAD </w:t>
      </w:r>
      <w:r w:rsidR="002127F8" w:rsidRPr="00030B78">
        <w:rPr>
          <w:color w:val="000000" w:themeColor="text1"/>
          <w:lang w:val="en-AU"/>
        </w:rPr>
        <w:t>instruments</w:t>
      </w:r>
      <w:r w:rsidRPr="00030B78">
        <w:rPr>
          <w:color w:val="000000" w:themeColor="text1"/>
          <w:lang w:val="en-AU"/>
        </w:rPr>
        <w:t xml:space="preserve">. The semi-structured format was chosen </w:t>
      </w:r>
      <w:r w:rsidR="002127F8" w:rsidRPr="00030B78">
        <w:rPr>
          <w:color w:val="000000" w:themeColor="text1"/>
          <w:lang w:val="en-AU"/>
        </w:rPr>
        <w:t>in favour of</w:t>
      </w:r>
      <w:r w:rsidRPr="00030B78">
        <w:rPr>
          <w:color w:val="000000" w:themeColor="text1"/>
          <w:lang w:val="en-AU"/>
        </w:rPr>
        <w:t xml:space="preserve"> </w:t>
      </w:r>
      <w:r w:rsidR="00970766" w:rsidRPr="00030B78">
        <w:rPr>
          <w:color w:val="000000" w:themeColor="text1"/>
          <w:lang w:val="en-AU"/>
        </w:rPr>
        <w:t>completely</w:t>
      </w:r>
      <w:r w:rsidRPr="00030B78">
        <w:rPr>
          <w:color w:val="000000" w:themeColor="text1"/>
          <w:lang w:val="en-AU"/>
        </w:rPr>
        <w:t xml:space="preserve"> structured interviews </w:t>
      </w:r>
      <w:r w:rsidR="002127F8" w:rsidRPr="00030B78">
        <w:rPr>
          <w:color w:val="000000" w:themeColor="text1"/>
          <w:lang w:val="en-AU"/>
        </w:rPr>
        <w:t>as according to Diana MacCallum et al. (2019), this format</w:t>
      </w:r>
      <w:r w:rsidRPr="00030B78">
        <w:rPr>
          <w:color w:val="000000" w:themeColor="text1"/>
          <w:lang w:val="en-AU"/>
        </w:rPr>
        <w:t xml:space="preserve"> </w:t>
      </w:r>
      <w:r w:rsidR="00970766" w:rsidRPr="00030B78">
        <w:rPr>
          <w:color w:val="000000" w:themeColor="text1"/>
          <w:lang w:val="en-AU"/>
        </w:rPr>
        <w:t>allows</w:t>
      </w:r>
      <w:r w:rsidRPr="00030B78">
        <w:rPr>
          <w:color w:val="000000" w:themeColor="text1"/>
          <w:lang w:val="en-AU"/>
        </w:rPr>
        <w:t xml:space="preserve"> participants to introduce unexpected actors, reveal unanticipated network </w:t>
      </w:r>
      <w:r w:rsidR="00970766" w:rsidRPr="00030B78">
        <w:rPr>
          <w:color w:val="000000" w:themeColor="text1"/>
          <w:lang w:val="en-AU"/>
        </w:rPr>
        <w:t>relationships</w:t>
      </w:r>
      <w:r w:rsidRPr="00030B78">
        <w:rPr>
          <w:color w:val="000000" w:themeColor="text1"/>
          <w:lang w:val="en-AU"/>
        </w:rPr>
        <w:t xml:space="preserve">, and describe translation processes in their own </w:t>
      </w:r>
      <w:r w:rsidR="002127F8" w:rsidRPr="00030B78">
        <w:rPr>
          <w:color w:val="000000" w:themeColor="text1"/>
          <w:lang w:val="en-AU"/>
        </w:rPr>
        <w:t>language</w:t>
      </w:r>
      <w:r w:rsidRPr="00030B78">
        <w:rPr>
          <w:color w:val="000000" w:themeColor="text1"/>
          <w:lang w:val="en-AU"/>
        </w:rPr>
        <w:t xml:space="preserve">. This approach </w:t>
      </w:r>
      <w:r w:rsidR="002127F8" w:rsidRPr="00030B78">
        <w:rPr>
          <w:color w:val="000000" w:themeColor="text1"/>
          <w:lang w:val="en-AU"/>
        </w:rPr>
        <w:t>respects</w:t>
      </w:r>
      <w:r w:rsidRPr="00030B78">
        <w:rPr>
          <w:color w:val="000000" w:themeColor="text1"/>
          <w:lang w:val="en-AU"/>
        </w:rPr>
        <w:t xml:space="preserve"> that researchers cannot predict in advance which actors will prove significant in any given network.</w:t>
      </w:r>
    </w:p>
    <w:p w14:paraId="62C415FF" w14:textId="1B6CA1F2" w:rsidR="0080319A" w:rsidRPr="00030B78" w:rsidRDefault="002127F8" w:rsidP="00E93CC1">
      <w:pPr>
        <w:pStyle w:val="whitespace-normal"/>
        <w:spacing w:line="480" w:lineRule="auto"/>
        <w:ind w:firstLine="720"/>
        <w:rPr>
          <w:color w:val="000000" w:themeColor="text1"/>
          <w:lang w:val="en-AU"/>
        </w:rPr>
      </w:pPr>
      <w:commentRangeStart w:id="649"/>
      <w:r w:rsidRPr="00030B78">
        <w:rPr>
          <w:color w:val="000000" w:themeColor="text1"/>
          <w:lang w:val="en-AU"/>
        </w:rPr>
        <w:t>T</w:t>
      </w:r>
      <w:r w:rsidR="0080319A" w:rsidRPr="00030B78">
        <w:rPr>
          <w:color w:val="000000" w:themeColor="text1"/>
          <w:lang w:val="en-AU"/>
        </w:rPr>
        <w:t xml:space="preserve">he </w:t>
      </w:r>
      <w:del w:id="650" w:author="Graham Inglert" w:date="2025-10-16T08:47:00Z" w16du:dateUtc="2025-10-15T21:47:00Z">
        <w:r w:rsidR="00970766" w:rsidRPr="00030B78" w:rsidDel="007F5303">
          <w:rPr>
            <w:color w:val="000000" w:themeColor="text1"/>
            <w:lang w:val="en-AU"/>
          </w:rPr>
          <w:delText>method</w:delText>
        </w:r>
        <w:r w:rsidR="0080319A" w:rsidRPr="00030B78" w:rsidDel="007F5303">
          <w:rPr>
            <w:color w:val="000000" w:themeColor="text1"/>
            <w:lang w:val="en-AU"/>
          </w:rPr>
          <w:delText xml:space="preserve"> </w:delText>
        </w:r>
      </w:del>
      <w:ins w:id="651" w:author="Graham Inglert" w:date="2025-10-16T08:47:00Z" w16du:dateUtc="2025-10-15T21:47:00Z">
        <w:r w:rsidR="007F5303">
          <w:rPr>
            <w:color w:val="000000" w:themeColor="text1"/>
            <w:lang w:val="en-AU"/>
          </w:rPr>
          <w:t>questions (Appen</w:t>
        </w:r>
      </w:ins>
      <w:ins w:id="652" w:author="Graham Inglert" w:date="2025-10-16T08:48:00Z" w16du:dateUtc="2025-10-15T21:48:00Z">
        <w:r w:rsidR="007F5303">
          <w:rPr>
            <w:color w:val="000000" w:themeColor="text1"/>
            <w:lang w:val="en-AU"/>
          </w:rPr>
          <w:t>dix C)</w:t>
        </w:r>
      </w:ins>
      <w:ins w:id="653" w:author="Graham Inglert" w:date="2025-10-20T17:57:00Z" w16du:dateUtc="2025-10-20T06:57:00Z">
        <w:r w:rsidR="002F1EEA">
          <w:rPr>
            <w:color w:val="000000" w:themeColor="text1"/>
            <w:lang w:val="en-AU"/>
          </w:rPr>
          <w:t xml:space="preserve"> queried participants </w:t>
        </w:r>
      </w:ins>
      <w:ins w:id="654" w:author="Graham Inglert" w:date="2025-10-20T17:58:00Z" w16du:dateUtc="2025-10-20T06:58:00Z">
        <w:r w:rsidR="002F1EEA">
          <w:rPr>
            <w:color w:val="000000" w:themeColor="text1"/>
            <w:lang w:val="en-AU"/>
          </w:rPr>
          <w:t>o</w:t>
        </w:r>
      </w:ins>
      <w:ins w:id="655" w:author="Graham Inglert" w:date="2025-10-20T17:57:00Z" w16du:dateUtc="2025-10-20T06:57:00Z">
        <w:r w:rsidR="002F1EEA">
          <w:rPr>
            <w:color w:val="000000" w:themeColor="text1"/>
            <w:lang w:val="en-AU"/>
          </w:rPr>
          <w:t>n the network factors influencing professional software uptake</w:t>
        </w:r>
      </w:ins>
      <w:ins w:id="656" w:author="Graham Inglert" w:date="2025-10-20T17:58:00Z" w16du:dateUtc="2025-10-20T06:58:00Z">
        <w:r w:rsidR="002F1EEA">
          <w:rPr>
            <w:color w:val="000000" w:themeColor="text1"/>
            <w:lang w:val="en-AU"/>
          </w:rPr>
          <w:t xml:space="preserve">, specifically querying </w:t>
        </w:r>
      </w:ins>
      <w:del w:id="657" w:author="Graham Inglert" w:date="2025-10-20T17:58:00Z" w16du:dateUtc="2025-10-20T06:58:00Z">
        <w:r w:rsidR="0080319A" w:rsidRPr="00030B78" w:rsidDel="002F1EEA">
          <w:rPr>
            <w:color w:val="000000" w:themeColor="text1"/>
            <w:lang w:val="en-AU"/>
          </w:rPr>
          <w:delText xml:space="preserve">asked </w:delText>
        </w:r>
        <w:commentRangeEnd w:id="649"/>
        <w:r w:rsidR="00687BDB" w:rsidDel="002F1EEA">
          <w:rPr>
            <w:rStyle w:val="CommentReference"/>
          </w:rPr>
          <w:commentReference w:id="649"/>
        </w:r>
        <w:r w:rsidR="0080319A" w:rsidRPr="00030B78" w:rsidDel="002F1EEA">
          <w:rPr>
            <w:color w:val="000000" w:themeColor="text1"/>
            <w:lang w:val="en-AU"/>
          </w:rPr>
          <w:delText xml:space="preserve">participants to </w:delText>
        </w:r>
        <w:r w:rsidRPr="00030B78" w:rsidDel="002F1EEA">
          <w:rPr>
            <w:color w:val="000000" w:themeColor="text1"/>
            <w:lang w:val="en-AU"/>
          </w:rPr>
          <w:delText xml:space="preserve">broadly </w:delText>
        </w:r>
        <w:r w:rsidR="0080319A" w:rsidRPr="00030B78" w:rsidDel="002F1EEA">
          <w:rPr>
            <w:color w:val="000000" w:themeColor="text1"/>
            <w:lang w:val="en-AU"/>
          </w:rPr>
          <w:delText xml:space="preserve">describe how they </w:delText>
        </w:r>
      </w:del>
      <w:r w:rsidR="0080319A" w:rsidRPr="00030B78">
        <w:rPr>
          <w:color w:val="000000" w:themeColor="text1"/>
          <w:lang w:val="en-AU"/>
        </w:rPr>
        <w:t xml:space="preserve">encountered tools, </w:t>
      </w:r>
      <w:r w:rsidR="00970766" w:rsidRPr="00030B78">
        <w:rPr>
          <w:color w:val="000000" w:themeColor="text1"/>
          <w:lang w:val="en-AU"/>
        </w:rPr>
        <w:t>whether others</w:t>
      </w:r>
      <w:r w:rsidR="0080319A" w:rsidRPr="00030B78">
        <w:rPr>
          <w:color w:val="000000" w:themeColor="text1"/>
          <w:lang w:val="en-AU"/>
        </w:rPr>
        <w:t xml:space="preserve"> influenced their </w:t>
      </w:r>
      <w:r w:rsidR="00970766" w:rsidRPr="00030B78">
        <w:rPr>
          <w:color w:val="000000" w:themeColor="text1"/>
          <w:lang w:val="en-AU"/>
        </w:rPr>
        <w:t>patterns of uptake</w:t>
      </w:r>
      <w:r w:rsidR="0080319A" w:rsidRPr="00030B78">
        <w:rPr>
          <w:color w:val="000000" w:themeColor="text1"/>
          <w:lang w:val="en-AU"/>
        </w:rPr>
        <w:t xml:space="preserve">, </w:t>
      </w:r>
      <w:r w:rsidR="00970766" w:rsidRPr="00030B78">
        <w:rPr>
          <w:color w:val="000000" w:themeColor="text1"/>
          <w:lang w:val="en-AU"/>
        </w:rPr>
        <w:t>the obstacles they face</w:t>
      </w:r>
      <w:r w:rsidR="0080319A" w:rsidRPr="00030B78">
        <w:rPr>
          <w:color w:val="000000" w:themeColor="text1"/>
          <w:lang w:val="en-AU"/>
        </w:rPr>
        <w:t xml:space="preserve">, and how they </w:t>
      </w:r>
      <w:r w:rsidR="00DD0975" w:rsidRPr="00030B78">
        <w:rPr>
          <w:color w:val="000000" w:themeColor="text1"/>
          <w:lang w:val="en-AU"/>
        </w:rPr>
        <w:t>respond to</w:t>
      </w:r>
      <w:r w:rsidR="0080319A" w:rsidRPr="00030B78">
        <w:rPr>
          <w:color w:val="000000" w:themeColor="text1"/>
          <w:lang w:val="en-AU"/>
        </w:rPr>
        <w:t xml:space="preserve"> </w:t>
      </w:r>
      <w:r w:rsidRPr="00030B78">
        <w:rPr>
          <w:color w:val="000000" w:themeColor="text1"/>
          <w:lang w:val="en-AU"/>
        </w:rPr>
        <w:t>the requirements of institutions</w:t>
      </w:r>
      <w:r w:rsidR="00970766" w:rsidRPr="00030B78">
        <w:rPr>
          <w:color w:val="000000" w:themeColor="text1"/>
          <w:lang w:val="en-AU"/>
        </w:rPr>
        <w:t>.</w:t>
      </w:r>
    </w:p>
    <w:p w14:paraId="178CC329" w14:textId="1A961E15"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658" w:name="_Toc211885010"/>
      <w:r w:rsidRPr="00030B78">
        <w:rPr>
          <w:rFonts w:ascii="Times New Roman" w:hAnsi="Times New Roman" w:cs="Times New Roman"/>
          <w:color w:val="000000" w:themeColor="text1"/>
          <w:lang w:val="en-AU"/>
        </w:rPr>
        <w:t xml:space="preserve">3.4 </w:t>
      </w:r>
      <w:r w:rsidR="0080319A" w:rsidRPr="00030B78">
        <w:rPr>
          <w:rFonts w:ascii="Times New Roman" w:hAnsi="Times New Roman" w:cs="Times New Roman"/>
          <w:color w:val="000000" w:themeColor="text1"/>
          <w:lang w:val="en-AU"/>
        </w:rPr>
        <w:t>Data Collection Procedures</w:t>
      </w:r>
      <w:bookmarkEnd w:id="658"/>
    </w:p>
    <w:p w14:paraId="0E27C87A" w14:textId="3C6037E2"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Interviews were conducted between </w:t>
      </w:r>
      <w:r w:rsidR="002127F8" w:rsidRPr="00030B78">
        <w:rPr>
          <w:color w:val="000000" w:themeColor="text1"/>
          <w:lang w:val="en-AU"/>
        </w:rPr>
        <w:t>June and August of 2025</w:t>
      </w:r>
      <w:r w:rsidRPr="00030B78">
        <w:rPr>
          <w:color w:val="000000" w:themeColor="text1"/>
          <w:lang w:val="en-AU"/>
        </w:rPr>
        <w:t xml:space="preserve"> </w:t>
      </w:r>
      <w:r w:rsidR="007A50EF" w:rsidRPr="00030B78">
        <w:rPr>
          <w:color w:val="000000" w:themeColor="text1"/>
          <w:lang w:val="en-AU"/>
        </w:rPr>
        <w:t>elapsing</w:t>
      </w:r>
      <w:r w:rsidRPr="00030B78">
        <w:rPr>
          <w:color w:val="000000" w:themeColor="text1"/>
          <w:lang w:val="en-AU"/>
        </w:rPr>
        <w:t xml:space="preserve"> </w:t>
      </w:r>
      <w:r w:rsidR="007A50EF" w:rsidRPr="00030B78">
        <w:rPr>
          <w:color w:val="000000" w:themeColor="text1"/>
          <w:lang w:val="en-AU"/>
        </w:rPr>
        <w:t>between</w:t>
      </w:r>
      <w:r w:rsidRPr="00030B78">
        <w:rPr>
          <w:color w:val="000000" w:themeColor="text1"/>
          <w:lang w:val="en-AU"/>
        </w:rPr>
        <w:t xml:space="preserve"> 30 </w:t>
      </w:r>
      <w:r w:rsidR="007A50EF" w:rsidRPr="00030B78">
        <w:rPr>
          <w:color w:val="000000" w:themeColor="text1"/>
          <w:lang w:val="en-AU"/>
        </w:rPr>
        <w:t>and</w:t>
      </w:r>
      <w:r w:rsidRPr="00030B78">
        <w:rPr>
          <w:color w:val="000000" w:themeColor="text1"/>
          <w:lang w:val="en-AU"/>
        </w:rPr>
        <w:t xml:space="preserve"> 70 minutes. All participants </w:t>
      </w:r>
      <w:r w:rsidR="00B70527" w:rsidRPr="00030B78">
        <w:rPr>
          <w:color w:val="000000" w:themeColor="text1"/>
          <w:lang w:val="en-AU"/>
        </w:rPr>
        <w:t xml:space="preserve">were </w:t>
      </w:r>
      <w:r w:rsidRPr="00030B78">
        <w:rPr>
          <w:color w:val="000000" w:themeColor="text1"/>
          <w:lang w:val="en-AU"/>
        </w:rPr>
        <w:t>provided informed consent</w:t>
      </w:r>
      <w:r w:rsidR="00B70527" w:rsidRPr="00030B78">
        <w:rPr>
          <w:color w:val="000000" w:themeColor="text1"/>
          <w:lang w:val="en-AU"/>
        </w:rPr>
        <w:t xml:space="preserve"> forms to </w:t>
      </w:r>
      <w:r w:rsidR="00E22ADD" w:rsidRPr="00030B78">
        <w:rPr>
          <w:color w:val="000000" w:themeColor="text1"/>
          <w:lang w:val="en-AU"/>
        </w:rPr>
        <w:t xml:space="preserve">voluntarily </w:t>
      </w:r>
      <w:r w:rsidR="00B70527" w:rsidRPr="00030B78">
        <w:rPr>
          <w:color w:val="000000" w:themeColor="text1"/>
          <w:lang w:val="en-AU"/>
        </w:rPr>
        <w:t>sign</w:t>
      </w:r>
      <w:r w:rsidRPr="00030B78">
        <w:rPr>
          <w:color w:val="000000" w:themeColor="text1"/>
          <w:lang w:val="en-AU"/>
        </w:rPr>
        <w:t xml:space="preserve"> </w:t>
      </w:r>
      <w:r w:rsidR="00B70527" w:rsidRPr="00030B78">
        <w:rPr>
          <w:color w:val="000000" w:themeColor="text1"/>
          <w:lang w:val="en-AU"/>
        </w:rPr>
        <w:t xml:space="preserve">(Appendix </w:t>
      </w:r>
      <w:r w:rsidR="00957C2D" w:rsidRPr="00030B78">
        <w:rPr>
          <w:color w:val="000000" w:themeColor="text1"/>
          <w:lang w:val="en-AU"/>
        </w:rPr>
        <w:t>D</w:t>
      </w:r>
      <w:r w:rsidR="00B70527" w:rsidRPr="00030B78">
        <w:rPr>
          <w:color w:val="000000" w:themeColor="text1"/>
          <w:lang w:val="en-AU"/>
        </w:rPr>
        <w:t>) as required by</w:t>
      </w:r>
      <w:r w:rsidRPr="00030B78">
        <w:rPr>
          <w:color w:val="000000" w:themeColor="text1"/>
          <w:lang w:val="en-AU"/>
        </w:rPr>
        <w:t xml:space="preserve"> </w:t>
      </w:r>
      <w:r w:rsidR="00E22ADD" w:rsidRPr="00030B78">
        <w:rPr>
          <w:color w:val="000000" w:themeColor="text1"/>
          <w:lang w:val="en-AU"/>
        </w:rPr>
        <w:t xml:space="preserve">the protocols of </w:t>
      </w:r>
      <w:r w:rsidRPr="00030B78">
        <w:rPr>
          <w:color w:val="000000" w:themeColor="text1"/>
          <w:lang w:val="en-AU"/>
        </w:rPr>
        <w:t>ethic</w:t>
      </w:r>
      <w:r w:rsidR="002127F8" w:rsidRPr="00030B78">
        <w:rPr>
          <w:color w:val="000000" w:themeColor="text1"/>
          <w:lang w:val="en-AU"/>
        </w:rPr>
        <w:t>al research</w:t>
      </w:r>
      <w:r w:rsidRPr="00030B78">
        <w:rPr>
          <w:color w:val="000000" w:themeColor="text1"/>
          <w:lang w:val="en-AU"/>
        </w:rPr>
        <w:t xml:space="preserve">, </w:t>
      </w:r>
      <w:r w:rsidR="00615A79" w:rsidRPr="00030B78">
        <w:rPr>
          <w:color w:val="000000" w:themeColor="text1"/>
          <w:lang w:val="en-AU"/>
        </w:rPr>
        <w:t>contributing direct</w:t>
      </w:r>
      <w:r w:rsidRPr="00030B78">
        <w:rPr>
          <w:color w:val="000000" w:themeColor="text1"/>
          <w:lang w:val="en-AU"/>
        </w:rPr>
        <w:t xml:space="preserve"> explanation of research </w:t>
      </w:r>
      <w:r w:rsidRPr="00030B78">
        <w:rPr>
          <w:color w:val="000000" w:themeColor="text1"/>
          <w:lang w:val="en-AU"/>
        </w:rPr>
        <w:lastRenderedPageBreak/>
        <w:t xml:space="preserve">purposes and </w:t>
      </w:r>
      <w:r w:rsidR="00970766" w:rsidRPr="00030B78">
        <w:rPr>
          <w:color w:val="000000" w:themeColor="text1"/>
          <w:lang w:val="en-AU"/>
        </w:rPr>
        <w:t>retention</w:t>
      </w:r>
      <w:r w:rsidR="002127F8" w:rsidRPr="00030B78">
        <w:rPr>
          <w:color w:val="000000" w:themeColor="text1"/>
          <w:lang w:val="en-AU"/>
        </w:rPr>
        <w:t xml:space="preserve"> of </w:t>
      </w:r>
      <w:r w:rsidR="00970766" w:rsidRPr="00030B78">
        <w:rPr>
          <w:color w:val="000000" w:themeColor="text1"/>
          <w:lang w:val="en-AU"/>
        </w:rPr>
        <w:t>anonymity</w:t>
      </w:r>
      <w:r w:rsidRPr="00030B78">
        <w:rPr>
          <w:color w:val="000000" w:themeColor="text1"/>
          <w:lang w:val="en-AU"/>
        </w:rPr>
        <w:t xml:space="preserve">. Interviews were recorded </w:t>
      </w:r>
      <w:r w:rsidR="00B70527" w:rsidRPr="00030B78">
        <w:rPr>
          <w:color w:val="000000" w:themeColor="text1"/>
          <w:lang w:val="en-AU"/>
        </w:rPr>
        <w:t xml:space="preserve">and transcribed </w:t>
      </w:r>
      <w:r w:rsidRPr="00030B78">
        <w:rPr>
          <w:color w:val="000000" w:themeColor="text1"/>
          <w:lang w:val="en-AU"/>
        </w:rPr>
        <w:t xml:space="preserve">with </w:t>
      </w:r>
      <w:r w:rsidR="00B70527" w:rsidRPr="00030B78">
        <w:rPr>
          <w:color w:val="000000" w:themeColor="text1"/>
          <w:lang w:val="en-AU"/>
        </w:rPr>
        <w:t xml:space="preserve">the explicit permission of </w:t>
      </w:r>
      <w:r w:rsidRPr="00030B78">
        <w:rPr>
          <w:color w:val="000000" w:themeColor="text1"/>
          <w:lang w:val="en-AU"/>
        </w:rPr>
        <w:t>participant</w:t>
      </w:r>
      <w:r w:rsidR="00B70527" w:rsidRPr="00030B78">
        <w:rPr>
          <w:color w:val="000000" w:themeColor="text1"/>
          <w:lang w:val="en-AU"/>
        </w:rPr>
        <w:t>s</w:t>
      </w:r>
      <w:r w:rsidRPr="00030B78">
        <w:rPr>
          <w:color w:val="000000" w:themeColor="text1"/>
          <w:lang w:val="en-AU"/>
        </w:rPr>
        <w:t xml:space="preserve">. The </w:t>
      </w:r>
      <w:r w:rsidR="00970766" w:rsidRPr="00030B78">
        <w:rPr>
          <w:color w:val="000000" w:themeColor="text1"/>
          <w:lang w:val="en-AU"/>
        </w:rPr>
        <w:t>differentiation</w:t>
      </w:r>
      <w:r w:rsidRPr="00030B78">
        <w:rPr>
          <w:color w:val="000000" w:themeColor="text1"/>
          <w:lang w:val="en-AU"/>
        </w:rPr>
        <w:t xml:space="preserve"> in </w:t>
      </w:r>
      <w:r w:rsidR="00970766" w:rsidRPr="00030B78">
        <w:rPr>
          <w:color w:val="000000" w:themeColor="text1"/>
          <w:lang w:val="en-AU"/>
        </w:rPr>
        <w:t>length of interviews</w:t>
      </w:r>
      <w:r w:rsidRPr="00030B78">
        <w:rPr>
          <w:color w:val="000000" w:themeColor="text1"/>
          <w:lang w:val="en-AU"/>
        </w:rPr>
        <w:t xml:space="preserve"> reflected the semi-structured </w:t>
      </w:r>
      <w:r w:rsidR="00B70527" w:rsidRPr="00030B78">
        <w:rPr>
          <w:color w:val="000000" w:themeColor="text1"/>
          <w:lang w:val="en-AU"/>
        </w:rPr>
        <w:t xml:space="preserve">interview </w:t>
      </w:r>
      <w:r w:rsidRPr="00030B78">
        <w:rPr>
          <w:color w:val="000000" w:themeColor="text1"/>
          <w:lang w:val="en-AU"/>
        </w:rPr>
        <w:t>format's</w:t>
      </w:r>
      <w:r w:rsidR="00B70527" w:rsidRPr="00030B78">
        <w:rPr>
          <w:color w:val="000000" w:themeColor="text1"/>
          <w:lang w:val="en-AU"/>
        </w:rPr>
        <w:t xml:space="preserve"> </w:t>
      </w:r>
      <w:r w:rsidR="00970766" w:rsidRPr="00030B78">
        <w:rPr>
          <w:color w:val="000000" w:themeColor="text1"/>
          <w:lang w:val="en-AU"/>
        </w:rPr>
        <w:t>responsiveness</w:t>
      </w:r>
      <w:r w:rsidRPr="00030B78">
        <w:rPr>
          <w:color w:val="000000" w:themeColor="text1"/>
          <w:lang w:val="en-AU"/>
        </w:rPr>
        <w:t xml:space="preserve"> to </w:t>
      </w:r>
      <w:r w:rsidR="00970766" w:rsidRPr="00030B78">
        <w:rPr>
          <w:color w:val="000000" w:themeColor="text1"/>
          <w:lang w:val="en-AU"/>
        </w:rPr>
        <w:t>knowledge of participants</w:t>
      </w:r>
      <w:r w:rsidR="002127F8" w:rsidRPr="00030B78">
        <w:rPr>
          <w:color w:val="000000" w:themeColor="text1"/>
          <w:lang w:val="en-AU"/>
        </w:rPr>
        <w:t>. P</w:t>
      </w:r>
      <w:r w:rsidRPr="00030B78">
        <w:rPr>
          <w:color w:val="000000" w:themeColor="text1"/>
          <w:lang w:val="en-AU"/>
        </w:rPr>
        <w:t xml:space="preserve">ractitioners with extensive FLOSS experience provided </w:t>
      </w:r>
      <w:r w:rsidR="00B70527" w:rsidRPr="00030B78">
        <w:rPr>
          <w:color w:val="000000" w:themeColor="text1"/>
          <w:lang w:val="en-AU"/>
        </w:rPr>
        <w:t>robust</w:t>
      </w:r>
      <w:r w:rsidRPr="00030B78">
        <w:rPr>
          <w:color w:val="000000" w:themeColor="text1"/>
          <w:lang w:val="en-AU"/>
        </w:rPr>
        <w:t xml:space="preserve"> accounts of </w:t>
      </w:r>
      <w:r w:rsidR="00B70527" w:rsidRPr="00030B78">
        <w:rPr>
          <w:color w:val="000000" w:themeColor="text1"/>
          <w:lang w:val="en-AU"/>
        </w:rPr>
        <w:t xml:space="preserve">the </w:t>
      </w:r>
      <w:r w:rsidRPr="00030B78">
        <w:rPr>
          <w:color w:val="000000" w:themeColor="text1"/>
          <w:lang w:val="en-AU"/>
        </w:rPr>
        <w:t xml:space="preserve">network-building process, while those with limited exposure </w:t>
      </w:r>
      <w:r w:rsidR="00B70527" w:rsidRPr="00030B78">
        <w:rPr>
          <w:color w:val="000000" w:themeColor="text1"/>
          <w:lang w:val="en-AU"/>
        </w:rPr>
        <w:t>presented</w:t>
      </w:r>
      <w:r w:rsidRPr="00030B78">
        <w:rPr>
          <w:color w:val="000000" w:themeColor="text1"/>
          <w:lang w:val="en-AU"/>
        </w:rPr>
        <w:t xml:space="preserve"> </w:t>
      </w:r>
      <w:r w:rsidR="00615A79" w:rsidRPr="00030B78">
        <w:rPr>
          <w:color w:val="000000" w:themeColor="text1"/>
          <w:lang w:val="en-AU"/>
        </w:rPr>
        <w:t>useful perspectives</w:t>
      </w:r>
      <w:r w:rsidRPr="00030B78">
        <w:rPr>
          <w:color w:val="000000" w:themeColor="text1"/>
          <w:lang w:val="en-AU"/>
        </w:rPr>
        <w:t xml:space="preserve"> </w:t>
      </w:r>
      <w:r w:rsidR="00B70527" w:rsidRPr="00030B78">
        <w:rPr>
          <w:color w:val="000000" w:themeColor="text1"/>
          <w:lang w:val="en-AU"/>
        </w:rPr>
        <w:t>revealing</w:t>
      </w:r>
      <w:r w:rsidRPr="00030B78">
        <w:rPr>
          <w:color w:val="000000" w:themeColor="text1"/>
          <w:lang w:val="en-AU"/>
        </w:rPr>
        <w:t xml:space="preserve"> barriers </w:t>
      </w:r>
      <w:r w:rsidR="00B70527" w:rsidRPr="00030B78">
        <w:rPr>
          <w:color w:val="000000" w:themeColor="text1"/>
          <w:lang w:val="en-AU"/>
        </w:rPr>
        <w:t>inhibiting</w:t>
      </w:r>
      <w:r w:rsidRPr="00030B78">
        <w:rPr>
          <w:color w:val="000000" w:themeColor="text1"/>
          <w:lang w:val="en-AU"/>
        </w:rPr>
        <w:t xml:space="preserve"> network formation.</w:t>
      </w:r>
    </w:p>
    <w:p w14:paraId="274295DC" w14:textId="0F5A720B"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659" w:name="_Toc211885011"/>
      <w:r w:rsidRPr="00030B78">
        <w:rPr>
          <w:rFonts w:ascii="Times New Roman" w:hAnsi="Times New Roman" w:cs="Times New Roman"/>
          <w:color w:val="000000" w:themeColor="text1"/>
          <w:lang w:val="en-AU"/>
        </w:rPr>
        <w:t xml:space="preserve">3.5 </w:t>
      </w:r>
      <w:r w:rsidR="0080319A" w:rsidRPr="00030B78">
        <w:rPr>
          <w:rFonts w:ascii="Times New Roman" w:hAnsi="Times New Roman" w:cs="Times New Roman"/>
          <w:color w:val="000000" w:themeColor="text1"/>
          <w:lang w:val="en-AU"/>
        </w:rPr>
        <w:t>Data Analysis Framework</w:t>
      </w:r>
      <w:bookmarkEnd w:id="659"/>
    </w:p>
    <w:p w14:paraId="6C098ED8" w14:textId="6130A46F" w:rsidR="00777FA0"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Data analysis </w:t>
      </w:r>
      <w:r w:rsidR="00A55925" w:rsidRPr="00030B78">
        <w:rPr>
          <w:color w:val="000000" w:themeColor="text1"/>
          <w:lang w:val="en-AU"/>
        </w:rPr>
        <w:t>adapted</w:t>
      </w:r>
      <w:r w:rsidRPr="00030B78">
        <w:rPr>
          <w:color w:val="000000" w:themeColor="text1"/>
          <w:lang w:val="en-AU"/>
        </w:rPr>
        <w:t xml:space="preserve"> Creswell's (2017) qualitative codebook approach</w:t>
      </w:r>
      <w:r w:rsidR="00B70527" w:rsidRPr="00030B78">
        <w:rPr>
          <w:color w:val="000000" w:themeColor="text1"/>
          <w:lang w:val="en-AU"/>
        </w:rPr>
        <w:t xml:space="preserve"> whereby </w:t>
      </w:r>
      <w:r w:rsidR="00A55925" w:rsidRPr="00030B78">
        <w:rPr>
          <w:color w:val="000000" w:themeColor="text1"/>
          <w:lang w:val="en-AU"/>
        </w:rPr>
        <w:t>distinct</w:t>
      </w:r>
      <w:r w:rsidR="00B70527" w:rsidRPr="00030B78">
        <w:rPr>
          <w:color w:val="000000" w:themeColor="text1"/>
          <w:lang w:val="en-AU"/>
        </w:rPr>
        <w:t xml:space="preserve"> codes were created to reflect AN</w:t>
      </w:r>
      <w:r w:rsidR="00DD0975" w:rsidRPr="00030B78">
        <w:rPr>
          <w:color w:val="000000" w:themeColor="text1"/>
          <w:lang w:val="en-AU"/>
        </w:rPr>
        <w:t>T’s nature for inter-actor relations</w:t>
      </w:r>
      <w:r w:rsidR="00A55925" w:rsidRPr="00030B78">
        <w:rPr>
          <w:color w:val="000000" w:themeColor="text1"/>
          <w:lang w:val="en-AU"/>
        </w:rPr>
        <w:t>.</w:t>
      </w:r>
      <w:r w:rsidR="00B70527" w:rsidRPr="00030B78">
        <w:rPr>
          <w:color w:val="000000" w:themeColor="text1"/>
          <w:lang w:val="en-AU"/>
        </w:rPr>
        <w:t xml:space="preserve"> </w:t>
      </w:r>
      <w:r w:rsidR="00A55925" w:rsidRPr="00030B78">
        <w:rPr>
          <w:color w:val="000000" w:themeColor="text1"/>
          <w:lang w:val="en-AU"/>
        </w:rPr>
        <w:t>The responses provided by</w:t>
      </w:r>
      <w:r w:rsidR="00B70527" w:rsidRPr="00030B78">
        <w:rPr>
          <w:color w:val="000000" w:themeColor="text1"/>
          <w:lang w:val="en-AU"/>
        </w:rPr>
        <w:t xml:space="preserve"> </w:t>
      </w:r>
      <w:r w:rsidR="00A55925" w:rsidRPr="00030B78">
        <w:rPr>
          <w:color w:val="000000" w:themeColor="text1"/>
          <w:lang w:val="en-AU"/>
        </w:rPr>
        <w:t>subjects</w:t>
      </w:r>
      <w:r w:rsidR="00B70527" w:rsidRPr="00030B78">
        <w:rPr>
          <w:color w:val="000000" w:themeColor="text1"/>
          <w:lang w:val="en-AU"/>
        </w:rPr>
        <w:t xml:space="preserve"> were manually </w:t>
      </w:r>
      <w:r w:rsidR="00A55925" w:rsidRPr="00030B78">
        <w:rPr>
          <w:color w:val="000000" w:themeColor="text1"/>
          <w:lang w:val="en-AU"/>
        </w:rPr>
        <w:t>sorted</w:t>
      </w:r>
      <w:r w:rsidR="00B70527" w:rsidRPr="00030B78">
        <w:rPr>
          <w:color w:val="000000" w:themeColor="text1"/>
          <w:lang w:val="en-AU"/>
        </w:rPr>
        <w:t xml:space="preserve"> into their relevant codes (Appendix </w:t>
      </w:r>
      <w:r w:rsidR="00957C2D" w:rsidRPr="00030B78">
        <w:rPr>
          <w:color w:val="000000" w:themeColor="text1"/>
          <w:lang w:val="en-AU"/>
        </w:rPr>
        <w:t>E</w:t>
      </w:r>
      <w:r w:rsidR="00B70527" w:rsidRPr="00030B78">
        <w:rPr>
          <w:color w:val="000000" w:themeColor="text1"/>
          <w:lang w:val="en-AU"/>
        </w:rPr>
        <w:t xml:space="preserve">). Those responses that did not fit into any relevant code were left uncoded. </w:t>
      </w:r>
      <w:r w:rsidRPr="00030B78">
        <w:rPr>
          <w:color w:val="000000" w:themeColor="text1"/>
          <w:lang w:val="en-AU"/>
        </w:rPr>
        <w:t xml:space="preserve">Analysis proceeded through </w:t>
      </w:r>
      <w:r w:rsidR="00A55925" w:rsidRPr="00030B78">
        <w:rPr>
          <w:color w:val="000000" w:themeColor="text1"/>
          <w:lang w:val="en-AU"/>
        </w:rPr>
        <w:t>a</w:t>
      </w:r>
      <w:r w:rsidR="005D3CAD">
        <w:rPr>
          <w:color w:val="000000" w:themeColor="text1"/>
          <w:lang w:val="en-AU"/>
        </w:rPr>
        <w:t xml:space="preserve"> five-part iterative</w:t>
      </w:r>
      <w:r w:rsidR="00A55925" w:rsidRPr="00030B78">
        <w:rPr>
          <w:color w:val="000000" w:themeColor="text1"/>
          <w:lang w:val="en-AU"/>
        </w:rPr>
        <w:t xml:space="preserve"> process of </w:t>
      </w:r>
      <w:r w:rsidR="005D3CAD">
        <w:rPr>
          <w:color w:val="000000" w:themeColor="text1"/>
          <w:lang w:val="en-AU"/>
        </w:rPr>
        <w:t xml:space="preserve">(1) </w:t>
      </w:r>
      <w:r w:rsidR="00210957" w:rsidRPr="00030B78">
        <w:rPr>
          <w:color w:val="000000" w:themeColor="text1"/>
          <w:lang w:val="en-AU"/>
        </w:rPr>
        <w:t>familiarisation</w:t>
      </w:r>
      <w:r w:rsidRPr="00030B78">
        <w:rPr>
          <w:color w:val="000000" w:themeColor="text1"/>
          <w:lang w:val="en-AU"/>
        </w:rPr>
        <w:t xml:space="preserve"> with </w:t>
      </w:r>
      <w:r w:rsidR="00A55925" w:rsidRPr="00030B78">
        <w:rPr>
          <w:color w:val="000000" w:themeColor="text1"/>
          <w:lang w:val="en-AU"/>
        </w:rPr>
        <w:t xml:space="preserve">interview </w:t>
      </w:r>
      <w:r w:rsidRPr="00030B78">
        <w:rPr>
          <w:color w:val="000000" w:themeColor="text1"/>
          <w:lang w:val="en-AU"/>
        </w:rPr>
        <w:t xml:space="preserve">transcripts, </w:t>
      </w:r>
      <w:r w:rsidR="005D3CAD">
        <w:rPr>
          <w:color w:val="000000" w:themeColor="text1"/>
          <w:lang w:val="en-AU"/>
        </w:rPr>
        <w:t xml:space="preserve">(2) </w:t>
      </w:r>
      <w:r w:rsidRPr="00030B78">
        <w:rPr>
          <w:color w:val="000000" w:themeColor="text1"/>
          <w:lang w:val="en-AU"/>
        </w:rPr>
        <w:t>identification of</w:t>
      </w:r>
      <w:r w:rsidR="00A55925" w:rsidRPr="00030B78">
        <w:rPr>
          <w:color w:val="000000" w:themeColor="text1"/>
          <w:lang w:val="en-AU"/>
        </w:rPr>
        <w:t xml:space="preserve"> emergent themes</w:t>
      </w:r>
      <w:r w:rsidRPr="00030B78">
        <w:rPr>
          <w:color w:val="000000" w:themeColor="text1"/>
          <w:lang w:val="en-AU"/>
        </w:rPr>
        <w:t xml:space="preserve">, </w:t>
      </w:r>
      <w:r w:rsidR="005D3CAD">
        <w:rPr>
          <w:color w:val="000000" w:themeColor="text1"/>
          <w:lang w:val="en-AU"/>
        </w:rPr>
        <w:t xml:space="preserve">(3) </w:t>
      </w:r>
      <w:r w:rsidRPr="00030B78">
        <w:rPr>
          <w:color w:val="000000" w:themeColor="text1"/>
          <w:lang w:val="en-AU"/>
        </w:rPr>
        <w:t xml:space="preserve">indexing, </w:t>
      </w:r>
      <w:r w:rsidR="005D3CAD">
        <w:rPr>
          <w:color w:val="000000" w:themeColor="text1"/>
          <w:lang w:val="en-AU"/>
        </w:rPr>
        <w:t xml:space="preserve">(4) </w:t>
      </w:r>
      <w:r w:rsidRPr="00030B78">
        <w:rPr>
          <w:color w:val="000000" w:themeColor="text1"/>
          <w:lang w:val="en-AU"/>
        </w:rPr>
        <w:t xml:space="preserve">charting, and </w:t>
      </w:r>
      <w:r w:rsidR="005D3CAD">
        <w:rPr>
          <w:color w:val="000000" w:themeColor="text1"/>
          <w:lang w:val="en-AU"/>
        </w:rPr>
        <w:t xml:space="preserve">(5) </w:t>
      </w:r>
      <w:r w:rsidRPr="00030B78">
        <w:rPr>
          <w:color w:val="000000" w:themeColor="text1"/>
          <w:lang w:val="en-AU"/>
        </w:rPr>
        <w:t>interpretation.</w:t>
      </w:r>
      <w:r w:rsidR="007D1515" w:rsidRPr="00030B78">
        <w:rPr>
          <w:color w:val="000000" w:themeColor="text1"/>
          <w:lang w:val="en-AU"/>
        </w:rPr>
        <w:t xml:space="preserve"> </w:t>
      </w:r>
      <w:r w:rsidRPr="00030B78">
        <w:rPr>
          <w:color w:val="000000" w:themeColor="text1"/>
          <w:lang w:val="en-AU"/>
        </w:rPr>
        <w:t xml:space="preserve">Seven major </w:t>
      </w:r>
      <w:r w:rsidR="00BE45FF">
        <w:rPr>
          <w:color w:val="000000" w:themeColor="text1"/>
          <w:lang w:val="en-AU"/>
        </w:rPr>
        <w:t xml:space="preserve">thematic </w:t>
      </w:r>
      <w:r w:rsidRPr="00030B78">
        <w:rPr>
          <w:color w:val="000000" w:themeColor="text1"/>
          <w:lang w:val="en-AU"/>
        </w:rPr>
        <w:t xml:space="preserve">codes were developed to </w:t>
      </w:r>
      <w:r w:rsidR="00A55925" w:rsidRPr="00030B78">
        <w:rPr>
          <w:color w:val="000000" w:themeColor="text1"/>
          <w:lang w:val="en-AU"/>
        </w:rPr>
        <w:t>investigate</w:t>
      </w:r>
      <w:r w:rsidRPr="00030B78">
        <w:rPr>
          <w:color w:val="000000" w:themeColor="text1"/>
          <w:lang w:val="en-AU"/>
        </w:rPr>
        <w:t xml:space="preserve"> ANT concepts, each </w:t>
      </w:r>
      <w:r w:rsidR="00A55925" w:rsidRPr="00030B78">
        <w:rPr>
          <w:color w:val="000000" w:themeColor="text1"/>
          <w:lang w:val="en-AU"/>
        </w:rPr>
        <w:t>documenting</w:t>
      </w:r>
      <w:r w:rsidRPr="00030B78">
        <w:rPr>
          <w:color w:val="000000" w:themeColor="text1"/>
          <w:lang w:val="en-AU"/>
        </w:rPr>
        <w:t xml:space="preserve"> different dimensions </w:t>
      </w:r>
      <w:r w:rsidR="00A55925" w:rsidRPr="00030B78">
        <w:rPr>
          <w:color w:val="000000" w:themeColor="text1"/>
          <w:lang w:val="en-AU"/>
        </w:rPr>
        <w:t>in</w:t>
      </w:r>
      <w:r w:rsidRPr="00030B78">
        <w:rPr>
          <w:color w:val="000000" w:themeColor="text1"/>
          <w:lang w:val="en-AU"/>
        </w:rPr>
        <w:t xml:space="preserve"> </w:t>
      </w:r>
      <w:r w:rsidR="00A55925" w:rsidRPr="00030B78">
        <w:rPr>
          <w:color w:val="000000" w:themeColor="text1"/>
          <w:lang w:val="en-AU"/>
        </w:rPr>
        <w:t>the formation and dissolution of networks</w:t>
      </w:r>
      <w:r w:rsidRPr="00030B78">
        <w:rPr>
          <w:color w:val="000000" w:themeColor="text1"/>
          <w:lang w:val="en-AU"/>
        </w:rPr>
        <w:t xml:space="preserve"> </w:t>
      </w:r>
      <w:r w:rsidR="00A55925" w:rsidRPr="00030B78">
        <w:rPr>
          <w:color w:val="000000" w:themeColor="text1"/>
          <w:lang w:val="en-AU"/>
        </w:rPr>
        <w:t xml:space="preserve">surrounding FLOSS and OAD uptake in practice. </w:t>
      </w:r>
      <w:r w:rsidR="00210957" w:rsidRPr="00030B78">
        <w:rPr>
          <w:color w:val="000000" w:themeColor="text1"/>
          <w:lang w:val="en-AU"/>
        </w:rPr>
        <w:t xml:space="preserve">The seven </w:t>
      </w:r>
      <w:r w:rsidR="00A55925" w:rsidRPr="00030B78">
        <w:rPr>
          <w:color w:val="000000" w:themeColor="text1"/>
          <w:lang w:val="en-AU"/>
        </w:rPr>
        <w:t xml:space="preserve">distinct </w:t>
      </w:r>
      <w:r w:rsidR="00210957" w:rsidRPr="00030B78">
        <w:rPr>
          <w:color w:val="000000" w:themeColor="text1"/>
          <w:lang w:val="en-AU"/>
        </w:rPr>
        <w:t xml:space="preserve">codes </w:t>
      </w:r>
      <w:r w:rsidR="00A55925" w:rsidRPr="00030B78">
        <w:rPr>
          <w:color w:val="000000" w:themeColor="text1"/>
          <w:lang w:val="en-AU"/>
        </w:rPr>
        <w:t xml:space="preserve">used in this analysis </w:t>
      </w:r>
      <w:r w:rsidR="00210957" w:rsidRPr="00030B78">
        <w:rPr>
          <w:color w:val="000000" w:themeColor="text1"/>
          <w:lang w:val="en-AU"/>
        </w:rPr>
        <w:t xml:space="preserve">are as follows: </w:t>
      </w:r>
    </w:p>
    <w:p w14:paraId="136B1987" w14:textId="56D4ABA2" w:rsidR="00777FA0" w:rsidRPr="005D3CAD" w:rsidRDefault="00C9270C" w:rsidP="00C51341">
      <w:pPr>
        <w:pStyle w:val="Heading3"/>
        <w:rPr>
          <w:rFonts w:cs="Times New Roman"/>
          <w:b/>
          <w:bCs/>
          <w:u w:val="single"/>
          <w:lang w:val="en-AU"/>
        </w:rPr>
      </w:pPr>
      <w:bookmarkStart w:id="660" w:name="_Toc211885012"/>
      <w:r w:rsidRPr="005D3CAD">
        <w:rPr>
          <w:rStyle w:val="Strong"/>
          <w:rFonts w:cs="Times New Roman"/>
          <w:b w:val="0"/>
          <w:bCs w:val="0"/>
          <w:color w:val="000000" w:themeColor="text1"/>
          <w:u w:val="single"/>
          <w:lang w:val="en-AU"/>
        </w:rPr>
        <w:t xml:space="preserve">3.5.1 </w:t>
      </w:r>
      <w:r w:rsidR="0080319A" w:rsidRPr="005D3CAD">
        <w:rPr>
          <w:rStyle w:val="Strong"/>
          <w:rFonts w:cs="Times New Roman"/>
          <w:b w:val="0"/>
          <w:bCs w:val="0"/>
          <w:color w:val="000000" w:themeColor="text1"/>
          <w:u w:val="single"/>
          <w:lang w:val="en-AU"/>
        </w:rPr>
        <w:t>Human Actors</w:t>
      </w:r>
      <w:r w:rsidR="00606922" w:rsidRPr="005D3CAD">
        <w:rPr>
          <w:rStyle w:val="Strong"/>
          <w:rFonts w:cs="Times New Roman"/>
          <w:b w:val="0"/>
          <w:bCs w:val="0"/>
          <w:color w:val="000000" w:themeColor="text1"/>
          <w:u w:val="single"/>
          <w:lang w:val="en-AU"/>
        </w:rPr>
        <w:t>:</w:t>
      </w:r>
      <w:bookmarkEnd w:id="660"/>
      <w:r w:rsidR="00606922" w:rsidRPr="005D3CAD">
        <w:rPr>
          <w:rStyle w:val="Strong"/>
          <w:rFonts w:cs="Times New Roman"/>
          <w:b w:val="0"/>
          <w:bCs w:val="0"/>
          <w:color w:val="000000" w:themeColor="text1"/>
          <w:u w:val="single"/>
          <w:lang w:val="en-AU"/>
        </w:rPr>
        <w:t xml:space="preserve"> </w:t>
      </w:r>
      <w:r w:rsidR="0080319A" w:rsidRPr="005D3CAD">
        <w:rPr>
          <w:rFonts w:cs="Times New Roman"/>
          <w:b/>
          <w:bCs/>
          <w:u w:val="single"/>
          <w:lang w:val="en-AU"/>
        </w:rPr>
        <w:t xml:space="preserve"> </w:t>
      </w:r>
    </w:p>
    <w:p w14:paraId="562388DE" w14:textId="2617086C" w:rsidR="0080319A" w:rsidRPr="00030B78" w:rsidRDefault="0080319A" w:rsidP="00E93CC1">
      <w:pPr>
        <w:pStyle w:val="whitespace-normal"/>
        <w:spacing w:line="480" w:lineRule="auto"/>
        <w:ind w:firstLine="360"/>
        <w:rPr>
          <w:color w:val="000000" w:themeColor="text1"/>
          <w:lang w:val="en-AU"/>
        </w:rPr>
      </w:pPr>
      <w:r w:rsidRPr="00030B78">
        <w:rPr>
          <w:color w:val="000000" w:themeColor="text1"/>
          <w:lang w:val="en-AU"/>
        </w:rPr>
        <w:t>This code operationali</w:t>
      </w:r>
      <w:r w:rsidR="00210957" w:rsidRPr="00030B78">
        <w:rPr>
          <w:color w:val="000000" w:themeColor="text1"/>
          <w:lang w:val="en-AU"/>
        </w:rPr>
        <w:t>s</w:t>
      </w:r>
      <w:r w:rsidRPr="00030B78">
        <w:rPr>
          <w:color w:val="000000" w:themeColor="text1"/>
          <w:lang w:val="en-AU"/>
        </w:rPr>
        <w:t>es ANT's principle of symmetry</w:t>
      </w:r>
      <w:r w:rsidR="00A55925" w:rsidRPr="00030B78">
        <w:rPr>
          <w:color w:val="000000" w:themeColor="text1"/>
          <w:lang w:val="en-AU"/>
        </w:rPr>
        <w:t xml:space="preserve"> (Callon, 1986, pp. </w:t>
      </w:r>
      <w:r w:rsidR="00A55925" w:rsidRPr="00030B78">
        <w:rPr>
          <w:lang w:val="en-AU"/>
        </w:rPr>
        <w:t>200-204</w:t>
      </w:r>
      <w:r w:rsidR="00A55925" w:rsidRPr="00030B78">
        <w:rPr>
          <w:color w:val="000000" w:themeColor="text1"/>
          <w:lang w:val="en-AU"/>
        </w:rPr>
        <w:t>)</w:t>
      </w:r>
      <w:r w:rsidRPr="00030B78">
        <w:rPr>
          <w:color w:val="000000" w:themeColor="text1"/>
          <w:lang w:val="en-AU"/>
        </w:rPr>
        <w:t xml:space="preserve"> by examining how different human actors</w:t>
      </w:r>
      <w:r w:rsidR="00210957" w:rsidRPr="00030B78">
        <w:rPr>
          <w:color w:val="000000" w:themeColor="text1"/>
          <w:lang w:val="en-AU"/>
        </w:rPr>
        <w:t xml:space="preserve">, including individual practitioners, IT staff, </w:t>
      </w:r>
      <w:r w:rsidR="00606922" w:rsidRPr="00030B78">
        <w:rPr>
          <w:color w:val="000000" w:themeColor="text1"/>
          <w:lang w:val="en-AU"/>
        </w:rPr>
        <w:t>policymakers</w:t>
      </w:r>
      <w:r w:rsidR="00210957" w:rsidRPr="00030B78">
        <w:rPr>
          <w:color w:val="000000" w:themeColor="text1"/>
          <w:lang w:val="en-AU"/>
        </w:rPr>
        <w:t xml:space="preserve">, and developers </w:t>
      </w:r>
      <w:r w:rsidRPr="00030B78">
        <w:rPr>
          <w:color w:val="000000" w:themeColor="text1"/>
          <w:lang w:val="en-AU"/>
        </w:rPr>
        <w:t xml:space="preserve">attempt to define roles for others, </w:t>
      </w:r>
      <w:r w:rsidR="00606922" w:rsidRPr="00030B78">
        <w:rPr>
          <w:color w:val="000000" w:themeColor="text1"/>
          <w:lang w:val="en-AU"/>
        </w:rPr>
        <w:t>communicate</w:t>
      </w:r>
      <w:r w:rsidRPr="00030B78">
        <w:rPr>
          <w:color w:val="000000" w:themeColor="text1"/>
          <w:lang w:val="en-AU"/>
        </w:rPr>
        <w:t xml:space="preserve"> interests, and </w:t>
      </w:r>
      <w:r w:rsidR="00606922" w:rsidRPr="00030B78">
        <w:rPr>
          <w:color w:val="000000" w:themeColor="text1"/>
          <w:lang w:val="en-AU"/>
        </w:rPr>
        <w:t>create</w:t>
      </w:r>
      <w:r w:rsidRPr="00030B78">
        <w:rPr>
          <w:color w:val="000000" w:themeColor="text1"/>
          <w:lang w:val="en-AU"/>
        </w:rPr>
        <w:t xml:space="preserve"> alliances (Latour, 1987</w:t>
      </w:r>
      <w:r w:rsidR="00F229C1" w:rsidRPr="00030B78">
        <w:rPr>
          <w:color w:val="000000" w:themeColor="text1"/>
          <w:lang w:val="en-AU"/>
        </w:rPr>
        <w:t xml:space="preserve">, pp. </w:t>
      </w:r>
      <w:r w:rsidR="00F229C1" w:rsidRPr="00030B78">
        <w:rPr>
          <w:lang w:val="en-AU"/>
        </w:rPr>
        <w:t>196-200</w:t>
      </w:r>
      <w:r w:rsidRPr="00030B78">
        <w:rPr>
          <w:color w:val="000000" w:themeColor="text1"/>
          <w:lang w:val="en-AU"/>
        </w:rPr>
        <w:t xml:space="preserve">). Analysis traced which </w:t>
      </w:r>
      <w:r w:rsidR="00A55925" w:rsidRPr="00030B78">
        <w:rPr>
          <w:color w:val="000000" w:themeColor="text1"/>
          <w:lang w:val="en-AU"/>
        </w:rPr>
        <w:t>human actors</w:t>
      </w:r>
      <w:r w:rsidRPr="00030B78">
        <w:rPr>
          <w:color w:val="000000" w:themeColor="text1"/>
          <w:lang w:val="en-AU"/>
        </w:rPr>
        <w:t xml:space="preserve"> functioned as translators </w:t>
      </w:r>
      <w:r w:rsidR="00606922" w:rsidRPr="00030B78">
        <w:rPr>
          <w:color w:val="000000" w:themeColor="text1"/>
          <w:lang w:val="en-AU"/>
        </w:rPr>
        <w:t xml:space="preserve">or </w:t>
      </w:r>
      <w:r w:rsidR="00606922" w:rsidRPr="00030B78">
        <w:rPr>
          <w:color w:val="000000" w:themeColor="text1"/>
          <w:lang w:val="en-AU"/>
        </w:rPr>
        <w:lastRenderedPageBreak/>
        <w:t>gatekeepers who advocated</w:t>
      </w:r>
      <w:r w:rsidRPr="00030B78">
        <w:rPr>
          <w:color w:val="000000" w:themeColor="text1"/>
          <w:lang w:val="en-AU"/>
        </w:rPr>
        <w:t xml:space="preserve"> for FLOSS</w:t>
      </w:r>
      <w:r w:rsidR="00606922" w:rsidRPr="00030B78">
        <w:rPr>
          <w:color w:val="000000" w:themeColor="text1"/>
          <w:lang w:val="en-AU"/>
        </w:rPr>
        <w:t xml:space="preserve"> or prevented </w:t>
      </w:r>
      <w:r w:rsidR="00A55925" w:rsidRPr="00030B78">
        <w:rPr>
          <w:color w:val="000000" w:themeColor="text1"/>
          <w:lang w:val="en-AU"/>
        </w:rPr>
        <w:t>uptake</w:t>
      </w:r>
      <w:r w:rsidRPr="00030B78">
        <w:rPr>
          <w:color w:val="000000" w:themeColor="text1"/>
          <w:lang w:val="en-AU"/>
        </w:rPr>
        <w:t xml:space="preserve">, </w:t>
      </w:r>
      <w:r w:rsidR="00606922" w:rsidRPr="00030B78">
        <w:rPr>
          <w:color w:val="000000" w:themeColor="text1"/>
          <w:lang w:val="en-AU"/>
        </w:rPr>
        <w:t>revealing</w:t>
      </w:r>
      <w:r w:rsidRPr="00030B78">
        <w:rPr>
          <w:color w:val="000000" w:themeColor="text1"/>
          <w:lang w:val="en-AU"/>
        </w:rPr>
        <w:t xml:space="preserve"> how professional identities shaped network </w:t>
      </w:r>
      <w:r w:rsidR="00A55925" w:rsidRPr="00030B78">
        <w:rPr>
          <w:color w:val="000000" w:themeColor="text1"/>
          <w:lang w:val="en-AU"/>
        </w:rPr>
        <w:t>inclusion</w:t>
      </w:r>
      <w:r w:rsidRPr="00030B78">
        <w:rPr>
          <w:color w:val="000000" w:themeColor="text1"/>
          <w:lang w:val="en-AU"/>
        </w:rPr>
        <w:t>.</w:t>
      </w:r>
    </w:p>
    <w:p w14:paraId="28BCED38" w14:textId="5DC229D7" w:rsidR="00777FA0" w:rsidRPr="005D3CAD" w:rsidRDefault="00C9270C" w:rsidP="00047C44">
      <w:pPr>
        <w:pStyle w:val="Heading3"/>
        <w:rPr>
          <w:rFonts w:cs="Times New Roman"/>
          <w:b/>
          <w:bCs/>
          <w:u w:val="single"/>
          <w:lang w:val="en-AU"/>
        </w:rPr>
      </w:pPr>
      <w:bookmarkStart w:id="661" w:name="_Toc211885013"/>
      <w:r w:rsidRPr="005D3CAD">
        <w:rPr>
          <w:rStyle w:val="Strong"/>
          <w:rFonts w:cs="Times New Roman"/>
          <w:b w:val="0"/>
          <w:bCs w:val="0"/>
          <w:color w:val="000000" w:themeColor="text1"/>
          <w:u w:val="single"/>
          <w:lang w:val="en-AU"/>
        </w:rPr>
        <w:t xml:space="preserve">3.5.2 </w:t>
      </w:r>
      <w:r w:rsidR="0080319A" w:rsidRPr="005D3CAD">
        <w:rPr>
          <w:rStyle w:val="Strong"/>
          <w:rFonts w:cs="Times New Roman"/>
          <w:b w:val="0"/>
          <w:bCs w:val="0"/>
          <w:color w:val="000000" w:themeColor="text1"/>
          <w:u w:val="single"/>
          <w:lang w:val="en-AU"/>
        </w:rPr>
        <w:t>Non-Human Actors</w:t>
      </w:r>
      <w:r w:rsidR="00606922" w:rsidRPr="005D3CAD">
        <w:rPr>
          <w:rFonts w:cs="Times New Roman"/>
          <w:b/>
          <w:bCs/>
          <w:u w:val="single"/>
          <w:lang w:val="en-AU"/>
        </w:rPr>
        <w:t>:</w:t>
      </w:r>
      <w:bookmarkEnd w:id="661"/>
      <w:r w:rsidR="00606922" w:rsidRPr="005D3CAD">
        <w:rPr>
          <w:rFonts w:cs="Times New Roman"/>
          <w:b/>
          <w:bCs/>
          <w:u w:val="single"/>
          <w:lang w:val="en-AU"/>
        </w:rPr>
        <w:t xml:space="preserve"> </w:t>
      </w:r>
    </w:p>
    <w:p w14:paraId="2C46A19D" w14:textId="5CAACB29"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FLOSS </w:t>
      </w:r>
      <w:r w:rsidR="00606922" w:rsidRPr="00030B78">
        <w:rPr>
          <w:color w:val="000000" w:themeColor="text1"/>
          <w:lang w:val="en-AU"/>
        </w:rPr>
        <w:t>instruments</w:t>
      </w:r>
      <w:r w:rsidRPr="00030B78">
        <w:rPr>
          <w:color w:val="000000" w:themeColor="text1"/>
          <w:lang w:val="en-AU"/>
        </w:rPr>
        <w:t xml:space="preserve">, proprietary software, data formats, and technical infrastructure as active </w:t>
      </w:r>
      <w:r w:rsidR="00606922" w:rsidRPr="00030B78">
        <w:rPr>
          <w:color w:val="000000" w:themeColor="text1"/>
          <w:lang w:val="en-AU"/>
        </w:rPr>
        <w:t>subjects</w:t>
      </w:r>
      <w:r w:rsidRPr="00030B78">
        <w:rPr>
          <w:color w:val="000000" w:themeColor="text1"/>
          <w:lang w:val="en-AU"/>
        </w:rPr>
        <w:t xml:space="preserve"> in network </w:t>
      </w:r>
      <w:r w:rsidR="00606922" w:rsidRPr="00030B78">
        <w:rPr>
          <w:color w:val="000000" w:themeColor="text1"/>
          <w:lang w:val="en-AU"/>
        </w:rPr>
        <w:t>assemblage</w:t>
      </w:r>
      <w:r w:rsidRPr="00030B78">
        <w:rPr>
          <w:color w:val="000000" w:themeColor="text1"/>
          <w:lang w:val="en-AU"/>
        </w:rPr>
        <w:t xml:space="preserve">. </w:t>
      </w:r>
      <w:r w:rsidR="00A55925" w:rsidRPr="00030B78">
        <w:rPr>
          <w:color w:val="000000" w:themeColor="text1"/>
          <w:lang w:val="en-AU"/>
        </w:rPr>
        <w:t xml:space="preserve">Reflecting </w:t>
      </w:r>
      <w:r w:rsidRPr="00030B78">
        <w:rPr>
          <w:color w:val="000000" w:themeColor="text1"/>
          <w:lang w:val="en-AU"/>
        </w:rPr>
        <w:t>ANT's methodological directive to grant analytical symmetry to non-human entities (Callon, 1986</w:t>
      </w:r>
      <w:r w:rsidR="00F229C1" w:rsidRPr="00030B78">
        <w:rPr>
          <w:color w:val="000000" w:themeColor="text1"/>
          <w:lang w:val="en-AU"/>
        </w:rPr>
        <w:t xml:space="preserve">, pp. </w:t>
      </w:r>
      <w:r w:rsidR="00F229C1" w:rsidRPr="00030B78">
        <w:rPr>
          <w:lang w:val="en-AU"/>
        </w:rPr>
        <w:t>200-204</w:t>
      </w:r>
      <w:r w:rsidRPr="00030B78">
        <w:rPr>
          <w:color w:val="000000" w:themeColor="text1"/>
          <w:lang w:val="en-AU"/>
        </w:rPr>
        <w:t>)</w:t>
      </w:r>
      <w:r w:rsidR="00606922" w:rsidRPr="00030B78">
        <w:rPr>
          <w:color w:val="000000" w:themeColor="text1"/>
          <w:lang w:val="en-AU"/>
        </w:rPr>
        <w:t xml:space="preserve"> is also followed in this code.</w:t>
      </w:r>
      <w:r w:rsidRPr="00030B78">
        <w:rPr>
          <w:color w:val="000000" w:themeColor="text1"/>
          <w:lang w:val="en-AU"/>
        </w:rPr>
        <w:t xml:space="preserve"> </w:t>
      </w:r>
      <w:r w:rsidR="00606922" w:rsidRPr="00030B78">
        <w:rPr>
          <w:color w:val="000000" w:themeColor="text1"/>
          <w:lang w:val="en-AU"/>
        </w:rPr>
        <w:t>Non-Human Actors</w:t>
      </w:r>
      <w:r w:rsidR="00F229C1" w:rsidRPr="00030B78">
        <w:rPr>
          <w:color w:val="000000" w:themeColor="text1"/>
          <w:lang w:val="en-AU"/>
        </w:rPr>
        <w:t xml:space="preserve"> are treated as actants with agency rather than passive instruments (Latour, 1987, pp. 78-82)</w:t>
      </w:r>
      <w:r w:rsidR="00A55925" w:rsidRPr="00030B78">
        <w:rPr>
          <w:color w:val="000000" w:themeColor="text1"/>
          <w:lang w:val="en-AU"/>
        </w:rPr>
        <w:t>,</w:t>
      </w:r>
      <w:r w:rsidRPr="00030B78">
        <w:rPr>
          <w:color w:val="000000" w:themeColor="text1"/>
          <w:lang w:val="en-AU"/>
        </w:rPr>
        <w:t xml:space="preserve"> trac</w:t>
      </w:r>
      <w:r w:rsidR="00F229C1" w:rsidRPr="00030B78">
        <w:rPr>
          <w:color w:val="000000" w:themeColor="text1"/>
          <w:lang w:val="en-AU"/>
        </w:rPr>
        <w:t>ing</w:t>
      </w:r>
      <w:r w:rsidRPr="00030B78">
        <w:rPr>
          <w:color w:val="000000" w:themeColor="text1"/>
          <w:lang w:val="en-AU"/>
        </w:rPr>
        <w:t xml:space="preserve"> how software </w:t>
      </w:r>
      <w:r w:rsidR="00606922" w:rsidRPr="00030B78">
        <w:rPr>
          <w:color w:val="000000" w:themeColor="text1"/>
          <w:lang w:val="en-AU"/>
        </w:rPr>
        <w:t>functionality</w:t>
      </w:r>
      <w:r w:rsidRPr="00030B78">
        <w:rPr>
          <w:color w:val="000000" w:themeColor="text1"/>
          <w:lang w:val="en-AU"/>
        </w:rPr>
        <w:t xml:space="preserve">, file formats, and technical </w:t>
      </w:r>
      <w:r w:rsidR="00606922" w:rsidRPr="00030B78">
        <w:rPr>
          <w:color w:val="000000" w:themeColor="text1"/>
          <w:lang w:val="en-AU"/>
        </w:rPr>
        <w:t>architecture</w:t>
      </w:r>
      <w:r w:rsidRPr="00030B78">
        <w:rPr>
          <w:color w:val="000000" w:themeColor="text1"/>
          <w:lang w:val="en-AU"/>
        </w:rPr>
        <w:t xml:space="preserve"> either </w:t>
      </w:r>
      <w:r w:rsidR="00606922" w:rsidRPr="00030B78">
        <w:rPr>
          <w:color w:val="000000" w:themeColor="text1"/>
          <w:lang w:val="en-AU"/>
        </w:rPr>
        <w:t>facilitate</w:t>
      </w:r>
      <w:r w:rsidRPr="00030B78">
        <w:rPr>
          <w:color w:val="000000" w:themeColor="text1"/>
          <w:lang w:val="en-AU"/>
        </w:rPr>
        <w:t xml:space="preserve"> or </w:t>
      </w:r>
      <w:r w:rsidR="00777FA0" w:rsidRPr="00030B78">
        <w:rPr>
          <w:color w:val="000000" w:themeColor="text1"/>
          <w:lang w:val="en-AU"/>
        </w:rPr>
        <w:t>restrict</w:t>
      </w:r>
      <w:r w:rsidRPr="00030B78">
        <w:rPr>
          <w:color w:val="000000" w:themeColor="text1"/>
          <w:lang w:val="en-AU"/>
        </w:rPr>
        <w:t xml:space="preserve"> practitioner choices.</w:t>
      </w:r>
    </w:p>
    <w:p w14:paraId="6F344113" w14:textId="4B33CC22" w:rsidR="00777FA0" w:rsidRPr="00BE45FF" w:rsidRDefault="00C9270C" w:rsidP="00047C44">
      <w:pPr>
        <w:pStyle w:val="Heading3"/>
        <w:rPr>
          <w:rStyle w:val="Strong"/>
          <w:rFonts w:cs="Times New Roman"/>
          <w:b w:val="0"/>
          <w:bCs w:val="0"/>
          <w:color w:val="000000" w:themeColor="text1"/>
          <w:u w:val="single"/>
          <w:lang w:val="en-AU"/>
        </w:rPr>
      </w:pPr>
      <w:bookmarkStart w:id="662" w:name="_Toc211885014"/>
      <w:r w:rsidRPr="00BE45FF">
        <w:rPr>
          <w:rStyle w:val="Strong"/>
          <w:rFonts w:cs="Times New Roman"/>
          <w:b w:val="0"/>
          <w:bCs w:val="0"/>
          <w:color w:val="000000" w:themeColor="text1"/>
          <w:u w:val="single"/>
          <w:lang w:val="en-AU"/>
        </w:rPr>
        <w:t xml:space="preserve">3.5.3 </w:t>
      </w:r>
      <w:r w:rsidR="0080319A" w:rsidRPr="00BE45FF">
        <w:rPr>
          <w:rStyle w:val="Strong"/>
          <w:rFonts w:cs="Times New Roman"/>
          <w:b w:val="0"/>
          <w:bCs w:val="0"/>
          <w:color w:val="000000" w:themeColor="text1"/>
          <w:u w:val="single"/>
          <w:lang w:val="en-AU"/>
        </w:rPr>
        <w:t>Interactions and Relations</w:t>
      </w:r>
      <w:r w:rsidR="00777FA0" w:rsidRPr="00BE45FF">
        <w:rPr>
          <w:rStyle w:val="Strong"/>
          <w:rFonts w:cs="Times New Roman"/>
          <w:b w:val="0"/>
          <w:bCs w:val="0"/>
          <w:color w:val="000000" w:themeColor="text1"/>
          <w:u w:val="single"/>
          <w:lang w:val="en-AU"/>
        </w:rPr>
        <w:t>:</w:t>
      </w:r>
      <w:bookmarkEnd w:id="662"/>
      <w:r w:rsidR="00777FA0" w:rsidRPr="00BE45FF">
        <w:rPr>
          <w:rStyle w:val="Strong"/>
          <w:rFonts w:cs="Times New Roman"/>
          <w:b w:val="0"/>
          <w:bCs w:val="0"/>
          <w:color w:val="000000" w:themeColor="text1"/>
          <w:u w:val="single"/>
          <w:lang w:val="en-AU"/>
        </w:rPr>
        <w:t xml:space="preserve"> </w:t>
      </w:r>
    </w:p>
    <w:p w14:paraId="2CB2CC44" w14:textId="167F117B"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 </w:t>
      </w:r>
      <w:r w:rsidR="00777FA0" w:rsidRPr="00030B78">
        <w:rPr>
          <w:color w:val="000000" w:themeColor="text1"/>
          <w:lang w:val="en-AU"/>
        </w:rPr>
        <w:t>The</w:t>
      </w:r>
      <w:r w:rsidRPr="00030B78">
        <w:rPr>
          <w:color w:val="000000" w:themeColor="text1"/>
          <w:lang w:val="en-AU"/>
        </w:rPr>
        <w:t xml:space="preserve"> </w:t>
      </w:r>
      <w:r w:rsidR="00777FA0" w:rsidRPr="00030B78">
        <w:rPr>
          <w:color w:val="000000" w:themeColor="text1"/>
          <w:lang w:val="en-AU"/>
        </w:rPr>
        <w:t>interfaces</w:t>
      </w:r>
      <w:r w:rsidRPr="00030B78">
        <w:rPr>
          <w:color w:val="000000" w:themeColor="text1"/>
          <w:lang w:val="en-AU"/>
        </w:rPr>
        <w:t xml:space="preserve"> among actors</w:t>
      </w:r>
      <w:r w:rsidR="00777FA0" w:rsidRPr="00030B78">
        <w:rPr>
          <w:color w:val="000000" w:themeColor="text1"/>
          <w:lang w:val="en-AU"/>
        </w:rPr>
        <w:t xml:space="preserve"> including </w:t>
      </w:r>
      <w:r w:rsidRPr="00030B78">
        <w:rPr>
          <w:color w:val="000000" w:themeColor="text1"/>
          <w:lang w:val="en-AU"/>
        </w:rPr>
        <w:t xml:space="preserve">workarounds practitioners develop, </w:t>
      </w:r>
      <w:r w:rsidR="00777FA0" w:rsidRPr="00030B78">
        <w:rPr>
          <w:color w:val="000000" w:themeColor="text1"/>
          <w:lang w:val="en-AU"/>
        </w:rPr>
        <w:t xml:space="preserve">practices of </w:t>
      </w:r>
      <w:r w:rsidRPr="00030B78">
        <w:rPr>
          <w:color w:val="000000" w:themeColor="text1"/>
          <w:lang w:val="en-AU"/>
        </w:rPr>
        <w:t>collaborati</w:t>
      </w:r>
      <w:r w:rsidR="00777FA0" w:rsidRPr="00030B78">
        <w:rPr>
          <w:color w:val="000000" w:themeColor="text1"/>
          <w:lang w:val="en-AU"/>
        </w:rPr>
        <w:t>on and points of friction</w:t>
      </w:r>
      <w:r w:rsidRPr="00030B78">
        <w:rPr>
          <w:color w:val="000000" w:themeColor="text1"/>
          <w:lang w:val="en-AU"/>
        </w:rPr>
        <w:t xml:space="preserve"> where networks </w:t>
      </w:r>
      <w:r w:rsidR="00777FA0" w:rsidRPr="00030B78">
        <w:rPr>
          <w:color w:val="000000" w:themeColor="text1"/>
          <w:lang w:val="en-AU"/>
        </w:rPr>
        <w:t>can divide</w:t>
      </w:r>
      <w:r w:rsidRPr="00030B78">
        <w:rPr>
          <w:color w:val="000000" w:themeColor="text1"/>
          <w:lang w:val="en-AU"/>
        </w:rPr>
        <w:t xml:space="preserve">. This code </w:t>
      </w:r>
      <w:r w:rsidR="00777FA0" w:rsidRPr="00030B78">
        <w:rPr>
          <w:color w:val="000000" w:themeColor="text1"/>
          <w:lang w:val="en-AU"/>
        </w:rPr>
        <w:t>utilises</w:t>
      </w:r>
      <w:r w:rsidRPr="00030B78">
        <w:rPr>
          <w:color w:val="000000" w:themeColor="text1"/>
          <w:lang w:val="en-AU"/>
        </w:rPr>
        <w:t xml:space="preserve"> ANT's </w:t>
      </w:r>
      <w:r w:rsidR="00777FA0" w:rsidRPr="00030B78">
        <w:rPr>
          <w:color w:val="000000" w:themeColor="text1"/>
          <w:lang w:val="en-AU"/>
        </w:rPr>
        <w:t>focus on associations</w:t>
      </w:r>
      <w:r w:rsidRPr="00030B78">
        <w:rPr>
          <w:color w:val="000000" w:themeColor="text1"/>
          <w:lang w:val="en-AU"/>
        </w:rPr>
        <w:t xml:space="preserve"> rather than entities (Latour, 1987</w:t>
      </w:r>
      <w:r w:rsidR="00F229C1" w:rsidRPr="00030B78">
        <w:rPr>
          <w:color w:val="000000" w:themeColor="text1"/>
          <w:lang w:val="en-AU"/>
        </w:rPr>
        <w:t>, pp. 132-144</w:t>
      </w:r>
      <w:r w:rsidRPr="00030B78">
        <w:rPr>
          <w:color w:val="000000" w:themeColor="text1"/>
          <w:lang w:val="en-AU"/>
        </w:rPr>
        <w:t>)</w:t>
      </w:r>
      <w:r w:rsidR="00F229C1" w:rsidRPr="00030B78">
        <w:rPr>
          <w:color w:val="000000" w:themeColor="text1"/>
          <w:lang w:val="en-AU"/>
        </w:rPr>
        <w:t xml:space="preserve"> to examine how relationships may constitute networks rather than pre-existing social structures determining outcomes</w:t>
      </w:r>
      <w:r w:rsidRPr="00030B78">
        <w:rPr>
          <w:color w:val="000000" w:themeColor="text1"/>
          <w:lang w:val="en-AU"/>
        </w:rPr>
        <w:t xml:space="preserve">. </w:t>
      </w:r>
    </w:p>
    <w:p w14:paraId="1370F522" w14:textId="478227D4" w:rsidR="00CE74B1" w:rsidRPr="00BE45FF" w:rsidRDefault="00C9270C" w:rsidP="00047C44">
      <w:pPr>
        <w:pStyle w:val="Heading3"/>
        <w:rPr>
          <w:rFonts w:cs="Times New Roman"/>
          <w:b/>
          <w:bCs/>
          <w:u w:val="single"/>
          <w:lang w:val="en-AU"/>
        </w:rPr>
      </w:pPr>
      <w:bookmarkStart w:id="663" w:name="_Toc211885015"/>
      <w:r w:rsidRPr="00BE45FF">
        <w:rPr>
          <w:rStyle w:val="Strong"/>
          <w:rFonts w:cs="Times New Roman"/>
          <w:b w:val="0"/>
          <w:bCs w:val="0"/>
          <w:color w:val="000000" w:themeColor="text1"/>
          <w:u w:val="single"/>
          <w:lang w:val="en-AU"/>
        </w:rPr>
        <w:t xml:space="preserve">3.5.4 </w:t>
      </w:r>
      <w:r w:rsidR="0080319A" w:rsidRPr="00BE45FF">
        <w:rPr>
          <w:rStyle w:val="Strong"/>
          <w:rFonts w:cs="Times New Roman"/>
          <w:b w:val="0"/>
          <w:bCs w:val="0"/>
          <w:color w:val="000000" w:themeColor="text1"/>
          <w:u w:val="single"/>
          <w:lang w:val="en-AU"/>
        </w:rPr>
        <w:t xml:space="preserve">Translation and </w:t>
      </w:r>
      <w:del w:id="664" w:author="Graham Inglert" w:date="2025-10-20T20:34:00Z" w16du:dateUtc="2025-10-20T09:34:00Z">
        <w:r w:rsidR="0080319A" w:rsidRPr="00BE45FF" w:rsidDel="00C36B4B">
          <w:rPr>
            <w:rStyle w:val="Strong"/>
            <w:rFonts w:cs="Times New Roman"/>
            <w:b w:val="0"/>
            <w:bCs w:val="0"/>
            <w:color w:val="000000" w:themeColor="text1"/>
            <w:u w:val="single"/>
            <w:lang w:val="en-AU"/>
          </w:rPr>
          <w:delText>Enrolment</w:delText>
        </w:r>
      </w:del>
      <w:proofErr w:type="spellStart"/>
      <w:ins w:id="665" w:author="Graham Inglert" w:date="2025-10-20T20:34:00Z" w16du:dateUtc="2025-10-20T09:34:00Z">
        <w:r w:rsidR="00C36B4B">
          <w:rPr>
            <w:rStyle w:val="Strong"/>
            <w:rFonts w:cs="Times New Roman"/>
            <w:b w:val="0"/>
            <w:bCs w:val="0"/>
            <w:color w:val="000000" w:themeColor="text1"/>
            <w:u w:val="single"/>
            <w:lang w:val="en-AU"/>
          </w:rPr>
          <w:t>Enrollment</w:t>
        </w:r>
      </w:ins>
      <w:bookmarkEnd w:id="663"/>
      <w:proofErr w:type="spellEnd"/>
      <w:r w:rsidR="0080319A" w:rsidRPr="00BE45FF">
        <w:rPr>
          <w:rFonts w:cs="Times New Roman"/>
          <w:b/>
          <w:bCs/>
          <w:u w:val="single"/>
          <w:lang w:val="en-AU"/>
        </w:rPr>
        <w:t xml:space="preserve"> </w:t>
      </w:r>
    </w:p>
    <w:p w14:paraId="62532A70" w14:textId="4D501336"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This code </w:t>
      </w:r>
      <w:r w:rsidR="00CE74B1" w:rsidRPr="00030B78">
        <w:rPr>
          <w:color w:val="000000" w:themeColor="text1"/>
          <w:lang w:val="en-AU"/>
        </w:rPr>
        <w:t>identifies</w:t>
      </w:r>
      <w:r w:rsidRPr="00030B78">
        <w:rPr>
          <w:color w:val="000000" w:themeColor="text1"/>
          <w:lang w:val="en-AU"/>
        </w:rPr>
        <w:t xml:space="preserve"> Callon's four moments of </w:t>
      </w:r>
      <w:r w:rsidR="00CE74B1" w:rsidRPr="00030B78">
        <w:rPr>
          <w:color w:val="000000" w:themeColor="text1"/>
          <w:lang w:val="en-AU"/>
        </w:rPr>
        <w:t>translation (Callon, 1986</w:t>
      </w:r>
      <w:r w:rsidR="00F229C1" w:rsidRPr="00030B78">
        <w:rPr>
          <w:color w:val="000000" w:themeColor="text1"/>
          <w:lang w:val="en-AU"/>
        </w:rPr>
        <w:t xml:space="preserve">, pp. </w:t>
      </w:r>
      <w:r w:rsidR="00F229C1" w:rsidRPr="00030B78">
        <w:rPr>
          <w:lang w:val="en-AU"/>
        </w:rPr>
        <w:t>203-218</w:t>
      </w:r>
      <w:r w:rsidR="00CE74B1" w:rsidRPr="00030B78">
        <w:rPr>
          <w:color w:val="000000" w:themeColor="text1"/>
          <w:lang w:val="en-AU"/>
        </w:rPr>
        <w:t>)</w:t>
      </w:r>
      <w:r w:rsidRPr="00030B78">
        <w:rPr>
          <w:color w:val="000000" w:themeColor="text1"/>
          <w:lang w:val="en-AU"/>
        </w:rPr>
        <w:t xml:space="preserve">: problematisation (defining why FLOSS matters), </w:t>
      </w:r>
      <w:proofErr w:type="spellStart"/>
      <w:r w:rsidRPr="00030B78">
        <w:rPr>
          <w:color w:val="000000" w:themeColor="text1"/>
          <w:lang w:val="en-AU"/>
        </w:rPr>
        <w:t>interessement</w:t>
      </w:r>
      <w:proofErr w:type="spellEnd"/>
      <w:r w:rsidRPr="00030B78">
        <w:rPr>
          <w:color w:val="000000" w:themeColor="text1"/>
          <w:lang w:val="en-AU"/>
        </w:rPr>
        <w:t xml:space="preserve"> (attracting practitioners to experiment), </w:t>
      </w:r>
      <w:del w:id="666" w:author="Graham Inglert" w:date="2025-10-20T20:34:00Z" w16du:dateUtc="2025-10-20T09:34:00Z">
        <w:r w:rsidRPr="00030B78" w:rsidDel="00C36B4B">
          <w:rPr>
            <w:color w:val="000000" w:themeColor="text1"/>
            <w:lang w:val="en-AU"/>
          </w:rPr>
          <w:delText>enrolment</w:delText>
        </w:r>
      </w:del>
      <w:proofErr w:type="spellStart"/>
      <w:ins w:id="667" w:author="Graham Inglert" w:date="2025-10-20T20:34:00Z" w16du:dateUtc="2025-10-20T09:34:00Z">
        <w:r w:rsidR="00C36B4B">
          <w:rPr>
            <w:color w:val="000000" w:themeColor="text1"/>
            <w:lang w:val="en-AU"/>
          </w:rPr>
          <w:t>Enrollment</w:t>
        </w:r>
      </w:ins>
      <w:proofErr w:type="spellEnd"/>
      <w:r w:rsidRPr="00030B78">
        <w:rPr>
          <w:color w:val="000000" w:themeColor="text1"/>
          <w:lang w:val="en-AU"/>
        </w:rPr>
        <w:t xml:space="preserve"> (defining roles within emerging FLOSS networks), and mobili</w:t>
      </w:r>
      <w:r w:rsidR="00CE74B1" w:rsidRPr="00030B78">
        <w:rPr>
          <w:color w:val="000000" w:themeColor="text1"/>
          <w:lang w:val="en-AU"/>
        </w:rPr>
        <w:t>s</w:t>
      </w:r>
      <w:r w:rsidRPr="00030B78">
        <w:rPr>
          <w:color w:val="000000" w:themeColor="text1"/>
          <w:lang w:val="en-AU"/>
        </w:rPr>
        <w:t>ation (ensuring sustained commitment)</w:t>
      </w:r>
      <w:r w:rsidR="00CE74B1" w:rsidRPr="00030B78">
        <w:rPr>
          <w:color w:val="000000" w:themeColor="text1"/>
          <w:lang w:val="en-AU"/>
        </w:rPr>
        <w:t xml:space="preserve"> for the purpose of </w:t>
      </w:r>
      <w:r w:rsidR="001A5ADB" w:rsidRPr="00030B78">
        <w:rPr>
          <w:color w:val="000000" w:themeColor="text1"/>
          <w:lang w:val="en-AU"/>
        </w:rPr>
        <w:t xml:space="preserve">tracing </w:t>
      </w:r>
      <w:r w:rsidRPr="00030B78">
        <w:rPr>
          <w:color w:val="000000" w:themeColor="text1"/>
          <w:lang w:val="en-AU"/>
        </w:rPr>
        <w:t>how successful</w:t>
      </w:r>
      <w:r w:rsidR="001A5ADB" w:rsidRPr="00030B78">
        <w:rPr>
          <w:color w:val="000000" w:themeColor="text1"/>
          <w:lang w:val="en-AU"/>
        </w:rPr>
        <w:t xml:space="preserve"> or unsuccessful</w:t>
      </w:r>
      <w:r w:rsidRPr="00030B78">
        <w:rPr>
          <w:color w:val="000000" w:themeColor="text1"/>
          <w:lang w:val="en-AU"/>
        </w:rPr>
        <w:t xml:space="preserve"> translations </w:t>
      </w:r>
      <w:r w:rsidR="001A5ADB" w:rsidRPr="00030B78">
        <w:rPr>
          <w:color w:val="000000" w:themeColor="text1"/>
          <w:lang w:val="en-AU"/>
        </w:rPr>
        <w:t xml:space="preserve">occur. </w:t>
      </w:r>
    </w:p>
    <w:p w14:paraId="33F1DC43" w14:textId="3A77B5FD" w:rsidR="001A5ADB" w:rsidRPr="00BE45FF" w:rsidRDefault="00C9270C" w:rsidP="00047C44">
      <w:pPr>
        <w:pStyle w:val="Heading3"/>
        <w:rPr>
          <w:rFonts w:cs="Times New Roman"/>
          <w:b/>
          <w:bCs/>
          <w:u w:val="single"/>
          <w:lang w:val="en-AU"/>
        </w:rPr>
      </w:pPr>
      <w:bookmarkStart w:id="668" w:name="_Toc211885016"/>
      <w:r w:rsidRPr="00BE45FF">
        <w:rPr>
          <w:rStyle w:val="Strong"/>
          <w:rFonts w:cs="Times New Roman"/>
          <w:b w:val="0"/>
          <w:bCs w:val="0"/>
          <w:color w:val="000000" w:themeColor="text1"/>
          <w:u w:val="single"/>
          <w:lang w:val="en-AU"/>
        </w:rPr>
        <w:lastRenderedPageBreak/>
        <w:t xml:space="preserve">3.5.5 </w:t>
      </w:r>
      <w:r w:rsidR="0080319A" w:rsidRPr="00BE45FF">
        <w:rPr>
          <w:rStyle w:val="Strong"/>
          <w:rFonts w:cs="Times New Roman"/>
          <w:b w:val="0"/>
          <w:bCs w:val="0"/>
          <w:color w:val="000000" w:themeColor="text1"/>
          <w:u w:val="single"/>
          <w:lang w:val="en-AU"/>
        </w:rPr>
        <w:t>Stability and Fragility</w:t>
      </w:r>
      <w:bookmarkEnd w:id="668"/>
      <w:r w:rsidR="0080319A" w:rsidRPr="00BE45FF">
        <w:rPr>
          <w:rFonts w:cs="Times New Roman"/>
          <w:b/>
          <w:bCs/>
          <w:u w:val="single"/>
          <w:lang w:val="en-AU"/>
        </w:rPr>
        <w:t xml:space="preserve"> </w:t>
      </w:r>
    </w:p>
    <w:p w14:paraId="64E4B18F" w14:textId="2D90E67F" w:rsidR="001A5ADB" w:rsidRPr="00030B78" w:rsidRDefault="001A5ADB" w:rsidP="00E93CC1">
      <w:pPr>
        <w:pStyle w:val="whitespace-normal"/>
        <w:spacing w:line="480" w:lineRule="auto"/>
        <w:ind w:firstLine="720"/>
        <w:rPr>
          <w:color w:val="000000" w:themeColor="text1"/>
          <w:lang w:val="en-AU"/>
        </w:rPr>
      </w:pPr>
      <w:r w:rsidRPr="00030B78">
        <w:rPr>
          <w:color w:val="000000" w:themeColor="text1"/>
          <w:lang w:val="en-AU"/>
        </w:rPr>
        <w:t xml:space="preserve">An </w:t>
      </w:r>
      <w:r w:rsidR="0085767A" w:rsidRPr="00030B78">
        <w:rPr>
          <w:color w:val="000000" w:themeColor="text1"/>
          <w:lang w:val="en-AU"/>
        </w:rPr>
        <w:t>application</w:t>
      </w:r>
      <w:r w:rsidRPr="00030B78">
        <w:rPr>
          <w:color w:val="000000" w:themeColor="text1"/>
          <w:lang w:val="en-AU"/>
        </w:rPr>
        <w:t xml:space="preserve"> of</w:t>
      </w:r>
      <w:r w:rsidR="0080319A" w:rsidRPr="00030B78">
        <w:rPr>
          <w:color w:val="000000" w:themeColor="text1"/>
          <w:lang w:val="en-AU"/>
        </w:rPr>
        <w:t xml:space="preserve"> Callon's (1991</w:t>
      </w:r>
      <w:r w:rsidR="00F229C1" w:rsidRPr="00030B78">
        <w:rPr>
          <w:color w:val="000000" w:themeColor="text1"/>
          <w:lang w:val="en-AU"/>
        </w:rPr>
        <w:t xml:space="preserve">, </w:t>
      </w:r>
      <w:r w:rsidR="00F229C1" w:rsidRPr="00030B78">
        <w:rPr>
          <w:lang w:val="en-AU"/>
        </w:rPr>
        <w:t>pp. 143-148</w:t>
      </w:r>
      <w:r w:rsidR="0080319A" w:rsidRPr="00030B78">
        <w:rPr>
          <w:color w:val="000000" w:themeColor="text1"/>
          <w:lang w:val="en-AU"/>
        </w:rPr>
        <w:t>) concept of irreversibility</w:t>
      </w:r>
      <w:r w:rsidRPr="00030B78">
        <w:rPr>
          <w:color w:val="000000" w:themeColor="text1"/>
          <w:lang w:val="en-AU"/>
        </w:rPr>
        <w:t xml:space="preserve"> or </w:t>
      </w:r>
      <w:r w:rsidR="0080319A" w:rsidRPr="00030B78">
        <w:rPr>
          <w:color w:val="000000" w:themeColor="text1"/>
          <w:lang w:val="en-AU"/>
        </w:rPr>
        <w:t>the degree to which networks resist dismantling.</w:t>
      </w:r>
      <w:r w:rsidRPr="00030B78">
        <w:rPr>
          <w:color w:val="000000" w:themeColor="text1"/>
          <w:lang w:val="en-AU"/>
        </w:rPr>
        <w:t xml:space="preserve"> This code </w:t>
      </w:r>
      <w:r w:rsidR="0085767A" w:rsidRPr="00030B78">
        <w:rPr>
          <w:color w:val="000000" w:themeColor="text1"/>
          <w:lang w:val="en-AU"/>
        </w:rPr>
        <w:t>investigates</w:t>
      </w:r>
      <w:r w:rsidRPr="00030B78">
        <w:rPr>
          <w:color w:val="000000" w:themeColor="text1"/>
          <w:lang w:val="en-AU"/>
        </w:rPr>
        <w:t xml:space="preserve"> the durability of network configurations by documenting the routine practices that </w:t>
      </w:r>
      <w:r w:rsidR="0085767A" w:rsidRPr="00030B78">
        <w:rPr>
          <w:color w:val="000000" w:themeColor="text1"/>
          <w:lang w:val="en-AU"/>
        </w:rPr>
        <w:t>enforce</w:t>
      </w:r>
      <w:r w:rsidRPr="00030B78">
        <w:rPr>
          <w:color w:val="000000" w:themeColor="text1"/>
          <w:lang w:val="en-AU"/>
        </w:rPr>
        <w:t xml:space="preserve"> proprietary dominance</w:t>
      </w:r>
      <w:r w:rsidR="0085767A" w:rsidRPr="00030B78">
        <w:rPr>
          <w:color w:val="000000" w:themeColor="text1"/>
          <w:lang w:val="en-AU"/>
        </w:rPr>
        <w:t xml:space="preserve">. These instances may include events of </w:t>
      </w:r>
      <w:r w:rsidRPr="00030B78">
        <w:rPr>
          <w:color w:val="000000" w:themeColor="text1"/>
          <w:lang w:val="en-AU"/>
        </w:rPr>
        <w:t xml:space="preserve">instability </w:t>
      </w:r>
      <w:r w:rsidR="0085767A" w:rsidRPr="00030B78">
        <w:rPr>
          <w:color w:val="000000" w:themeColor="text1"/>
          <w:lang w:val="en-AU"/>
        </w:rPr>
        <w:t>or unreliability</w:t>
      </w:r>
      <w:r w:rsidRPr="00030B78">
        <w:rPr>
          <w:color w:val="000000" w:themeColor="text1"/>
          <w:lang w:val="en-AU"/>
        </w:rPr>
        <w:t xml:space="preserve"> </w:t>
      </w:r>
      <w:r w:rsidR="0085767A" w:rsidRPr="00030B78">
        <w:rPr>
          <w:color w:val="000000" w:themeColor="text1"/>
          <w:lang w:val="en-AU"/>
        </w:rPr>
        <w:t xml:space="preserve">that </w:t>
      </w:r>
      <w:r w:rsidRPr="00030B78">
        <w:rPr>
          <w:color w:val="000000" w:themeColor="text1"/>
          <w:lang w:val="en-AU"/>
        </w:rPr>
        <w:t xml:space="preserve">create opportunities for </w:t>
      </w:r>
      <w:r w:rsidR="0085767A" w:rsidRPr="00030B78">
        <w:rPr>
          <w:color w:val="000000" w:themeColor="text1"/>
          <w:lang w:val="en-AU"/>
        </w:rPr>
        <w:t xml:space="preserve">alternatives </w:t>
      </w:r>
      <w:r w:rsidRPr="00030B78">
        <w:rPr>
          <w:color w:val="000000" w:themeColor="text1"/>
          <w:lang w:val="en-AU"/>
        </w:rPr>
        <w:t>that might stabilise into new assemblages.</w:t>
      </w:r>
    </w:p>
    <w:p w14:paraId="077443CC" w14:textId="1BBDD824" w:rsidR="00392597" w:rsidRPr="00BE45FF" w:rsidRDefault="00C9270C" w:rsidP="00047C44">
      <w:pPr>
        <w:pStyle w:val="Heading3"/>
        <w:rPr>
          <w:rFonts w:cs="Times New Roman"/>
          <w:b/>
          <w:bCs/>
          <w:u w:val="single"/>
          <w:lang w:val="en-AU"/>
        </w:rPr>
      </w:pPr>
      <w:bookmarkStart w:id="669" w:name="_Toc211885017"/>
      <w:r w:rsidRPr="00BE45FF">
        <w:rPr>
          <w:rStyle w:val="Strong"/>
          <w:rFonts w:cs="Times New Roman"/>
          <w:b w:val="0"/>
          <w:bCs w:val="0"/>
          <w:color w:val="000000" w:themeColor="text1"/>
          <w:u w:val="single"/>
          <w:lang w:val="en-AU"/>
        </w:rPr>
        <w:t xml:space="preserve">3.5.6 </w:t>
      </w:r>
      <w:r w:rsidR="0080319A" w:rsidRPr="00BE45FF">
        <w:rPr>
          <w:rStyle w:val="Strong"/>
          <w:rFonts w:cs="Times New Roman"/>
          <w:b w:val="0"/>
          <w:bCs w:val="0"/>
          <w:color w:val="000000" w:themeColor="text1"/>
          <w:u w:val="single"/>
          <w:lang w:val="en-AU"/>
        </w:rPr>
        <w:t>Material Inscriptions</w:t>
      </w:r>
      <w:bookmarkEnd w:id="669"/>
      <w:r w:rsidR="0080319A" w:rsidRPr="00BE45FF">
        <w:rPr>
          <w:rFonts w:cs="Times New Roman"/>
          <w:b/>
          <w:bCs/>
          <w:u w:val="single"/>
          <w:lang w:val="en-AU"/>
        </w:rPr>
        <w:t xml:space="preserve"> </w:t>
      </w:r>
    </w:p>
    <w:p w14:paraId="22A05C4F" w14:textId="36DE96B7" w:rsidR="00392597" w:rsidRPr="00030B78" w:rsidRDefault="00392597" w:rsidP="00E93CC1">
      <w:pPr>
        <w:pStyle w:val="whitespace-normal"/>
        <w:spacing w:line="480" w:lineRule="auto"/>
        <w:ind w:firstLine="720"/>
        <w:rPr>
          <w:color w:val="000000" w:themeColor="text1"/>
          <w:lang w:val="en-AU"/>
        </w:rPr>
      </w:pPr>
      <w:r w:rsidRPr="00030B78">
        <w:rPr>
          <w:color w:val="000000" w:themeColor="text1"/>
          <w:lang w:val="en-AU"/>
        </w:rPr>
        <w:t xml:space="preserve">The templates, standards, and deliverable expectations </w:t>
      </w:r>
      <w:r w:rsidR="00161748" w:rsidRPr="00030B78">
        <w:rPr>
          <w:color w:val="000000" w:themeColor="text1"/>
          <w:lang w:val="en-AU"/>
        </w:rPr>
        <w:t xml:space="preserve">within practice </w:t>
      </w:r>
      <w:r w:rsidRPr="00030B78">
        <w:rPr>
          <w:color w:val="000000" w:themeColor="text1"/>
          <w:lang w:val="en-AU"/>
        </w:rPr>
        <w:t xml:space="preserve">that </w:t>
      </w:r>
      <w:r w:rsidR="0085767A" w:rsidRPr="00030B78">
        <w:rPr>
          <w:color w:val="000000" w:themeColor="text1"/>
          <w:lang w:val="en-AU"/>
        </w:rPr>
        <w:t>influence</w:t>
      </w:r>
      <w:r w:rsidRPr="00030B78">
        <w:rPr>
          <w:color w:val="000000" w:themeColor="text1"/>
          <w:lang w:val="en-AU"/>
        </w:rPr>
        <w:t xml:space="preserve"> assumptions about legitimate </w:t>
      </w:r>
      <w:r w:rsidR="00161748" w:rsidRPr="00030B78">
        <w:rPr>
          <w:color w:val="000000" w:themeColor="text1"/>
          <w:lang w:val="en-AU"/>
        </w:rPr>
        <w:t>instrumentation</w:t>
      </w:r>
      <w:r w:rsidRPr="00030B78">
        <w:rPr>
          <w:color w:val="000000" w:themeColor="text1"/>
          <w:lang w:val="en-AU"/>
        </w:rPr>
        <w:t xml:space="preserve"> (Latour, 1990</w:t>
      </w:r>
      <w:r w:rsidR="00F229C1" w:rsidRPr="00030B78">
        <w:rPr>
          <w:color w:val="000000" w:themeColor="text1"/>
          <w:lang w:val="en-AU"/>
        </w:rPr>
        <w:t xml:space="preserve">, </w:t>
      </w:r>
      <w:r w:rsidR="00F229C1" w:rsidRPr="00030B78">
        <w:rPr>
          <w:lang w:val="en-AU"/>
        </w:rPr>
        <w:t>pp. 103-131</w:t>
      </w:r>
      <w:r w:rsidRPr="00030B78">
        <w:rPr>
          <w:color w:val="000000" w:themeColor="text1"/>
          <w:lang w:val="en-AU"/>
        </w:rPr>
        <w:t>)</w:t>
      </w:r>
      <w:r w:rsidR="00161748" w:rsidRPr="00030B78">
        <w:rPr>
          <w:color w:val="000000" w:themeColor="text1"/>
          <w:lang w:val="en-AU"/>
        </w:rPr>
        <w:t>. These artefacts operate</w:t>
      </w:r>
      <w:r w:rsidR="00F229C1" w:rsidRPr="00030B78">
        <w:rPr>
          <w:color w:val="000000" w:themeColor="text1"/>
          <w:lang w:val="en-AU"/>
        </w:rPr>
        <w:t xml:space="preserve"> as “scripts of action”</w:t>
      </w:r>
      <w:r w:rsidRPr="00030B78">
        <w:rPr>
          <w:color w:val="000000" w:themeColor="text1"/>
          <w:lang w:val="en-AU"/>
        </w:rPr>
        <w:t xml:space="preserve"> (</w:t>
      </w:r>
      <w:proofErr w:type="spellStart"/>
      <w:r w:rsidRPr="00030B78">
        <w:rPr>
          <w:color w:val="000000" w:themeColor="text1"/>
          <w:lang w:val="en-AU"/>
        </w:rPr>
        <w:t>Akrich</w:t>
      </w:r>
      <w:proofErr w:type="spellEnd"/>
      <w:r w:rsidRPr="00030B78">
        <w:rPr>
          <w:color w:val="000000" w:themeColor="text1"/>
          <w:lang w:val="en-AU"/>
        </w:rPr>
        <w:t>, 1992</w:t>
      </w:r>
      <w:r w:rsidR="00F229C1" w:rsidRPr="00030B78">
        <w:rPr>
          <w:color w:val="000000" w:themeColor="text1"/>
          <w:lang w:val="en-AU"/>
        </w:rPr>
        <w:t xml:space="preserve">, </w:t>
      </w:r>
      <w:r w:rsidR="00F229C1" w:rsidRPr="00030B78">
        <w:rPr>
          <w:lang w:val="en-AU"/>
        </w:rPr>
        <w:t>pp. 205-224</w:t>
      </w:r>
      <w:r w:rsidRPr="00030B78">
        <w:rPr>
          <w:color w:val="000000" w:themeColor="text1"/>
          <w:lang w:val="en-AU"/>
        </w:rPr>
        <w:t>)</w:t>
      </w:r>
      <w:r w:rsidR="00DB1AFF" w:rsidRPr="00030B78">
        <w:rPr>
          <w:color w:val="000000" w:themeColor="text1"/>
          <w:lang w:val="en-AU"/>
        </w:rPr>
        <w:t xml:space="preserve"> that </w:t>
      </w:r>
      <w:r w:rsidRPr="00030B78">
        <w:rPr>
          <w:color w:val="000000" w:themeColor="text1"/>
          <w:lang w:val="en-AU"/>
        </w:rPr>
        <w:t>elicit</w:t>
      </w:r>
      <w:r w:rsidR="0080319A" w:rsidRPr="00030B78">
        <w:rPr>
          <w:color w:val="000000" w:themeColor="text1"/>
          <w:lang w:val="en-AU"/>
        </w:rPr>
        <w:t xml:space="preserve"> certain </w:t>
      </w:r>
      <w:r w:rsidRPr="00030B78">
        <w:rPr>
          <w:color w:val="000000" w:themeColor="text1"/>
          <w:lang w:val="en-AU"/>
        </w:rPr>
        <w:t>behaviours</w:t>
      </w:r>
      <w:r w:rsidR="0080319A" w:rsidRPr="00030B78">
        <w:rPr>
          <w:color w:val="000000" w:themeColor="text1"/>
          <w:lang w:val="en-AU"/>
        </w:rPr>
        <w:t xml:space="preserve"> while </w:t>
      </w:r>
      <w:r w:rsidRPr="00030B78">
        <w:rPr>
          <w:color w:val="000000" w:themeColor="text1"/>
          <w:lang w:val="en-AU"/>
        </w:rPr>
        <w:t>forbidding</w:t>
      </w:r>
      <w:r w:rsidR="0080319A" w:rsidRPr="00030B78">
        <w:rPr>
          <w:color w:val="000000" w:themeColor="text1"/>
          <w:lang w:val="en-AU"/>
        </w:rPr>
        <w:t xml:space="preserve"> others</w:t>
      </w:r>
      <w:r w:rsidR="00AB2B50" w:rsidRPr="00030B78">
        <w:rPr>
          <w:color w:val="000000" w:themeColor="text1"/>
          <w:lang w:val="en-AU"/>
        </w:rPr>
        <w:t>. These include</w:t>
      </w:r>
      <w:r w:rsidRPr="00030B78">
        <w:rPr>
          <w:color w:val="000000" w:themeColor="text1"/>
          <w:lang w:val="en-AU"/>
        </w:rPr>
        <w:t xml:space="preserve"> </w:t>
      </w:r>
      <w:r w:rsidR="0080319A" w:rsidRPr="00030B78">
        <w:rPr>
          <w:color w:val="000000" w:themeColor="text1"/>
          <w:lang w:val="en-AU"/>
        </w:rPr>
        <w:t xml:space="preserve">proprietary file formats that </w:t>
      </w:r>
      <w:r w:rsidRPr="00030B78">
        <w:rPr>
          <w:color w:val="000000" w:themeColor="text1"/>
          <w:lang w:val="en-AU"/>
        </w:rPr>
        <w:t>decide</w:t>
      </w:r>
      <w:r w:rsidR="0080319A" w:rsidRPr="00030B78">
        <w:rPr>
          <w:color w:val="000000" w:themeColor="text1"/>
          <w:lang w:val="en-AU"/>
        </w:rPr>
        <w:t xml:space="preserve"> </w:t>
      </w:r>
      <w:r w:rsidRPr="00030B78">
        <w:rPr>
          <w:color w:val="000000" w:themeColor="text1"/>
          <w:lang w:val="en-AU"/>
        </w:rPr>
        <w:t xml:space="preserve">possibilities for </w:t>
      </w:r>
      <w:r w:rsidR="0080319A" w:rsidRPr="00030B78">
        <w:rPr>
          <w:color w:val="000000" w:themeColor="text1"/>
          <w:lang w:val="en-AU"/>
        </w:rPr>
        <w:t xml:space="preserve">collaboration, </w:t>
      </w:r>
      <w:r w:rsidRPr="00030B78">
        <w:rPr>
          <w:color w:val="000000" w:themeColor="text1"/>
          <w:lang w:val="en-AU"/>
        </w:rPr>
        <w:t>organisational</w:t>
      </w:r>
      <w:r w:rsidR="0080319A" w:rsidRPr="00030B78">
        <w:rPr>
          <w:color w:val="000000" w:themeColor="text1"/>
          <w:lang w:val="en-AU"/>
        </w:rPr>
        <w:t xml:space="preserve"> templates that </w:t>
      </w:r>
      <w:r w:rsidRPr="00030B78">
        <w:rPr>
          <w:color w:val="000000" w:themeColor="text1"/>
          <w:lang w:val="en-AU"/>
        </w:rPr>
        <w:t>necessitate compatible</w:t>
      </w:r>
      <w:r w:rsidR="0080319A" w:rsidRPr="00030B78">
        <w:rPr>
          <w:color w:val="000000" w:themeColor="text1"/>
          <w:lang w:val="en-AU"/>
        </w:rPr>
        <w:t xml:space="preserve"> software</w:t>
      </w:r>
      <w:r w:rsidR="00AB2B50" w:rsidRPr="00030B78">
        <w:rPr>
          <w:color w:val="000000" w:themeColor="text1"/>
          <w:lang w:val="en-AU"/>
        </w:rPr>
        <w:t xml:space="preserve"> and</w:t>
      </w:r>
      <w:r w:rsidR="0080319A" w:rsidRPr="00030B78">
        <w:rPr>
          <w:color w:val="000000" w:themeColor="text1"/>
          <w:lang w:val="en-AU"/>
        </w:rPr>
        <w:t xml:space="preserve"> professional standards that exclude </w:t>
      </w:r>
      <w:r w:rsidRPr="00030B78">
        <w:rPr>
          <w:color w:val="000000" w:themeColor="text1"/>
          <w:lang w:val="en-AU"/>
        </w:rPr>
        <w:t xml:space="preserve">FLOSS </w:t>
      </w:r>
      <w:r w:rsidR="00AB2B50" w:rsidRPr="00030B78">
        <w:rPr>
          <w:color w:val="000000" w:themeColor="text1"/>
          <w:lang w:val="en-AU"/>
        </w:rPr>
        <w:t xml:space="preserve">file </w:t>
      </w:r>
      <w:r w:rsidR="00047C44" w:rsidRPr="00030B78">
        <w:rPr>
          <w:color w:val="000000" w:themeColor="text1"/>
          <w:lang w:val="en-AU"/>
        </w:rPr>
        <w:t>compatibility</w:t>
      </w:r>
      <w:r w:rsidRPr="00030B78">
        <w:rPr>
          <w:color w:val="000000" w:themeColor="text1"/>
          <w:lang w:val="en-AU"/>
        </w:rPr>
        <w:t>.</w:t>
      </w:r>
      <w:r w:rsidR="0080319A" w:rsidRPr="00030B78">
        <w:rPr>
          <w:color w:val="000000" w:themeColor="text1"/>
          <w:lang w:val="en-AU"/>
        </w:rPr>
        <w:t xml:space="preserve"> </w:t>
      </w:r>
    </w:p>
    <w:p w14:paraId="512BF5CA" w14:textId="1448A9B9" w:rsidR="00392597" w:rsidRPr="00BE45FF" w:rsidRDefault="00C9270C" w:rsidP="00047C44">
      <w:pPr>
        <w:pStyle w:val="Heading3"/>
        <w:rPr>
          <w:rFonts w:cs="Times New Roman"/>
          <w:b/>
          <w:bCs/>
          <w:u w:val="single"/>
          <w:lang w:val="en-AU"/>
        </w:rPr>
      </w:pPr>
      <w:bookmarkStart w:id="670" w:name="_Toc211885018"/>
      <w:r w:rsidRPr="00BE45FF">
        <w:rPr>
          <w:rStyle w:val="Strong"/>
          <w:rFonts w:cs="Times New Roman"/>
          <w:b w:val="0"/>
          <w:bCs w:val="0"/>
          <w:color w:val="000000" w:themeColor="text1"/>
          <w:u w:val="single"/>
          <w:lang w:val="en-AU"/>
        </w:rPr>
        <w:t>3.5.7</w:t>
      </w:r>
      <w:r w:rsidR="00047C44" w:rsidRPr="00BE45FF">
        <w:rPr>
          <w:rStyle w:val="Strong"/>
          <w:rFonts w:cs="Times New Roman"/>
          <w:b w:val="0"/>
          <w:bCs w:val="0"/>
          <w:color w:val="000000" w:themeColor="text1"/>
          <w:u w:val="single"/>
          <w:lang w:val="en-AU"/>
        </w:rPr>
        <w:t xml:space="preserve"> </w:t>
      </w:r>
      <w:r w:rsidR="0080319A" w:rsidRPr="00BE45FF">
        <w:rPr>
          <w:rStyle w:val="Strong"/>
          <w:rFonts w:cs="Times New Roman"/>
          <w:b w:val="0"/>
          <w:bCs w:val="0"/>
          <w:color w:val="000000" w:themeColor="text1"/>
          <w:u w:val="single"/>
          <w:lang w:val="en-AU"/>
        </w:rPr>
        <w:t>Legitimacy Work</w:t>
      </w:r>
      <w:bookmarkEnd w:id="670"/>
      <w:r w:rsidR="0080319A" w:rsidRPr="00BE45FF">
        <w:rPr>
          <w:rFonts w:cs="Times New Roman"/>
          <w:b/>
          <w:bCs/>
          <w:u w:val="single"/>
          <w:lang w:val="en-AU"/>
        </w:rPr>
        <w:t xml:space="preserve"> </w:t>
      </w:r>
    </w:p>
    <w:p w14:paraId="2BFADEDC" w14:textId="6FFA8710" w:rsidR="0080319A" w:rsidRPr="00030B78" w:rsidRDefault="00AB2B50" w:rsidP="00E93CC1">
      <w:pPr>
        <w:pStyle w:val="whitespace-normal"/>
        <w:spacing w:line="480" w:lineRule="auto"/>
        <w:ind w:firstLine="720"/>
        <w:rPr>
          <w:color w:val="000000" w:themeColor="text1"/>
          <w:lang w:val="en-AU"/>
        </w:rPr>
      </w:pPr>
      <w:r w:rsidRPr="00030B78">
        <w:rPr>
          <w:color w:val="000000" w:themeColor="text1"/>
          <w:lang w:val="en-AU"/>
        </w:rPr>
        <w:t>Attempts at increasing</w:t>
      </w:r>
      <w:r w:rsidR="00392597" w:rsidRPr="00030B78">
        <w:rPr>
          <w:color w:val="000000" w:themeColor="text1"/>
          <w:lang w:val="en-AU"/>
        </w:rPr>
        <w:t xml:space="preserve"> FLOSS </w:t>
      </w:r>
      <w:r w:rsidRPr="00030B78">
        <w:rPr>
          <w:color w:val="000000" w:themeColor="text1"/>
          <w:lang w:val="en-AU"/>
        </w:rPr>
        <w:t>credibility</w:t>
      </w:r>
      <w:r w:rsidR="00392597" w:rsidRPr="00030B78">
        <w:rPr>
          <w:color w:val="000000" w:themeColor="text1"/>
          <w:lang w:val="en-AU"/>
        </w:rPr>
        <w:t xml:space="preserve"> within professional networks that </w:t>
      </w:r>
      <w:r w:rsidR="005C4823" w:rsidRPr="00030B78">
        <w:rPr>
          <w:color w:val="000000" w:themeColor="text1"/>
          <w:lang w:val="en-AU"/>
        </w:rPr>
        <w:t xml:space="preserve">normatively </w:t>
      </w:r>
      <w:r w:rsidR="00392597" w:rsidRPr="00030B78">
        <w:rPr>
          <w:color w:val="000000" w:themeColor="text1"/>
          <w:lang w:val="en-AU"/>
        </w:rPr>
        <w:t>associate</w:t>
      </w:r>
      <w:r w:rsidR="005C4823" w:rsidRPr="00030B78">
        <w:rPr>
          <w:color w:val="000000" w:themeColor="text1"/>
          <w:lang w:val="en-AU"/>
        </w:rPr>
        <w:t>s</w:t>
      </w:r>
      <w:r w:rsidR="00392597" w:rsidRPr="00030B78">
        <w:rPr>
          <w:color w:val="000000" w:themeColor="text1"/>
          <w:lang w:val="en-AU"/>
        </w:rPr>
        <w:t xml:space="preserve"> legitimacy with proprietary standards. </w:t>
      </w:r>
      <w:r w:rsidR="005C4823" w:rsidRPr="00030B78">
        <w:rPr>
          <w:color w:val="000000" w:themeColor="text1"/>
          <w:lang w:val="en-AU"/>
        </w:rPr>
        <w:t xml:space="preserve">This code </w:t>
      </w:r>
      <w:r w:rsidR="0080319A" w:rsidRPr="00030B78">
        <w:rPr>
          <w:color w:val="000000" w:themeColor="text1"/>
          <w:lang w:val="en-AU"/>
        </w:rPr>
        <w:t xml:space="preserve">captures efforts to </w:t>
      </w:r>
      <w:r w:rsidR="005C4823" w:rsidRPr="00030B78">
        <w:rPr>
          <w:color w:val="000000" w:themeColor="text1"/>
          <w:lang w:val="en-AU"/>
        </w:rPr>
        <w:t>establish professional acceptance, build reputation, and construct authority for FLOSS tools within sceptical institutional contexts</w:t>
      </w:r>
      <w:r w:rsidR="00F229C1" w:rsidRPr="00030B78">
        <w:rPr>
          <w:color w:val="000000" w:themeColor="text1"/>
          <w:lang w:val="en-AU"/>
        </w:rPr>
        <w:t xml:space="preserve"> by connecting FLOSS </w:t>
      </w:r>
      <w:r w:rsidRPr="00030B78">
        <w:rPr>
          <w:color w:val="000000" w:themeColor="text1"/>
          <w:lang w:val="en-AU"/>
        </w:rPr>
        <w:t>legitimacy</w:t>
      </w:r>
      <w:r w:rsidR="00F229C1" w:rsidRPr="00030B78">
        <w:rPr>
          <w:color w:val="000000" w:themeColor="text1"/>
          <w:lang w:val="en-AU"/>
        </w:rPr>
        <w:t xml:space="preserve"> to ANT’s processes </w:t>
      </w:r>
      <w:r w:rsidR="00BE45FF">
        <w:rPr>
          <w:color w:val="000000" w:themeColor="text1"/>
          <w:lang w:val="en-AU"/>
        </w:rPr>
        <w:t xml:space="preserve">of </w:t>
      </w:r>
      <w:r w:rsidRPr="00030B78">
        <w:rPr>
          <w:color w:val="000000" w:themeColor="text1"/>
          <w:lang w:val="en-AU"/>
        </w:rPr>
        <w:t>artefact stabilisation</w:t>
      </w:r>
      <w:r w:rsidR="00BE45FF">
        <w:rPr>
          <w:color w:val="000000" w:themeColor="text1"/>
          <w:lang w:val="en-AU"/>
        </w:rPr>
        <w:t xml:space="preserve"> aligning with concepts of “fact building” (Callon </w:t>
      </w:r>
      <w:r w:rsidR="00BE45FF">
        <w:t>1986, pp. 224-229)</w:t>
      </w:r>
      <w:r w:rsidR="00BE45FF">
        <w:rPr>
          <w:color w:val="000000" w:themeColor="text1"/>
          <w:lang w:val="en-AU"/>
        </w:rPr>
        <w:t xml:space="preserve">. </w:t>
      </w:r>
    </w:p>
    <w:p w14:paraId="5244725E" w14:textId="4FCA2B57" w:rsidR="0080319A" w:rsidRPr="00030B78" w:rsidRDefault="00D813EE" w:rsidP="00E93CC1">
      <w:pPr>
        <w:pStyle w:val="whitespace-normal"/>
        <w:spacing w:line="480" w:lineRule="auto"/>
        <w:ind w:firstLine="720"/>
        <w:rPr>
          <w:color w:val="000000" w:themeColor="text1"/>
          <w:lang w:val="en-AU"/>
        </w:rPr>
      </w:pPr>
      <w:r w:rsidRPr="00030B78">
        <w:rPr>
          <w:color w:val="000000" w:themeColor="text1"/>
          <w:lang w:val="en-AU"/>
        </w:rPr>
        <w:t>Adapting</w:t>
      </w:r>
      <w:r w:rsidR="0080319A" w:rsidRPr="00030B78">
        <w:rPr>
          <w:color w:val="000000" w:themeColor="text1"/>
          <w:lang w:val="en-AU"/>
        </w:rPr>
        <w:t xml:space="preserve"> Naeem et al.'s (2023) </w:t>
      </w:r>
      <w:r w:rsidRPr="00030B78">
        <w:rPr>
          <w:color w:val="000000" w:themeColor="text1"/>
          <w:lang w:val="en-AU"/>
        </w:rPr>
        <w:t xml:space="preserve">keyword </w:t>
      </w:r>
      <w:r w:rsidR="0080319A" w:rsidRPr="00030B78">
        <w:rPr>
          <w:color w:val="000000" w:themeColor="text1"/>
          <w:lang w:val="en-AU"/>
        </w:rPr>
        <w:t>approach to thematic analysis</w:t>
      </w:r>
      <w:r w:rsidRPr="00030B78">
        <w:rPr>
          <w:color w:val="000000" w:themeColor="text1"/>
          <w:lang w:val="en-AU"/>
        </w:rPr>
        <w:t xml:space="preserve">, this study </w:t>
      </w:r>
      <w:r w:rsidR="00AB2B50" w:rsidRPr="00030B78">
        <w:rPr>
          <w:color w:val="000000" w:themeColor="text1"/>
          <w:lang w:val="en-AU"/>
        </w:rPr>
        <w:t>interprets response</w:t>
      </w:r>
      <w:r w:rsidRPr="00030B78">
        <w:rPr>
          <w:color w:val="000000" w:themeColor="text1"/>
          <w:lang w:val="en-AU"/>
        </w:rPr>
        <w:t xml:space="preserve"> theme</w:t>
      </w:r>
      <w:r w:rsidR="00AB2B50" w:rsidRPr="00030B78">
        <w:rPr>
          <w:color w:val="000000" w:themeColor="text1"/>
          <w:lang w:val="en-AU"/>
        </w:rPr>
        <w:t xml:space="preserve">s in line with the seven codes </w:t>
      </w:r>
      <w:r w:rsidRPr="00030B78">
        <w:rPr>
          <w:color w:val="000000" w:themeColor="text1"/>
          <w:lang w:val="en-AU"/>
        </w:rPr>
        <w:t>to place responses into coded buckets</w:t>
      </w:r>
      <w:r w:rsidR="00AB2B50" w:rsidRPr="00030B78">
        <w:rPr>
          <w:color w:val="000000" w:themeColor="text1"/>
          <w:lang w:val="en-AU"/>
        </w:rPr>
        <w:t>. These coded responses were then</w:t>
      </w:r>
      <w:r w:rsidR="0080319A" w:rsidRPr="00030B78">
        <w:rPr>
          <w:color w:val="000000" w:themeColor="text1"/>
          <w:lang w:val="en-AU"/>
        </w:rPr>
        <w:t xml:space="preserve"> ranked by frequency and </w:t>
      </w:r>
      <w:r w:rsidR="005C4823" w:rsidRPr="00030B78">
        <w:rPr>
          <w:color w:val="000000" w:themeColor="text1"/>
          <w:lang w:val="en-AU"/>
        </w:rPr>
        <w:t>analysed</w:t>
      </w:r>
      <w:r w:rsidR="0080319A" w:rsidRPr="00030B78">
        <w:rPr>
          <w:color w:val="000000" w:themeColor="text1"/>
          <w:lang w:val="en-AU"/>
        </w:rPr>
        <w:t xml:space="preserve"> to reveal patterns</w:t>
      </w:r>
      <w:r w:rsidRPr="00030B78">
        <w:rPr>
          <w:color w:val="000000" w:themeColor="text1"/>
          <w:lang w:val="en-AU"/>
        </w:rPr>
        <w:t xml:space="preserve"> (Table x)</w:t>
      </w:r>
      <w:r w:rsidR="0080319A" w:rsidRPr="00030B78">
        <w:rPr>
          <w:color w:val="000000" w:themeColor="text1"/>
          <w:lang w:val="en-AU"/>
        </w:rPr>
        <w:t xml:space="preserve">. </w:t>
      </w:r>
      <w:r w:rsidR="0080319A" w:rsidRPr="00030B78">
        <w:rPr>
          <w:color w:val="000000" w:themeColor="text1"/>
          <w:lang w:val="en-AU"/>
        </w:rPr>
        <w:lastRenderedPageBreak/>
        <w:t>This ranking provided insight into which network dimensions proved most consequential for practitioners while acknowledging that frequency alone does not determine significance</w:t>
      </w:r>
      <w:r w:rsidR="00E8179F" w:rsidRPr="00030B78">
        <w:rPr>
          <w:color w:val="000000" w:themeColor="text1"/>
          <w:lang w:val="en-AU"/>
        </w:rPr>
        <w:t xml:space="preserve">, </w:t>
      </w:r>
      <w:r w:rsidR="0080319A" w:rsidRPr="00030B78">
        <w:rPr>
          <w:color w:val="000000" w:themeColor="text1"/>
          <w:lang w:val="en-AU"/>
        </w:rPr>
        <w:t>low-frequency codes may identify critical leverage points for intervention despite appearing less often in conversation.</w:t>
      </w:r>
    </w:p>
    <w:p w14:paraId="26E44ED3" w14:textId="7E2A045C"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671" w:name="_Toc211885019"/>
      <w:r w:rsidRPr="00030B78">
        <w:rPr>
          <w:rFonts w:ascii="Times New Roman" w:hAnsi="Times New Roman" w:cs="Times New Roman"/>
          <w:color w:val="000000" w:themeColor="text1"/>
          <w:lang w:val="en-AU"/>
        </w:rPr>
        <w:t xml:space="preserve">3.6 </w:t>
      </w:r>
      <w:r w:rsidR="0080319A" w:rsidRPr="00030B78">
        <w:rPr>
          <w:rFonts w:ascii="Times New Roman" w:hAnsi="Times New Roman" w:cs="Times New Roman"/>
          <w:color w:val="000000" w:themeColor="text1"/>
          <w:lang w:val="en-AU"/>
        </w:rPr>
        <w:t>Trustworthiness and Credibility</w:t>
      </w:r>
      <w:bookmarkEnd w:id="671"/>
    </w:p>
    <w:p w14:paraId="0F9AEFE5" w14:textId="05F9D0EB" w:rsidR="00D813EE" w:rsidRPr="00030B78" w:rsidRDefault="00D813EE" w:rsidP="00E93CC1">
      <w:pPr>
        <w:pStyle w:val="whitespace-normal"/>
        <w:spacing w:line="480" w:lineRule="auto"/>
        <w:ind w:firstLine="720"/>
        <w:rPr>
          <w:lang w:val="en-AU"/>
        </w:rPr>
      </w:pPr>
      <w:r w:rsidRPr="00030B78">
        <w:rPr>
          <w:lang w:val="en-AU"/>
        </w:rPr>
        <w:t xml:space="preserve">This study employed strategies to ensure trustworthiness, adapting naturalistic inquiry as </w:t>
      </w:r>
      <w:r w:rsidR="00381B6D" w:rsidRPr="00030B78">
        <w:rPr>
          <w:lang w:val="en-AU"/>
        </w:rPr>
        <w:t>discussed</w:t>
      </w:r>
      <w:r w:rsidRPr="00030B78">
        <w:rPr>
          <w:lang w:val="en-AU"/>
        </w:rPr>
        <w:t xml:space="preserve"> by Yin (2014, pp. 45-49) for case study research. </w:t>
      </w:r>
      <w:r w:rsidR="00381B6D" w:rsidRPr="00030B78">
        <w:rPr>
          <w:lang w:val="en-AU"/>
        </w:rPr>
        <w:t xml:space="preserve">Research </w:t>
      </w:r>
      <w:r w:rsidR="00381B6D" w:rsidRPr="00030B78">
        <w:rPr>
          <w:rStyle w:val="Strong"/>
          <w:rFonts w:eastAsiaTheme="majorEastAsia"/>
          <w:b w:val="0"/>
          <w:bCs w:val="0"/>
          <w:lang w:val="en-AU"/>
        </w:rPr>
        <w:t>c</w:t>
      </w:r>
      <w:r w:rsidRPr="00030B78">
        <w:rPr>
          <w:rStyle w:val="Strong"/>
          <w:rFonts w:eastAsiaTheme="majorEastAsia"/>
          <w:b w:val="0"/>
          <w:bCs w:val="0"/>
          <w:lang w:val="en-AU"/>
        </w:rPr>
        <w:t>redibility</w:t>
      </w:r>
      <w:r w:rsidRPr="00030B78">
        <w:rPr>
          <w:lang w:val="en-AU"/>
        </w:rPr>
        <w:t xml:space="preserve"> was established through prolonged engagement with interview transcripts, </w:t>
      </w:r>
      <w:r w:rsidR="00381B6D" w:rsidRPr="00030B78">
        <w:rPr>
          <w:lang w:val="en-AU"/>
        </w:rPr>
        <w:t xml:space="preserve">cycles of </w:t>
      </w:r>
      <w:r w:rsidRPr="00030B78">
        <w:rPr>
          <w:lang w:val="en-AU"/>
        </w:rPr>
        <w:t>iterative coding allow</w:t>
      </w:r>
      <w:r w:rsidR="00381B6D" w:rsidRPr="00030B78">
        <w:rPr>
          <w:lang w:val="en-AU"/>
        </w:rPr>
        <w:t>ing</w:t>
      </w:r>
      <w:r w:rsidRPr="00030B78">
        <w:rPr>
          <w:lang w:val="en-AU"/>
        </w:rPr>
        <w:t xml:space="preserve"> patterns to emerge organically (Creswell, 2017, pp. 201-204), and </w:t>
      </w:r>
      <w:r w:rsidR="00381B6D" w:rsidRPr="00030B78">
        <w:rPr>
          <w:lang w:val="en-AU"/>
        </w:rPr>
        <w:t>triangulating results</w:t>
      </w:r>
      <w:r w:rsidRPr="00030B78">
        <w:rPr>
          <w:lang w:val="en-AU"/>
        </w:rPr>
        <w:t xml:space="preserve"> across participant</w:t>
      </w:r>
      <w:r w:rsidR="00381B6D" w:rsidRPr="00030B78">
        <w:rPr>
          <w:lang w:val="en-AU"/>
        </w:rPr>
        <w:t xml:space="preserve">s, </w:t>
      </w:r>
      <w:r w:rsidRPr="00030B78">
        <w:rPr>
          <w:lang w:val="en-AU"/>
        </w:rPr>
        <w:t xml:space="preserve">comparing accounts from students, public sector </w:t>
      </w:r>
      <w:r w:rsidR="00381B6D" w:rsidRPr="00030B78">
        <w:rPr>
          <w:lang w:val="en-AU"/>
        </w:rPr>
        <w:t>practitioners</w:t>
      </w:r>
      <w:r w:rsidRPr="00030B78">
        <w:rPr>
          <w:lang w:val="en-AU"/>
        </w:rPr>
        <w:t xml:space="preserve">, and private consultants revealed consistent patterns while </w:t>
      </w:r>
      <w:r w:rsidR="00381B6D" w:rsidRPr="00030B78">
        <w:rPr>
          <w:lang w:val="en-AU"/>
        </w:rPr>
        <w:t>revealing</w:t>
      </w:r>
      <w:r w:rsidRPr="00030B78">
        <w:rPr>
          <w:lang w:val="en-AU"/>
        </w:rPr>
        <w:t xml:space="preserve"> </w:t>
      </w:r>
      <w:r w:rsidR="00381B6D" w:rsidRPr="00030B78">
        <w:rPr>
          <w:lang w:val="en-AU"/>
        </w:rPr>
        <w:t>specific context</w:t>
      </w:r>
      <w:r w:rsidRPr="00030B78">
        <w:rPr>
          <w:lang w:val="en-AU"/>
        </w:rPr>
        <w:t xml:space="preserve"> </w:t>
      </w:r>
      <w:r w:rsidR="00381B6D" w:rsidRPr="00030B78">
        <w:rPr>
          <w:lang w:val="en-AU"/>
        </w:rPr>
        <w:t>differences</w:t>
      </w:r>
      <w:r w:rsidRPr="00030B78">
        <w:rPr>
          <w:lang w:val="en-AU"/>
        </w:rPr>
        <w:t xml:space="preserve"> (Neuman, 2020, pp. 165-167). </w:t>
      </w:r>
    </w:p>
    <w:p w14:paraId="45F1EF45" w14:textId="171FE774" w:rsidR="00D813EE" w:rsidRPr="00030B78" w:rsidDel="00894164" w:rsidRDefault="00D813EE" w:rsidP="00E93CC1">
      <w:pPr>
        <w:pStyle w:val="whitespace-normal"/>
        <w:spacing w:line="480" w:lineRule="auto"/>
        <w:ind w:firstLine="720"/>
        <w:rPr>
          <w:del w:id="672" w:author="Graham Inglert" w:date="2025-10-20T18:32:00Z" w16du:dateUtc="2025-10-20T07:32:00Z"/>
          <w:lang w:val="en-AU"/>
        </w:rPr>
      </w:pPr>
      <w:r w:rsidRPr="00030B78">
        <w:rPr>
          <w:lang w:val="en-AU"/>
        </w:rPr>
        <w:t xml:space="preserve">The codebook development process followed Creswell's (2017, pp. 184-189) iterative approach, with codes refined through successive passes through the data to ensure they </w:t>
      </w:r>
      <w:r w:rsidR="00615A79" w:rsidRPr="00030B78">
        <w:rPr>
          <w:lang w:val="en-AU"/>
        </w:rPr>
        <w:t>reflected</w:t>
      </w:r>
      <w:r w:rsidRPr="00030B78">
        <w:rPr>
          <w:lang w:val="en-AU"/>
        </w:rPr>
        <w:t xml:space="preserve"> participant </w:t>
      </w:r>
      <w:r w:rsidR="00615A79" w:rsidRPr="00030B78">
        <w:rPr>
          <w:lang w:val="en-AU"/>
        </w:rPr>
        <w:t>intentions</w:t>
      </w:r>
      <w:r w:rsidRPr="00030B78">
        <w:rPr>
          <w:lang w:val="en-AU"/>
        </w:rPr>
        <w:t xml:space="preserve"> rather than imposing </w:t>
      </w:r>
      <w:r w:rsidR="00615A79" w:rsidRPr="00030B78">
        <w:rPr>
          <w:lang w:val="en-AU"/>
        </w:rPr>
        <w:t xml:space="preserve">the </w:t>
      </w:r>
      <w:r w:rsidRPr="00030B78">
        <w:rPr>
          <w:lang w:val="en-AU"/>
        </w:rPr>
        <w:t>preconceptions</w:t>
      </w:r>
      <w:r w:rsidR="00615A79" w:rsidRPr="00030B78">
        <w:rPr>
          <w:lang w:val="en-AU"/>
        </w:rPr>
        <w:t xml:space="preserve"> of the researcher</w:t>
      </w:r>
      <w:r w:rsidRPr="00030B78">
        <w:rPr>
          <w:lang w:val="en-AU"/>
        </w:rPr>
        <w:t xml:space="preserve">. </w:t>
      </w:r>
      <w:r w:rsidR="00615A79" w:rsidRPr="00030B78">
        <w:rPr>
          <w:lang w:val="en-AU"/>
        </w:rPr>
        <w:t xml:space="preserve">The </w:t>
      </w:r>
      <w:r w:rsidR="00381B6D" w:rsidRPr="00030B78">
        <w:rPr>
          <w:lang w:val="en-AU"/>
        </w:rPr>
        <w:t>d</w:t>
      </w:r>
      <w:r w:rsidRPr="00030B78">
        <w:rPr>
          <w:rStyle w:val="Strong"/>
          <w:rFonts w:eastAsiaTheme="majorEastAsia"/>
          <w:b w:val="0"/>
          <w:bCs w:val="0"/>
          <w:lang w:val="en-AU"/>
        </w:rPr>
        <w:t>ependability</w:t>
      </w:r>
      <w:r w:rsidR="00615A79" w:rsidRPr="00030B78">
        <w:rPr>
          <w:rStyle w:val="Strong"/>
          <w:rFonts w:eastAsiaTheme="majorEastAsia"/>
          <w:b w:val="0"/>
          <w:bCs w:val="0"/>
          <w:lang w:val="en-AU"/>
        </w:rPr>
        <w:t xml:space="preserve"> of this thesis</w:t>
      </w:r>
      <w:r w:rsidRPr="00030B78">
        <w:rPr>
          <w:lang w:val="en-AU"/>
        </w:rPr>
        <w:t xml:space="preserve"> was addressed through detailed documentation of data collection and analysis procedures</w:t>
      </w:r>
      <w:r w:rsidR="00381B6D" w:rsidRPr="00030B78">
        <w:rPr>
          <w:lang w:val="en-AU"/>
        </w:rPr>
        <w:t xml:space="preserve"> (Appendix </w:t>
      </w:r>
      <w:r w:rsidR="00957C2D" w:rsidRPr="00030B78">
        <w:rPr>
          <w:lang w:val="en-AU"/>
        </w:rPr>
        <w:t>E</w:t>
      </w:r>
      <w:r w:rsidR="00381B6D" w:rsidRPr="00030B78">
        <w:rPr>
          <w:lang w:val="en-AU"/>
        </w:rPr>
        <w:t>)</w:t>
      </w:r>
      <w:r w:rsidRPr="00030B78">
        <w:rPr>
          <w:lang w:val="en-AU"/>
        </w:rPr>
        <w:t>, providing what Neuman (2020, p. 171) describes as sufficient procedural transparency to enable informed assessment of</w:t>
      </w:r>
      <w:r w:rsidR="00615A79" w:rsidRPr="00030B78">
        <w:rPr>
          <w:lang w:val="en-AU"/>
        </w:rPr>
        <w:t xml:space="preserve"> the quality of </w:t>
      </w:r>
      <w:r w:rsidRPr="00030B78">
        <w:rPr>
          <w:lang w:val="en-AU"/>
        </w:rPr>
        <w:t xml:space="preserve">research </w:t>
      </w:r>
      <w:r w:rsidR="00615A79" w:rsidRPr="00030B78">
        <w:rPr>
          <w:lang w:val="en-AU"/>
        </w:rPr>
        <w:t>employed</w:t>
      </w:r>
      <w:r w:rsidRPr="00030B78">
        <w:rPr>
          <w:lang w:val="en-AU"/>
        </w:rPr>
        <w:t xml:space="preserve">. </w:t>
      </w:r>
      <w:r w:rsidRPr="00030B78">
        <w:rPr>
          <w:rStyle w:val="Strong"/>
          <w:rFonts w:eastAsiaTheme="majorEastAsia"/>
          <w:b w:val="0"/>
          <w:bCs w:val="0"/>
          <w:lang w:val="en-AU"/>
        </w:rPr>
        <w:t>Transferability</w:t>
      </w:r>
      <w:r w:rsidRPr="00030B78">
        <w:rPr>
          <w:lang w:val="en-AU"/>
        </w:rPr>
        <w:t xml:space="preserve"> is supported through description of </w:t>
      </w:r>
      <w:r w:rsidR="00381B6D" w:rsidRPr="00030B78">
        <w:rPr>
          <w:lang w:val="en-AU"/>
        </w:rPr>
        <w:t>local</w:t>
      </w:r>
      <w:r w:rsidRPr="00030B78">
        <w:rPr>
          <w:lang w:val="en-AU"/>
        </w:rPr>
        <w:t xml:space="preserve"> context, participant characteristics, and organi</w:t>
      </w:r>
      <w:r w:rsidR="00381B6D" w:rsidRPr="00030B78">
        <w:rPr>
          <w:lang w:val="en-AU"/>
        </w:rPr>
        <w:t>s</w:t>
      </w:r>
      <w:r w:rsidRPr="00030B78">
        <w:rPr>
          <w:lang w:val="en-AU"/>
        </w:rPr>
        <w:t>ational settings (MacCallum et al., 2019, pp. 60-61), allowing readers to assess applicability to other contexts while recogni</w:t>
      </w:r>
      <w:r w:rsidR="00381B6D" w:rsidRPr="00030B78">
        <w:rPr>
          <w:lang w:val="en-AU"/>
        </w:rPr>
        <w:t>s</w:t>
      </w:r>
      <w:r w:rsidRPr="00030B78">
        <w:rPr>
          <w:lang w:val="en-AU"/>
        </w:rPr>
        <w:t>ing this study's geographic and professional specificity.</w:t>
      </w:r>
    </w:p>
    <w:p w14:paraId="0C492A8E" w14:textId="6F398E13" w:rsidR="003E5EB0" w:rsidRPr="00030B78" w:rsidRDefault="003E5EB0" w:rsidP="00894164">
      <w:pPr>
        <w:pStyle w:val="whitespace-normal"/>
        <w:spacing w:line="480" w:lineRule="auto"/>
        <w:ind w:firstLine="720"/>
        <w:rPr>
          <w:lang w:val="en-AU"/>
        </w:rPr>
        <w:pPrChange w:id="673" w:author="Graham Inglert" w:date="2025-10-20T18:32:00Z" w16du:dateUtc="2025-10-20T07:32:00Z">
          <w:pPr>
            <w:spacing w:after="160" w:line="480" w:lineRule="auto"/>
          </w:pPr>
        </w:pPrChange>
      </w:pPr>
      <w:del w:id="674" w:author="Graham Inglert" w:date="2025-10-20T18:32:00Z" w16du:dateUtc="2025-10-20T07:32:00Z">
        <w:r w:rsidRPr="00030B78" w:rsidDel="00894164">
          <w:rPr>
            <w:lang w:val="en-AU"/>
          </w:rPr>
          <w:br w:type="page"/>
        </w:r>
      </w:del>
    </w:p>
    <w:p w14:paraId="062748FB" w14:textId="36B1F3D8" w:rsidR="009709F4" w:rsidRPr="00030B78" w:rsidRDefault="00886EEC" w:rsidP="00047C44">
      <w:pPr>
        <w:pStyle w:val="Heading1"/>
        <w:jc w:val="center"/>
        <w:rPr>
          <w:rFonts w:ascii="Times New Roman" w:hAnsi="Times New Roman" w:cs="Times New Roman"/>
          <w:color w:val="000000" w:themeColor="text1"/>
          <w:lang w:val="en-AU"/>
        </w:rPr>
      </w:pPr>
      <w:bookmarkStart w:id="675" w:name="_Toc211885020"/>
      <w:r w:rsidRPr="00030B78">
        <w:rPr>
          <w:rFonts w:ascii="Times New Roman" w:hAnsi="Times New Roman" w:cs="Times New Roman"/>
          <w:color w:val="000000" w:themeColor="text1"/>
          <w:lang w:val="en-AU"/>
        </w:rPr>
        <w:lastRenderedPageBreak/>
        <w:t xml:space="preserve">Chapter IV: </w:t>
      </w:r>
      <w:r w:rsidR="009709F4" w:rsidRPr="00030B78">
        <w:rPr>
          <w:rFonts w:ascii="Times New Roman" w:hAnsi="Times New Roman" w:cs="Times New Roman"/>
          <w:color w:val="000000" w:themeColor="text1"/>
          <w:lang w:val="en-AU"/>
        </w:rPr>
        <w:t>Results</w:t>
      </w:r>
      <w:ins w:id="676" w:author="Graham Inglert" w:date="2025-10-20T11:49:00Z" w16du:dateUtc="2025-10-20T00:49:00Z">
        <w:r w:rsidR="00AB2607">
          <w:rPr>
            <w:rFonts w:ascii="Times New Roman" w:hAnsi="Times New Roman" w:cs="Times New Roman"/>
            <w:color w:val="000000" w:themeColor="text1"/>
            <w:lang w:val="en-AU"/>
          </w:rPr>
          <w:t xml:space="preserve"> and </w:t>
        </w:r>
      </w:ins>
      <w:ins w:id="677" w:author="Graham Inglert" w:date="2025-10-20T11:50:00Z" w16du:dateUtc="2025-10-20T00:50:00Z">
        <w:r w:rsidR="00AB2607">
          <w:rPr>
            <w:rFonts w:ascii="Times New Roman" w:hAnsi="Times New Roman" w:cs="Times New Roman"/>
            <w:color w:val="000000" w:themeColor="text1"/>
            <w:lang w:val="en-AU"/>
          </w:rPr>
          <w:t>Discussion</w:t>
        </w:r>
      </w:ins>
      <w:bookmarkEnd w:id="675"/>
    </w:p>
    <w:p w14:paraId="1508D258" w14:textId="77777777" w:rsidR="00047C44" w:rsidRPr="00030B78" w:rsidRDefault="00047C44" w:rsidP="00047C44">
      <w:pPr>
        <w:rPr>
          <w:lang w:val="en-AU"/>
        </w:rPr>
      </w:pPr>
    </w:p>
    <w:p w14:paraId="2C276A33" w14:textId="33E0BA0D" w:rsidR="00924D0B" w:rsidRDefault="009709F4" w:rsidP="00E93CC1">
      <w:pPr>
        <w:spacing w:line="480" w:lineRule="auto"/>
        <w:rPr>
          <w:ins w:id="678" w:author="Graham Inglert" w:date="2025-10-20T20:12:00Z" w16du:dateUtc="2025-10-20T09:12:00Z"/>
          <w:lang w:val="en-AU"/>
        </w:rPr>
      </w:pPr>
      <w:r w:rsidRPr="00030B78">
        <w:rPr>
          <w:lang w:val="en-AU"/>
        </w:rPr>
        <w:tab/>
        <w:t xml:space="preserve">Twelve semi-structured interviews were administered for this research study. These interviews spanned 30-70 minutes with a concentration on 11 central questions (Appendix </w:t>
      </w:r>
      <w:r w:rsidR="00957C2D" w:rsidRPr="00030B78">
        <w:rPr>
          <w:lang w:val="en-AU"/>
        </w:rPr>
        <w:t>C</w:t>
      </w:r>
      <w:r w:rsidR="00C41868" w:rsidRPr="00030B78">
        <w:rPr>
          <w:lang w:val="en-AU"/>
        </w:rPr>
        <w:t>) pertaining</w:t>
      </w:r>
      <w:r w:rsidRPr="00030B78">
        <w:rPr>
          <w:lang w:val="en-AU"/>
        </w:rPr>
        <w:t xml:space="preserve"> to the professional’s role, their organisation and the relationship they have as a practitioner with digital technology, particularly open-source software and the application of open-access data. </w:t>
      </w:r>
    </w:p>
    <w:p w14:paraId="1E55FFE4" w14:textId="6947E551" w:rsidR="00924D0B" w:rsidRDefault="00924D0B">
      <w:pPr>
        <w:spacing w:after="160" w:line="278" w:lineRule="auto"/>
        <w:rPr>
          <w:ins w:id="679" w:author="Graham Inglert" w:date="2025-10-20T20:12:00Z" w16du:dateUtc="2025-10-20T09:12:00Z"/>
          <w:lang w:val="en-AU"/>
        </w:rPr>
      </w:pPr>
      <w:ins w:id="680" w:author="Graham Inglert" w:date="2025-10-20T20:12:00Z" w16du:dateUtc="2025-10-20T09:12:00Z">
        <w:r>
          <w:rPr>
            <w:lang w:val="en-AU"/>
          </w:rPr>
          <w:br w:type="page"/>
        </w:r>
      </w:ins>
    </w:p>
    <w:p w14:paraId="5F90D033" w14:textId="7EDD9BD9" w:rsidR="009709F4" w:rsidRPr="00030B78" w:rsidRDefault="009709F4" w:rsidP="00E93CC1">
      <w:pPr>
        <w:spacing w:line="480" w:lineRule="auto"/>
        <w:rPr>
          <w:lang w:val="en-AU"/>
        </w:rPr>
      </w:pPr>
    </w:p>
    <w:p w14:paraId="7F21F606" w14:textId="066AFB1D" w:rsidR="009709F4" w:rsidRPr="00030B78" w:rsidRDefault="00C9270C" w:rsidP="00047C44">
      <w:pPr>
        <w:pStyle w:val="Heading2"/>
        <w:rPr>
          <w:rFonts w:ascii="Times New Roman" w:hAnsi="Times New Roman" w:cs="Times New Roman"/>
          <w:color w:val="000000" w:themeColor="text1"/>
          <w:lang w:val="en-AU"/>
        </w:rPr>
      </w:pPr>
      <w:bookmarkStart w:id="681" w:name="_Toc211885021"/>
      <w:r w:rsidRPr="00030B78">
        <w:rPr>
          <w:rFonts w:ascii="Times New Roman" w:hAnsi="Times New Roman" w:cs="Times New Roman"/>
          <w:color w:val="000000" w:themeColor="text1"/>
          <w:lang w:val="en-AU"/>
        </w:rPr>
        <w:t xml:space="preserve">4.1 </w:t>
      </w:r>
      <w:r w:rsidR="009709F4" w:rsidRPr="00030B78">
        <w:rPr>
          <w:rFonts w:ascii="Times New Roman" w:hAnsi="Times New Roman" w:cs="Times New Roman"/>
          <w:color w:val="000000" w:themeColor="text1"/>
          <w:lang w:val="en-AU"/>
        </w:rPr>
        <w:t>Demographics and Roles</w:t>
      </w:r>
      <w:bookmarkEnd w:id="681"/>
    </w:p>
    <w:p w14:paraId="11EFF21E" w14:textId="51303FE1" w:rsidR="00047C44" w:rsidRPr="00030B78" w:rsidRDefault="00924D0B" w:rsidP="00047C44">
      <w:pPr>
        <w:rPr>
          <w:lang w:val="en-AU"/>
        </w:rPr>
      </w:pPr>
      <w:r w:rsidRPr="00030B78">
        <w:rPr>
          <w:noProof/>
          <w:lang w:val="en-AU"/>
          <w14:ligatures w14:val="standardContextual"/>
        </w:rPr>
        <mc:AlternateContent>
          <mc:Choice Requires="wps">
            <w:drawing>
              <wp:anchor distT="0" distB="0" distL="114300" distR="114300" simplePos="0" relativeHeight="251658752" behindDoc="0" locked="0" layoutInCell="1" allowOverlap="1" wp14:anchorId="06B137A1" wp14:editId="286B87D3">
                <wp:simplePos x="0" y="0"/>
                <wp:positionH relativeFrom="column">
                  <wp:posOffset>609600</wp:posOffset>
                </wp:positionH>
                <wp:positionV relativeFrom="paragraph">
                  <wp:posOffset>76200</wp:posOffset>
                </wp:positionV>
                <wp:extent cx="4762500" cy="4330700"/>
                <wp:effectExtent l="0" t="0" r="12700" b="12700"/>
                <wp:wrapSquare wrapText="bothSides"/>
                <wp:docPr id="1405327558" name="Text Box 12"/>
                <wp:cNvGraphicFramePr/>
                <a:graphic xmlns:a="http://schemas.openxmlformats.org/drawingml/2006/main">
                  <a:graphicData uri="http://schemas.microsoft.com/office/word/2010/wordprocessingShape">
                    <wps:wsp>
                      <wps:cNvSpPr txBox="1"/>
                      <wps:spPr>
                        <a:xfrm>
                          <a:off x="0" y="0"/>
                          <a:ext cx="4762500" cy="4330700"/>
                        </a:xfrm>
                        <a:prstGeom prst="rect">
                          <a:avLst/>
                        </a:prstGeom>
                        <a:solidFill>
                          <a:schemeClr val="lt1"/>
                        </a:solidFill>
                        <a:ln w="6350">
                          <a:solidFill>
                            <a:prstClr val="black"/>
                          </a:solidFill>
                        </a:ln>
                      </wps:spPr>
                      <wps:txbx>
                        <w:txbxContent>
                          <w:p w14:paraId="3B7E6C47" w14:textId="77777777" w:rsidR="00030B78" w:rsidRDefault="00957C2D" w:rsidP="00030B78">
                            <w:pPr>
                              <w:keepNext/>
                            </w:pPr>
                            <w:r>
                              <w:rPr>
                                <w:noProof/>
                                <w14:ligatures w14:val="standardContextual"/>
                              </w:rPr>
                              <w:drawing>
                                <wp:inline distT="0" distB="0" distL="0" distR="0" wp14:anchorId="2054231F" wp14:editId="3AB10AA8">
                                  <wp:extent cx="4673600" cy="3980679"/>
                                  <wp:effectExtent l="0" t="0" r="0" b="0"/>
                                  <wp:docPr id="1340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250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045" cy="4079859"/>
                                          </a:xfrm>
                                          <a:prstGeom prst="rect">
                                            <a:avLst/>
                                          </a:prstGeom>
                                        </pic:spPr>
                                      </pic:pic>
                                    </a:graphicData>
                                  </a:graphic>
                                </wp:inline>
                              </w:drawing>
                            </w:r>
                          </w:p>
                          <w:p w14:paraId="672D43BA" w14:textId="5C8EF58C" w:rsidR="00957C2D" w:rsidRDefault="00030B78">
                            <w:bookmarkStart w:id="682" w:name="_Toc211151154"/>
                            <w:r>
                              <w:t xml:space="preserve">Figure </w:t>
                            </w:r>
                            <w:fldSimple w:instr=" SEQ Figure \* ARABIC ">
                              <w:r w:rsidR="00E7554C">
                                <w:rPr>
                                  <w:noProof/>
                                </w:rPr>
                                <w:t>2</w:t>
                              </w:r>
                            </w:fldSimple>
                            <w:r w:rsidRPr="00957C2D">
                              <w:t xml:space="preserve"> </w:t>
                            </w:r>
                            <w:r>
                              <w:t>: Demographics of research participants</w:t>
                            </w:r>
                            <w:bookmarkEnd w:id="68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37A1" id="Text Box 12" o:spid="_x0000_s1027" type="#_x0000_t202" style="position:absolute;margin-left:48pt;margin-top:6pt;width:375pt;height:34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" fillcolor="white [3201]" strokeweight=".5pt">
                <v:textbox>
                  <w:txbxContent>
                    <w:p w14:paraId="3B7E6C47" w14:textId="77777777" w:rsidR="00030B78" w:rsidRDefault="00957C2D" w:rsidP="00030B78">
                      <w:pPr>
                        <w:keepNext/>
                      </w:pPr>
                      <w:r>
                        <w:rPr>
                          <w:noProof/>
                          <w14:ligatures w14:val="standardContextual"/>
                        </w:rPr>
                        <w:drawing>
                          <wp:inline distT="0" distB="0" distL="0" distR="0" wp14:anchorId="2054231F" wp14:editId="3AB10AA8">
                            <wp:extent cx="4673600" cy="3980679"/>
                            <wp:effectExtent l="0" t="0" r="0" b="0"/>
                            <wp:docPr id="1340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250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045" cy="4079859"/>
                                    </a:xfrm>
                                    <a:prstGeom prst="rect">
                                      <a:avLst/>
                                    </a:prstGeom>
                                  </pic:spPr>
                                </pic:pic>
                              </a:graphicData>
                            </a:graphic>
                          </wp:inline>
                        </w:drawing>
                      </w:r>
                    </w:p>
                    <w:p w14:paraId="672D43BA" w14:textId="5C8EF58C" w:rsidR="00957C2D" w:rsidRDefault="00030B78">
                      <w:bookmarkStart w:id="683" w:name="_Toc211151154"/>
                      <w:r>
                        <w:t xml:space="preserve">Figure </w:t>
                      </w:r>
                      <w:fldSimple w:instr=" SEQ Figure \* ARABIC ">
                        <w:r w:rsidR="00E7554C">
                          <w:rPr>
                            <w:noProof/>
                          </w:rPr>
                          <w:t>2</w:t>
                        </w:r>
                      </w:fldSimple>
                      <w:r w:rsidRPr="00957C2D">
                        <w:t xml:space="preserve"> </w:t>
                      </w:r>
                      <w:r>
                        <w:t>: Demographics of research participants</w:t>
                      </w:r>
                      <w:bookmarkEnd w:id="683"/>
                      <w:r>
                        <w:t xml:space="preserve"> </w:t>
                      </w:r>
                    </w:p>
                  </w:txbxContent>
                </v:textbox>
                <w10:wrap type="square"/>
              </v:shape>
            </w:pict>
          </mc:Fallback>
        </mc:AlternateContent>
      </w:r>
    </w:p>
    <w:p w14:paraId="54E839AB" w14:textId="439B3C9D" w:rsidR="009709F4" w:rsidRPr="00030B78" w:rsidDel="00924D0B" w:rsidRDefault="009709F4" w:rsidP="00E93CC1">
      <w:pPr>
        <w:spacing w:line="480" w:lineRule="auto"/>
        <w:rPr>
          <w:del w:id="684" w:author="Graham Inglert" w:date="2025-10-20T20:11:00Z" w16du:dateUtc="2025-10-20T09:11:00Z"/>
          <w:lang w:val="en-AU"/>
        </w:rPr>
      </w:pPr>
      <w:r w:rsidRPr="00030B78">
        <w:rPr>
          <w:lang w:val="en-AU"/>
        </w:rPr>
        <w:tab/>
        <w:t xml:space="preserve">The participant ages spanned from middle 20s to late 50s. </w:t>
      </w:r>
      <w:commentRangeStart w:id="685"/>
      <w:r w:rsidRPr="00030B78">
        <w:rPr>
          <w:lang w:val="en-AU"/>
        </w:rPr>
        <w:t>10 participants were male and 2 were female</w:t>
      </w:r>
      <w:commentRangeEnd w:id="685"/>
      <w:r w:rsidR="00431F60">
        <w:rPr>
          <w:rStyle w:val="CommentReference"/>
        </w:rPr>
        <w:commentReference w:id="685"/>
      </w:r>
      <w:ins w:id="686" w:author="Graham Inglert" w:date="2025-10-20T20:09:00Z" w16du:dateUtc="2025-10-20T09:09:00Z">
        <w:r w:rsidR="00924D0B">
          <w:rPr>
            <w:lang w:val="en-AU"/>
          </w:rPr>
          <w:t xml:space="preserve">, it </w:t>
        </w:r>
      </w:ins>
      <w:ins w:id="687" w:author="Graham Inglert" w:date="2025-10-20T20:10:00Z" w16du:dateUtc="2025-10-20T09:10:00Z">
        <w:r w:rsidR="00924D0B">
          <w:rPr>
            <w:lang w:val="en-AU"/>
          </w:rPr>
          <w:t>was</w:t>
        </w:r>
      </w:ins>
      <w:ins w:id="688" w:author="Graham Inglert" w:date="2025-10-20T20:09:00Z" w16du:dateUtc="2025-10-20T09:09:00Z">
        <w:r w:rsidR="00924D0B">
          <w:rPr>
            <w:lang w:val="en-AU"/>
          </w:rPr>
          <w:t xml:space="preserve"> uncertain if this is a result of fewer women within te</w:t>
        </w:r>
      </w:ins>
      <w:ins w:id="689" w:author="Graham Inglert" w:date="2025-10-20T20:10:00Z" w16du:dateUtc="2025-10-20T09:10:00Z">
        <w:r w:rsidR="00924D0B">
          <w:rPr>
            <w:lang w:val="en-AU"/>
          </w:rPr>
          <w:t>chnical roles or if male practitioners are more available for interview</w:t>
        </w:r>
      </w:ins>
      <w:r w:rsidRPr="00030B78">
        <w:rPr>
          <w:lang w:val="en-AU"/>
        </w:rPr>
        <w:t>. The participants were gathered from a range of disciplines within the geographic sciences, including urban planning, urban design, cartographical analysis, and geospatial analysis (</w:t>
      </w:r>
      <w:r w:rsidR="00957C2D" w:rsidRPr="00030B78">
        <w:rPr>
          <w:lang w:val="en-AU"/>
        </w:rPr>
        <w:t>Figure</w:t>
      </w:r>
      <w:r w:rsidRPr="00030B78">
        <w:rPr>
          <w:lang w:val="en-AU"/>
        </w:rPr>
        <w:t xml:space="preserve"> </w:t>
      </w:r>
      <w:r w:rsidR="00957C2D" w:rsidRPr="00030B78">
        <w:rPr>
          <w:lang w:val="en-AU"/>
        </w:rPr>
        <w:t>1</w:t>
      </w:r>
      <w:r w:rsidRPr="00030B78">
        <w:rPr>
          <w:lang w:val="en-AU"/>
        </w:rPr>
        <w:t>). Participants were experienced in an array of different organisational backgrounds all centred within metropolitan Melbourne, Victoria including local city councils, private consultancy groups, state government officials and Master’s level students at both Melbourne University and RMIT University. (</w:t>
      </w:r>
      <w:r w:rsidR="00957C2D" w:rsidRPr="00030B78">
        <w:rPr>
          <w:lang w:val="en-AU"/>
        </w:rPr>
        <w:t>Table 2</w:t>
      </w:r>
      <w:r w:rsidRPr="00030B78">
        <w:rPr>
          <w:lang w:val="en-AU"/>
        </w:rPr>
        <w:t xml:space="preserve">).  </w:t>
      </w:r>
    </w:p>
    <w:p w14:paraId="4BA7CB4A" w14:textId="63D2F540" w:rsidR="009709F4" w:rsidRPr="00030B78" w:rsidDel="00924D0B" w:rsidRDefault="009709F4" w:rsidP="00E93CC1">
      <w:pPr>
        <w:spacing w:after="160" w:line="480" w:lineRule="auto"/>
        <w:rPr>
          <w:del w:id="690" w:author="Graham Inglert" w:date="2025-10-20T20:11:00Z" w16du:dateUtc="2025-10-20T09:11:00Z"/>
          <w:u w:val="single"/>
          <w:lang w:val="en-AU"/>
        </w:rPr>
      </w:pPr>
    </w:p>
    <w:p w14:paraId="57E9BBDA" w14:textId="77777777" w:rsidR="00957C2D" w:rsidRPr="00030B78" w:rsidRDefault="00957C2D" w:rsidP="00924D0B">
      <w:pPr>
        <w:spacing w:line="480" w:lineRule="auto"/>
        <w:rPr>
          <w:u w:val="single"/>
          <w:lang w:val="en-AU"/>
        </w:rPr>
        <w:pPrChange w:id="691" w:author="Graham Inglert" w:date="2025-10-20T20:11:00Z" w16du:dateUtc="2025-10-20T09:11:00Z">
          <w:pPr>
            <w:spacing w:line="480" w:lineRule="auto"/>
            <w:jc w:val="center"/>
          </w:pPr>
        </w:pPrChange>
      </w:pPr>
    </w:p>
    <w:p w14:paraId="57FAF6E0" w14:textId="77777777" w:rsidR="00924D0B" w:rsidRDefault="00924D0B">
      <w:pPr>
        <w:spacing w:after="160" w:line="278" w:lineRule="auto"/>
        <w:rPr>
          <w:ins w:id="692" w:author="Graham Inglert" w:date="2025-10-20T20:12:00Z" w16du:dateUtc="2025-10-20T09:12:00Z"/>
          <w:rFonts w:eastAsiaTheme="majorEastAsia"/>
          <w:color w:val="000000" w:themeColor="text1"/>
          <w:sz w:val="32"/>
          <w:szCs w:val="32"/>
          <w:lang w:val="en-AU"/>
        </w:rPr>
      </w:pPr>
      <w:ins w:id="693" w:author="Graham Inglert" w:date="2025-10-20T20:12:00Z" w16du:dateUtc="2025-10-20T09:12:00Z">
        <w:r>
          <w:rPr>
            <w:color w:val="000000" w:themeColor="text1"/>
            <w:lang w:val="en-AU"/>
          </w:rPr>
          <w:br w:type="page"/>
        </w:r>
      </w:ins>
    </w:p>
    <w:p w14:paraId="7F2EA348" w14:textId="09CB514F" w:rsidR="009709F4" w:rsidRPr="00030B78" w:rsidRDefault="00C9270C" w:rsidP="00047C44">
      <w:pPr>
        <w:pStyle w:val="Heading2"/>
        <w:rPr>
          <w:rFonts w:ascii="Times New Roman" w:hAnsi="Times New Roman" w:cs="Times New Roman"/>
          <w:color w:val="000000" w:themeColor="text1"/>
          <w:lang w:val="en-AU"/>
        </w:rPr>
      </w:pPr>
      <w:bookmarkStart w:id="694" w:name="_Toc211885022"/>
      <w:r w:rsidRPr="00030B78">
        <w:rPr>
          <w:rFonts w:ascii="Times New Roman" w:hAnsi="Times New Roman" w:cs="Times New Roman"/>
          <w:color w:val="000000" w:themeColor="text1"/>
          <w:lang w:val="en-AU"/>
        </w:rPr>
        <w:lastRenderedPageBreak/>
        <w:t xml:space="preserve">4.2 </w:t>
      </w:r>
      <w:r w:rsidR="009709F4" w:rsidRPr="00030B78">
        <w:rPr>
          <w:rFonts w:ascii="Times New Roman" w:hAnsi="Times New Roman" w:cs="Times New Roman"/>
          <w:color w:val="000000" w:themeColor="text1"/>
          <w:lang w:val="en-AU"/>
        </w:rPr>
        <w:t>Overall Codes and Response Rate</w:t>
      </w:r>
      <w:bookmarkEnd w:id="694"/>
    </w:p>
    <w:p w14:paraId="4DF7BD07" w14:textId="77777777" w:rsidR="00047C44" w:rsidRPr="00030B78" w:rsidRDefault="00047C44" w:rsidP="00047C44">
      <w:pPr>
        <w:rPr>
          <w:lang w:val="en-AU"/>
        </w:rPr>
      </w:pPr>
    </w:p>
    <w:p w14:paraId="325B4FAD" w14:textId="424F6AA3" w:rsidR="009709F4" w:rsidRPr="00030B78" w:rsidRDefault="009709F4" w:rsidP="00030B78">
      <w:pPr>
        <w:spacing w:line="480" w:lineRule="auto"/>
        <w:ind w:firstLine="720"/>
        <w:rPr>
          <w:lang w:val="en-AU"/>
        </w:rPr>
      </w:pPr>
      <w:r w:rsidRPr="00030B78">
        <w:rPr>
          <w:lang w:val="en-AU"/>
        </w:rPr>
        <w:t xml:space="preserve">The results reveal seven major identified arenas of discourse that featured both facilitating factors that encouraged uptake of FLOSS </w:t>
      </w:r>
      <w:r w:rsidR="009F1128" w:rsidRPr="00030B78">
        <w:rPr>
          <w:lang w:val="en-AU"/>
        </w:rPr>
        <w:t>and use</w:t>
      </w:r>
      <w:r w:rsidRPr="00030B78">
        <w:rPr>
          <w:lang w:val="en-AU"/>
        </w:rPr>
        <w:t xml:space="preserve"> of OAD but also </w:t>
      </w:r>
      <w:r w:rsidR="00E93CC1" w:rsidRPr="00030B78">
        <w:rPr>
          <w:lang w:val="en-AU"/>
        </w:rPr>
        <w:t>revealed</w:t>
      </w:r>
      <w:r w:rsidR="009F1128" w:rsidRPr="00030B78">
        <w:rPr>
          <w:lang w:val="en-AU"/>
        </w:rPr>
        <w:t xml:space="preserve"> </w:t>
      </w:r>
      <w:r w:rsidRPr="00030B78">
        <w:rPr>
          <w:lang w:val="en-AU"/>
        </w:rPr>
        <w:t xml:space="preserve">barriers inhibiting uptake </w:t>
      </w:r>
      <w:r w:rsidR="00E93CC1" w:rsidRPr="00030B78">
        <w:rPr>
          <w:lang w:val="en-AU"/>
        </w:rPr>
        <w:t>within</w:t>
      </w:r>
      <w:r w:rsidRPr="00030B78">
        <w:rPr>
          <w:lang w:val="en-AU"/>
        </w:rPr>
        <w:t xml:space="preserve"> professional practice</w:t>
      </w:r>
      <w:r w:rsidR="00E93CC1" w:rsidRPr="00030B78">
        <w:rPr>
          <w:lang w:val="en-AU"/>
        </w:rPr>
        <w:t xml:space="preserve"> (Table 2); (Figure 2)</w:t>
      </w:r>
      <w:r w:rsidRPr="00030B78">
        <w:rPr>
          <w:lang w:val="en-AU"/>
        </w:rPr>
        <w:t xml:space="preserve">. </w:t>
      </w:r>
    </w:p>
    <w:tbl>
      <w:tblPr>
        <w:tblStyle w:val="GridTable4-Accent1"/>
        <w:tblW w:w="0" w:type="auto"/>
        <w:tblLook w:val="04A0" w:firstRow="1" w:lastRow="0" w:firstColumn="1" w:lastColumn="0" w:noHBand="0" w:noVBand="1"/>
      </w:tblPr>
      <w:tblGrid>
        <w:gridCol w:w="2419"/>
        <w:gridCol w:w="1559"/>
        <w:gridCol w:w="1846"/>
        <w:gridCol w:w="1657"/>
        <w:gridCol w:w="1869"/>
      </w:tblGrid>
      <w:tr w:rsidR="009709F4" w:rsidRPr="00030B78" w14:paraId="02548D5A" w14:textId="77777777" w:rsidTr="0058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5F967047" w14:textId="6D6C41C2" w:rsidR="009709F4" w:rsidRPr="00030B78" w:rsidRDefault="00CA461A" w:rsidP="00CA461A">
            <w:pPr>
              <w:spacing w:line="276" w:lineRule="auto"/>
              <w:jc w:val="center"/>
              <w:rPr>
                <w:b w:val="0"/>
                <w:bCs w:val="0"/>
                <w:sz w:val="17"/>
                <w:szCs w:val="17"/>
                <w:lang w:val="en-AU"/>
              </w:rPr>
            </w:pPr>
            <w:r>
              <w:rPr>
                <w:b w:val="0"/>
                <w:bCs w:val="0"/>
                <w:sz w:val="17"/>
                <w:szCs w:val="17"/>
                <w:lang w:val="en-AU"/>
              </w:rPr>
              <w:t xml:space="preserve">Key Domain </w:t>
            </w:r>
            <w:r w:rsidR="009709F4" w:rsidRPr="00030B78">
              <w:rPr>
                <w:b w:val="0"/>
                <w:bCs w:val="0"/>
                <w:sz w:val="17"/>
                <w:szCs w:val="17"/>
                <w:lang w:val="en-AU"/>
              </w:rPr>
              <w:t>Codes</w:t>
            </w:r>
          </w:p>
        </w:tc>
        <w:tc>
          <w:tcPr>
            <w:tcW w:w="1842" w:type="dxa"/>
          </w:tcPr>
          <w:p w14:paraId="295E308E"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Total Responses (Organised by response frequency: highest to lowest)</w:t>
            </w:r>
          </w:p>
        </w:tc>
        <w:tc>
          <w:tcPr>
            <w:tcW w:w="1917" w:type="dxa"/>
          </w:tcPr>
          <w:p w14:paraId="1D798C7B" w14:textId="42279BD8"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 xml:space="preserve">Most Identified Examples of </w:t>
            </w:r>
            <w:r w:rsidR="00D813EE" w:rsidRPr="00030B78">
              <w:rPr>
                <w:b w:val="0"/>
                <w:bCs w:val="0"/>
                <w:sz w:val="17"/>
                <w:szCs w:val="17"/>
                <w:lang w:val="en-AU"/>
              </w:rPr>
              <w:t>Themes</w:t>
            </w:r>
          </w:p>
        </w:tc>
        <w:tc>
          <w:tcPr>
            <w:tcW w:w="1842" w:type="dxa"/>
          </w:tcPr>
          <w:p w14:paraId="5B0F1CCE"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Key Facilitators</w:t>
            </w:r>
          </w:p>
        </w:tc>
        <w:tc>
          <w:tcPr>
            <w:tcW w:w="1831" w:type="dxa"/>
          </w:tcPr>
          <w:p w14:paraId="6DD0E7AB"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Key Barriers</w:t>
            </w:r>
          </w:p>
        </w:tc>
      </w:tr>
      <w:tr w:rsidR="009709F4" w:rsidRPr="00030B78" w14:paraId="28244F23"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00BF5D56"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Non-Human Actors</w:t>
            </w:r>
          </w:p>
        </w:tc>
        <w:tc>
          <w:tcPr>
            <w:tcW w:w="1842" w:type="dxa"/>
          </w:tcPr>
          <w:p w14:paraId="486C6318"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502</w:t>
            </w:r>
          </w:p>
        </w:tc>
        <w:tc>
          <w:tcPr>
            <w:tcW w:w="1917" w:type="dxa"/>
          </w:tcPr>
          <w:p w14:paraId="012258B2"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FLOSS tools; Proprietary software; Data formats</w:t>
            </w:r>
          </w:p>
        </w:tc>
        <w:tc>
          <w:tcPr>
            <w:tcW w:w="1842" w:type="dxa"/>
          </w:tcPr>
          <w:p w14:paraId="1DB1684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Community-driven instruments, High access data availability</w:t>
            </w:r>
          </w:p>
        </w:tc>
        <w:tc>
          <w:tcPr>
            <w:tcW w:w="1831" w:type="dxa"/>
          </w:tcPr>
          <w:p w14:paraId="39F932F2" w14:textId="515F4138"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Proprietary software lock-in</w:t>
            </w:r>
            <w:r w:rsidR="00880BDE" w:rsidRPr="00030B78">
              <w:rPr>
                <w:sz w:val="17"/>
                <w:szCs w:val="17"/>
                <w:lang w:val="en-AU"/>
              </w:rPr>
              <w:t xml:space="preserve">, </w:t>
            </w:r>
          </w:p>
        </w:tc>
      </w:tr>
      <w:tr w:rsidR="009709F4" w:rsidRPr="00030B78" w14:paraId="249EEAC3"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3FCAC16"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Human Actors</w:t>
            </w:r>
          </w:p>
        </w:tc>
        <w:tc>
          <w:tcPr>
            <w:tcW w:w="1842" w:type="dxa"/>
          </w:tcPr>
          <w:p w14:paraId="5F628E93"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397</w:t>
            </w:r>
          </w:p>
        </w:tc>
        <w:tc>
          <w:tcPr>
            <w:tcW w:w="1917" w:type="dxa"/>
          </w:tcPr>
          <w:p w14:paraId="63047B49"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 xml:space="preserve">Fellow Practitioners; IT staff; </w:t>
            </w:r>
            <w:proofErr w:type="gramStart"/>
            <w:r w:rsidRPr="00030B78">
              <w:rPr>
                <w:sz w:val="17"/>
                <w:szCs w:val="17"/>
                <w:lang w:val="en-AU"/>
              </w:rPr>
              <w:t>policy-makers</w:t>
            </w:r>
            <w:proofErr w:type="gramEnd"/>
            <w:r w:rsidRPr="00030B78">
              <w:rPr>
                <w:sz w:val="17"/>
                <w:szCs w:val="17"/>
                <w:lang w:val="en-AU"/>
              </w:rPr>
              <w:t>; developers</w:t>
            </w:r>
          </w:p>
        </w:tc>
        <w:tc>
          <w:tcPr>
            <w:tcW w:w="1842" w:type="dxa"/>
          </w:tcPr>
          <w:p w14:paraId="3DFA9036"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Individual Vanguards who influence peers, Professional and Educational networks</w:t>
            </w:r>
          </w:p>
        </w:tc>
        <w:tc>
          <w:tcPr>
            <w:tcW w:w="1831" w:type="dxa"/>
          </w:tcPr>
          <w:p w14:paraId="507B48A6" w14:textId="5FEE33CC"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 xml:space="preserve">IT departments enforcing policy restrictions, Confidence shortfalls among </w:t>
            </w:r>
            <w:del w:id="695" w:author="Alan March" w:date="2025-10-15T11:04:00Z" w16du:dateUtc="2025-10-15T00:04:00Z">
              <w:r w:rsidRPr="00030B78" w:rsidDel="00431F60">
                <w:rPr>
                  <w:sz w:val="17"/>
                  <w:szCs w:val="17"/>
                  <w:lang w:val="en-AU"/>
                </w:rPr>
                <w:delText>practitoners</w:delText>
              </w:r>
            </w:del>
            <w:ins w:id="696" w:author="Alan March" w:date="2025-10-15T11:04:00Z" w16du:dateUtc="2025-10-15T00:04:00Z">
              <w:r w:rsidR="00431F60" w:rsidRPr="00030B78">
                <w:rPr>
                  <w:sz w:val="17"/>
                  <w:szCs w:val="17"/>
                  <w:lang w:val="en-AU"/>
                </w:rPr>
                <w:t>practitioners</w:t>
              </w:r>
            </w:ins>
          </w:p>
        </w:tc>
      </w:tr>
      <w:tr w:rsidR="009709F4" w:rsidRPr="00030B78" w14:paraId="1AA07FA0"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FA1083D"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Material Inscriptions</w:t>
            </w:r>
          </w:p>
        </w:tc>
        <w:tc>
          <w:tcPr>
            <w:tcW w:w="1842" w:type="dxa"/>
          </w:tcPr>
          <w:p w14:paraId="5FC5FE59"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158</w:t>
            </w:r>
          </w:p>
        </w:tc>
        <w:tc>
          <w:tcPr>
            <w:tcW w:w="1917" w:type="dxa"/>
          </w:tcPr>
          <w:p w14:paraId="49BB95A4"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Templates; Standards; Deliverables</w:t>
            </w:r>
          </w:p>
        </w:tc>
        <w:tc>
          <w:tcPr>
            <w:tcW w:w="1842" w:type="dxa"/>
          </w:tcPr>
          <w:p w14:paraId="3C689157"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 xml:space="preserve">Routinisation of workflows, </w:t>
            </w:r>
            <w:proofErr w:type="gramStart"/>
            <w:r w:rsidRPr="00030B78">
              <w:rPr>
                <w:sz w:val="17"/>
                <w:szCs w:val="17"/>
                <w:lang w:val="en-AU"/>
              </w:rPr>
              <w:t>Technical</w:t>
            </w:r>
            <w:proofErr w:type="gramEnd"/>
            <w:r w:rsidRPr="00030B78">
              <w:rPr>
                <w:sz w:val="17"/>
                <w:szCs w:val="17"/>
                <w:lang w:val="en-AU"/>
              </w:rPr>
              <w:t xml:space="preserve"> relevancy advantages from community-driven solutions</w:t>
            </w:r>
          </w:p>
        </w:tc>
        <w:tc>
          <w:tcPr>
            <w:tcW w:w="1831" w:type="dxa"/>
          </w:tcPr>
          <w:p w14:paraId="129C8B81"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 xml:space="preserve">Industry expectations of proprietary file formats. </w:t>
            </w:r>
          </w:p>
        </w:tc>
      </w:tr>
      <w:tr w:rsidR="009709F4" w:rsidRPr="00030B78" w14:paraId="52509FD5"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A4CD39A" w14:textId="723887B8"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t xml:space="preserve">Stability </w:t>
            </w:r>
            <w:r w:rsidR="00801811" w:rsidRPr="00030B78">
              <w:rPr>
                <w:rStyle w:val="Strong"/>
                <w:sz w:val="17"/>
                <w:szCs w:val="17"/>
                <w:lang w:val="en-AU"/>
              </w:rPr>
              <w:t>and</w:t>
            </w:r>
            <w:r w:rsidRPr="00030B78">
              <w:rPr>
                <w:rStyle w:val="Strong"/>
                <w:sz w:val="17"/>
                <w:szCs w:val="17"/>
                <w:lang w:val="en-AU"/>
              </w:rPr>
              <w:t xml:space="preserve"> Fragility</w:t>
            </w:r>
          </w:p>
        </w:tc>
        <w:tc>
          <w:tcPr>
            <w:tcW w:w="1842" w:type="dxa"/>
          </w:tcPr>
          <w:p w14:paraId="105E7073"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127</w:t>
            </w:r>
          </w:p>
        </w:tc>
        <w:tc>
          <w:tcPr>
            <w:tcW w:w="1917" w:type="dxa"/>
            <w:vAlign w:val="center"/>
          </w:tcPr>
          <w:p w14:paraId="120C936B"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Routine practice; Breakdown events; Experimentation</w:t>
            </w:r>
          </w:p>
        </w:tc>
        <w:tc>
          <w:tcPr>
            <w:tcW w:w="1842" w:type="dxa"/>
          </w:tcPr>
          <w:p w14:paraId="078026B9"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 xml:space="preserve">Flexible organisational software policies,  </w:t>
            </w:r>
          </w:p>
        </w:tc>
        <w:tc>
          <w:tcPr>
            <w:tcW w:w="1831" w:type="dxa"/>
          </w:tcPr>
          <w:p w14:paraId="5A5A392F"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Established proprietary routines, inherent bias towards offerings with large market support</w:t>
            </w:r>
          </w:p>
        </w:tc>
      </w:tr>
      <w:tr w:rsidR="009709F4" w:rsidRPr="00030B78" w14:paraId="1CB97C60"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A108D76" w14:textId="7C8D9CDE"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t>Interaction</w:t>
            </w:r>
            <w:r w:rsidR="00801811" w:rsidRPr="00030B78">
              <w:rPr>
                <w:rStyle w:val="Strong"/>
                <w:sz w:val="17"/>
                <w:szCs w:val="17"/>
                <w:lang w:val="en-AU"/>
              </w:rPr>
              <w:t>s</w:t>
            </w:r>
            <w:r w:rsidRPr="00030B78">
              <w:rPr>
                <w:rStyle w:val="Strong"/>
                <w:sz w:val="17"/>
                <w:szCs w:val="17"/>
                <w:lang w:val="en-AU"/>
              </w:rPr>
              <w:t xml:space="preserve"> </w:t>
            </w:r>
            <w:r w:rsidR="00801811" w:rsidRPr="00030B78">
              <w:rPr>
                <w:rStyle w:val="Strong"/>
                <w:sz w:val="17"/>
                <w:szCs w:val="17"/>
                <w:lang w:val="en-AU"/>
              </w:rPr>
              <w:t xml:space="preserve">and </w:t>
            </w:r>
            <w:r w:rsidRPr="00030B78">
              <w:rPr>
                <w:rStyle w:val="Strong"/>
                <w:sz w:val="17"/>
                <w:szCs w:val="17"/>
                <w:lang w:val="en-AU"/>
              </w:rPr>
              <w:t>Relations</w:t>
            </w:r>
          </w:p>
        </w:tc>
        <w:tc>
          <w:tcPr>
            <w:tcW w:w="1842" w:type="dxa"/>
          </w:tcPr>
          <w:p w14:paraId="680FD4F6"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89</w:t>
            </w:r>
          </w:p>
        </w:tc>
        <w:tc>
          <w:tcPr>
            <w:tcW w:w="1917" w:type="dxa"/>
          </w:tcPr>
          <w:p w14:paraId="4269CD3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Workarounds; Collaboration; Friction</w:t>
            </w:r>
          </w:p>
        </w:tc>
        <w:tc>
          <w:tcPr>
            <w:tcW w:w="1842" w:type="dxa"/>
          </w:tcPr>
          <w:p w14:paraId="6FF192E3"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 xml:space="preserve">Informal peer support networks, </w:t>
            </w:r>
          </w:p>
        </w:tc>
        <w:tc>
          <w:tcPr>
            <w:tcW w:w="1831" w:type="dxa"/>
          </w:tcPr>
          <w:p w14:paraId="219CF04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Differing professional roles inhibiting broad knowledges among decision-makers</w:t>
            </w:r>
          </w:p>
        </w:tc>
      </w:tr>
      <w:tr w:rsidR="009709F4" w:rsidRPr="00030B78" w14:paraId="3C1487AE"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2E54066" w14:textId="77777777"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b w:val="0"/>
                <w:bCs w:val="0"/>
                <w:sz w:val="17"/>
                <w:szCs w:val="17"/>
                <w:lang w:val="en-AU"/>
              </w:rPr>
              <w:t>Legitimacy Work</w:t>
            </w:r>
          </w:p>
        </w:tc>
        <w:tc>
          <w:tcPr>
            <w:tcW w:w="1842" w:type="dxa"/>
          </w:tcPr>
          <w:p w14:paraId="7FE45481"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82</w:t>
            </w:r>
          </w:p>
        </w:tc>
        <w:tc>
          <w:tcPr>
            <w:tcW w:w="1917" w:type="dxa"/>
            <w:vAlign w:val="center"/>
          </w:tcPr>
          <w:p w14:paraId="758AD5B1"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Professional acceptance; Reputation; Authority</w:t>
            </w:r>
          </w:p>
        </w:tc>
        <w:tc>
          <w:tcPr>
            <w:tcW w:w="1842" w:type="dxa"/>
          </w:tcPr>
          <w:p w14:paraId="6A34D8AA"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Earning validation through proficient demonstration</w:t>
            </w:r>
          </w:p>
        </w:tc>
        <w:tc>
          <w:tcPr>
            <w:tcW w:w="1831" w:type="dxa"/>
          </w:tcPr>
          <w:p w14:paraId="0868EB38"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Industry standard associations, validation of community driven instruments, privacy infringement of publicly accessible data</w:t>
            </w:r>
          </w:p>
        </w:tc>
      </w:tr>
      <w:tr w:rsidR="009709F4" w:rsidRPr="00030B78" w14:paraId="6AB42581"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AA5EADC" w14:textId="13FDCF78"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t xml:space="preserve">Translation </w:t>
            </w:r>
            <w:r w:rsidR="00801811" w:rsidRPr="00030B78">
              <w:rPr>
                <w:rStyle w:val="Strong"/>
                <w:sz w:val="17"/>
                <w:szCs w:val="17"/>
                <w:lang w:val="en-AU"/>
              </w:rPr>
              <w:t>and</w:t>
            </w:r>
            <w:r w:rsidRPr="00030B78">
              <w:rPr>
                <w:rStyle w:val="Strong"/>
                <w:sz w:val="17"/>
                <w:szCs w:val="17"/>
                <w:lang w:val="en-AU"/>
              </w:rPr>
              <w:t xml:space="preserve"> </w:t>
            </w:r>
            <w:del w:id="697" w:author="Graham Inglert" w:date="2025-10-20T20:34:00Z" w16du:dateUtc="2025-10-20T09:34:00Z">
              <w:r w:rsidRPr="00030B78" w:rsidDel="00C36B4B">
                <w:rPr>
                  <w:rStyle w:val="Strong"/>
                  <w:sz w:val="17"/>
                  <w:szCs w:val="17"/>
                  <w:lang w:val="en-AU"/>
                </w:rPr>
                <w:delText>Enrolment</w:delText>
              </w:r>
            </w:del>
            <w:proofErr w:type="spellStart"/>
            <w:ins w:id="698" w:author="Graham Inglert" w:date="2025-10-20T20:34:00Z" w16du:dateUtc="2025-10-20T09:34:00Z">
              <w:r w:rsidR="00C36B4B">
                <w:rPr>
                  <w:rStyle w:val="Strong"/>
                  <w:sz w:val="17"/>
                  <w:szCs w:val="17"/>
                  <w:lang w:val="en-AU"/>
                </w:rPr>
                <w:t>Enrollment</w:t>
              </w:r>
            </w:ins>
            <w:proofErr w:type="spellEnd"/>
          </w:p>
        </w:tc>
        <w:tc>
          <w:tcPr>
            <w:tcW w:w="1842" w:type="dxa"/>
          </w:tcPr>
          <w:p w14:paraId="4A2FF328"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45</w:t>
            </w:r>
          </w:p>
        </w:tc>
        <w:tc>
          <w:tcPr>
            <w:tcW w:w="1917" w:type="dxa"/>
          </w:tcPr>
          <w:p w14:paraId="2C901B53" w14:textId="0B0CE1B3"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 xml:space="preserve">Persuasion; Demonstration; </w:t>
            </w:r>
            <w:del w:id="699" w:author="Graham Inglert" w:date="2025-10-20T20:34:00Z" w16du:dateUtc="2025-10-20T09:34:00Z">
              <w:r w:rsidRPr="00030B78" w:rsidDel="00C36B4B">
                <w:rPr>
                  <w:sz w:val="17"/>
                  <w:szCs w:val="17"/>
                  <w:lang w:val="en-AU"/>
                </w:rPr>
                <w:delText>Enrolment</w:delText>
              </w:r>
            </w:del>
            <w:proofErr w:type="spellStart"/>
            <w:ins w:id="700" w:author="Graham Inglert" w:date="2025-10-20T20:34:00Z" w16du:dateUtc="2025-10-20T09:34:00Z">
              <w:r w:rsidR="00C36B4B">
                <w:rPr>
                  <w:sz w:val="17"/>
                  <w:szCs w:val="17"/>
                  <w:lang w:val="en-AU"/>
                </w:rPr>
                <w:t>Enrollment</w:t>
              </w:r>
            </w:ins>
            <w:proofErr w:type="spellEnd"/>
            <w:r w:rsidRPr="00030B78">
              <w:rPr>
                <w:sz w:val="17"/>
                <w:szCs w:val="17"/>
                <w:lang w:val="en-AU"/>
              </w:rPr>
              <w:t xml:space="preserve"> of tools</w:t>
            </w:r>
          </w:p>
        </w:tc>
        <w:tc>
          <w:tcPr>
            <w:tcW w:w="1842" w:type="dxa"/>
          </w:tcPr>
          <w:p w14:paraId="2F75182B"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Individuals as vanguards for translation, peer-to-peer communication networks</w:t>
            </w:r>
          </w:p>
        </w:tc>
        <w:tc>
          <w:tcPr>
            <w:tcW w:w="1831" w:type="dxa"/>
          </w:tcPr>
          <w:p w14:paraId="3A2CFB5E" w14:textId="77777777" w:rsidR="009709F4" w:rsidRPr="00030B78" w:rsidRDefault="009709F4" w:rsidP="00CA461A">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Absence of compelling use cases, lack of structured training infrastructure</w:t>
            </w:r>
          </w:p>
        </w:tc>
      </w:tr>
    </w:tbl>
    <w:p w14:paraId="1C0FB655" w14:textId="357489C1" w:rsidR="009709F4" w:rsidRPr="00E7554C" w:rsidRDefault="00E7554C" w:rsidP="00E7554C">
      <w:pPr>
        <w:pStyle w:val="Caption"/>
        <w:rPr>
          <w:rFonts w:ascii="Times New Roman" w:hAnsi="Times New Roman" w:cs="Times New Roman"/>
          <w:b w:val="0"/>
          <w:bCs w:val="0"/>
          <w:color w:val="000000" w:themeColor="text1"/>
          <w:u w:val="single"/>
          <w:lang w:val="en-AU"/>
        </w:rPr>
      </w:pPr>
      <w:bookmarkStart w:id="701" w:name="_Toc211151146"/>
      <w:r w:rsidRPr="00E7554C">
        <w:rPr>
          <w:b w:val="0"/>
          <w:bCs w:val="0"/>
          <w:color w:val="000000" w:themeColor="text1"/>
        </w:rPr>
        <w:t xml:space="preserve">Table </w:t>
      </w:r>
      <w:r w:rsidRPr="00E7554C">
        <w:rPr>
          <w:b w:val="0"/>
          <w:bCs w:val="0"/>
          <w:color w:val="000000" w:themeColor="text1"/>
        </w:rPr>
        <w:fldChar w:fldCharType="begin"/>
      </w:r>
      <w:r w:rsidRPr="00E7554C">
        <w:rPr>
          <w:b w:val="0"/>
          <w:bCs w:val="0"/>
          <w:color w:val="000000" w:themeColor="text1"/>
        </w:rPr>
        <w:instrText xml:space="preserve"> SEQ Table \* ARABIC </w:instrText>
      </w:r>
      <w:r w:rsidRPr="00E7554C">
        <w:rPr>
          <w:b w:val="0"/>
          <w:bCs w:val="0"/>
          <w:color w:val="000000" w:themeColor="text1"/>
        </w:rPr>
        <w:fldChar w:fldCharType="separate"/>
      </w:r>
      <w:r w:rsidRPr="00E7554C">
        <w:rPr>
          <w:b w:val="0"/>
          <w:bCs w:val="0"/>
          <w:noProof/>
          <w:color w:val="000000" w:themeColor="text1"/>
        </w:rPr>
        <w:t>2</w:t>
      </w:r>
      <w:r w:rsidRPr="00E7554C">
        <w:rPr>
          <w:b w:val="0"/>
          <w:bCs w:val="0"/>
          <w:color w:val="000000" w:themeColor="text1"/>
        </w:rPr>
        <w:fldChar w:fldCharType="end"/>
      </w:r>
      <w:r w:rsidRPr="00E7554C">
        <w:rPr>
          <w:b w:val="0"/>
          <w:bCs w:val="0"/>
          <w:color w:val="000000" w:themeColor="text1"/>
        </w:rPr>
        <w:t>:  Breakdown of coding analysis revealing instances of each coded response and barriers to each response</w:t>
      </w:r>
      <w:bookmarkEnd w:id="701"/>
    </w:p>
    <w:p w14:paraId="6A1E9E2C" w14:textId="77777777" w:rsidR="001555B2" w:rsidRPr="00030B78" w:rsidRDefault="001555B2" w:rsidP="00E93CC1">
      <w:pPr>
        <w:spacing w:after="160" w:line="480" w:lineRule="auto"/>
        <w:rPr>
          <w:u w:val="single"/>
          <w:lang w:val="en-AU"/>
        </w:rPr>
      </w:pPr>
      <w:r w:rsidRPr="00030B78">
        <w:rPr>
          <w:u w:val="single"/>
          <w:lang w:val="en-AU"/>
        </w:rPr>
        <w:br w:type="page"/>
      </w:r>
    </w:p>
    <w:p w14:paraId="190DB3C6" w14:textId="77F31B2A" w:rsidR="00E93CC1" w:rsidRPr="00030B78" w:rsidRDefault="00E93CC1" w:rsidP="00047C44">
      <w:pPr>
        <w:pStyle w:val="Heading2"/>
        <w:rPr>
          <w:rFonts w:ascii="Times New Roman" w:hAnsi="Times New Roman" w:cs="Times New Roman"/>
          <w:lang w:val="en-AU"/>
        </w:rPr>
      </w:pPr>
      <w:bookmarkStart w:id="702" w:name="_Toc211885023"/>
      <w:r w:rsidRPr="00030B78">
        <w:rPr>
          <w:rFonts w:ascii="Times New Roman" w:hAnsi="Times New Roman" w:cs="Times New Roman"/>
          <w:noProof/>
          <w:color w:val="000000" w:themeColor="text1"/>
          <w:lang w:val="en-AU"/>
          <w14:ligatures w14:val="standardContextual"/>
        </w:rPr>
        <w:lastRenderedPageBreak/>
        <mc:AlternateContent>
          <mc:Choice Requires="wps">
            <w:drawing>
              <wp:anchor distT="0" distB="0" distL="114300" distR="114300" simplePos="0" relativeHeight="251659776" behindDoc="0" locked="0" layoutInCell="1" allowOverlap="1" wp14:anchorId="4134FFF3" wp14:editId="76AE5C7F">
                <wp:simplePos x="0" y="0"/>
                <wp:positionH relativeFrom="column">
                  <wp:posOffset>-220345</wp:posOffset>
                </wp:positionH>
                <wp:positionV relativeFrom="paragraph">
                  <wp:posOffset>346710</wp:posOffset>
                </wp:positionV>
                <wp:extent cx="6629400" cy="4699000"/>
                <wp:effectExtent l="0" t="0" r="12700" b="12700"/>
                <wp:wrapSquare wrapText="bothSides"/>
                <wp:docPr id="681218178" name="Text Box 14"/>
                <wp:cNvGraphicFramePr/>
                <a:graphic xmlns:a="http://schemas.openxmlformats.org/drawingml/2006/main">
                  <a:graphicData uri="http://schemas.microsoft.com/office/word/2010/wordprocessingShape">
                    <wps:wsp>
                      <wps:cNvSpPr txBox="1"/>
                      <wps:spPr>
                        <a:xfrm>
                          <a:off x="0" y="0"/>
                          <a:ext cx="6629400" cy="4699000"/>
                        </a:xfrm>
                        <a:prstGeom prst="rect">
                          <a:avLst/>
                        </a:prstGeom>
                        <a:solidFill>
                          <a:schemeClr val="lt1"/>
                        </a:solidFill>
                        <a:ln w="6350">
                          <a:solidFill>
                            <a:prstClr val="black"/>
                          </a:solidFill>
                        </a:ln>
                      </wps:spPr>
                      <wps:txbx>
                        <w:txbxContent>
                          <w:p w14:paraId="3C270568" w14:textId="0E6F46B1" w:rsidR="00E93CC1" w:rsidRDefault="00E93CC1">
                            <w:r>
                              <w:rPr>
                                <w:noProof/>
                                <w14:ligatures w14:val="standardContextual"/>
                              </w:rPr>
                              <w:drawing>
                                <wp:inline distT="0" distB="0" distL="0" distR="0" wp14:anchorId="5DF7A96C" wp14:editId="4DD05ED3">
                                  <wp:extent cx="6394749" cy="4295274"/>
                                  <wp:effectExtent l="0" t="0" r="6350" b="0"/>
                                  <wp:docPr id="12114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829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189" cy="4352663"/>
                                          </a:xfrm>
                                          <a:prstGeom prst="rect">
                                            <a:avLst/>
                                          </a:prstGeom>
                                        </pic:spPr>
                                      </pic:pic>
                                    </a:graphicData>
                                  </a:graphic>
                                </wp:inline>
                              </w:drawing>
                            </w:r>
                          </w:p>
                          <w:p w14:paraId="31F09B74" w14:textId="01247403" w:rsidR="00E7554C" w:rsidRPr="00E7554C" w:rsidRDefault="00E7554C" w:rsidP="00E7554C">
                            <w:pPr>
                              <w:pStyle w:val="Caption"/>
                              <w:rPr>
                                <w:b w:val="0"/>
                                <w:bCs w:val="0"/>
                                <w:color w:val="000000" w:themeColor="text1"/>
                              </w:rPr>
                            </w:pPr>
                            <w:bookmarkStart w:id="703" w:name="_Toc211151155"/>
                            <w:r w:rsidRPr="00E7554C">
                              <w:rPr>
                                <w:b w:val="0"/>
                                <w:bCs w:val="0"/>
                                <w:color w:val="000000" w:themeColor="text1"/>
                              </w:rPr>
                              <w:t xml:space="preserve">Figure </w:t>
                            </w:r>
                            <w:r w:rsidRPr="00E7554C">
                              <w:rPr>
                                <w:b w:val="0"/>
                                <w:bCs w:val="0"/>
                                <w:color w:val="000000" w:themeColor="text1"/>
                              </w:rPr>
                              <w:fldChar w:fldCharType="begin"/>
                            </w:r>
                            <w:r w:rsidRPr="00E7554C">
                              <w:rPr>
                                <w:b w:val="0"/>
                                <w:bCs w:val="0"/>
                                <w:color w:val="000000" w:themeColor="text1"/>
                              </w:rPr>
                              <w:instrText xml:space="preserve"> SEQ Figure \* ARABIC </w:instrText>
                            </w:r>
                            <w:r w:rsidRPr="00E7554C">
                              <w:rPr>
                                <w:b w:val="0"/>
                                <w:bCs w:val="0"/>
                                <w:color w:val="000000" w:themeColor="text1"/>
                              </w:rPr>
                              <w:fldChar w:fldCharType="separate"/>
                            </w:r>
                            <w:r w:rsidRPr="00E7554C">
                              <w:rPr>
                                <w:b w:val="0"/>
                                <w:bCs w:val="0"/>
                                <w:noProof/>
                                <w:color w:val="000000" w:themeColor="text1"/>
                              </w:rPr>
                              <w:t>3</w:t>
                            </w:r>
                            <w:r w:rsidRPr="00E7554C">
                              <w:rPr>
                                <w:b w:val="0"/>
                                <w:bCs w:val="0"/>
                                <w:color w:val="000000" w:themeColor="text1"/>
                              </w:rPr>
                              <w:fldChar w:fldCharType="end"/>
                            </w:r>
                            <w:r w:rsidRPr="00E7554C">
                              <w:rPr>
                                <w:b w:val="0"/>
                                <w:bCs w:val="0"/>
                                <w:color w:val="000000" w:themeColor="text1"/>
                              </w:rPr>
                              <w:t>: Bar graph displaying instances of codes identified within the analysis found in Appendix E</w:t>
                            </w:r>
                            <w:bookmarkEnd w:id="70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4FFF3" id="Text Box 14" o:spid="_x0000_s1028" type="#_x0000_t202" style="position:absolute;margin-left:-17.35pt;margin-top:27.3pt;width:522pt;height:37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" fillcolor="white [3201]" strokeweight=".5pt">
                <v:textbox>
                  <w:txbxContent>
                    <w:p w14:paraId="3C270568" w14:textId="0E6F46B1" w:rsidR="00E93CC1" w:rsidRDefault="00E93CC1">
                      <w:r>
                        <w:rPr>
                          <w:noProof/>
                          <w14:ligatures w14:val="standardContextual"/>
                        </w:rPr>
                        <w:drawing>
                          <wp:inline distT="0" distB="0" distL="0" distR="0" wp14:anchorId="5DF7A96C" wp14:editId="4DD05ED3">
                            <wp:extent cx="6394749" cy="4295274"/>
                            <wp:effectExtent l="0" t="0" r="6350" b="0"/>
                            <wp:docPr id="12114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829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189" cy="4352663"/>
                                    </a:xfrm>
                                    <a:prstGeom prst="rect">
                                      <a:avLst/>
                                    </a:prstGeom>
                                  </pic:spPr>
                                </pic:pic>
                              </a:graphicData>
                            </a:graphic>
                          </wp:inline>
                        </w:drawing>
                      </w:r>
                    </w:p>
                    <w:p w14:paraId="31F09B74" w14:textId="01247403" w:rsidR="00E7554C" w:rsidRPr="00E7554C" w:rsidRDefault="00E7554C" w:rsidP="00E7554C">
                      <w:pPr>
                        <w:pStyle w:val="Caption"/>
                        <w:rPr>
                          <w:b w:val="0"/>
                          <w:bCs w:val="0"/>
                          <w:color w:val="000000" w:themeColor="text1"/>
                        </w:rPr>
                      </w:pPr>
                      <w:bookmarkStart w:id="704" w:name="_Toc211151155"/>
                      <w:r w:rsidRPr="00E7554C">
                        <w:rPr>
                          <w:b w:val="0"/>
                          <w:bCs w:val="0"/>
                          <w:color w:val="000000" w:themeColor="text1"/>
                        </w:rPr>
                        <w:t xml:space="preserve">Figure </w:t>
                      </w:r>
                      <w:r w:rsidRPr="00E7554C">
                        <w:rPr>
                          <w:b w:val="0"/>
                          <w:bCs w:val="0"/>
                          <w:color w:val="000000" w:themeColor="text1"/>
                        </w:rPr>
                        <w:fldChar w:fldCharType="begin"/>
                      </w:r>
                      <w:r w:rsidRPr="00E7554C">
                        <w:rPr>
                          <w:b w:val="0"/>
                          <w:bCs w:val="0"/>
                          <w:color w:val="000000" w:themeColor="text1"/>
                        </w:rPr>
                        <w:instrText xml:space="preserve"> SEQ Figure \* ARABIC </w:instrText>
                      </w:r>
                      <w:r w:rsidRPr="00E7554C">
                        <w:rPr>
                          <w:b w:val="0"/>
                          <w:bCs w:val="0"/>
                          <w:color w:val="000000" w:themeColor="text1"/>
                        </w:rPr>
                        <w:fldChar w:fldCharType="separate"/>
                      </w:r>
                      <w:r w:rsidRPr="00E7554C">
                        <w:rPr>
                          <w:b w:val="0"/>
                          <w:bCs w:val="0"/>
                          <w:noProof/>
                          <w:color w:val="000000" w:themeColor="text1"/>
                        </w:rPr>
                        <w:t>3</w:t>
                      </w:r>
                      <w:r w:rsidRPr="00E7554C">
                        <w:rPr>
                          <w:b w:val="0"/>
                          <w:bCs w:val="0"/>
                          <w:color w:val="000000" w:themeColor="text1"/>
                        </w:rPr>
                        <w:fldChar w:fldCharType="end"/>
                      </w:r>
                      <w:r w:rsidRPr="00E7554C">
                        <w:rPr>
                          <w:b w:val="0"/>
                          <w:bCs w:val="0"/>
                          <w:color w:val="000000" w:themeColor="text1"/>
                        </w:rPr>
                        <w:t>: Bar graph displaying instances of codes identified within the analysis found in Appendix E</w:t>
                      </w:r>
                      <w:bookmarkEnd w:id="704"/>
                    </w:p>
                  </w:txbxContent>
                </v:textbox>
                <w10:wrap type="square"/>
              </v:shape>
            </w:pict>
          </mc:Fallback>
        </mc:AlternateContent>
      </w:r>
      <w:r w:rsidR="00047C44" w:rsidRPr="00030B78">
        <w:rPr>
          <w:rFonts w:ascii="Times New Roman" w:hAnsi="Times New Roman" w:cs="Times New Roman"/>
          <w:color w:val="000000" w:themeColor="text1"/>
          <w:lang w:val="en-AU"/>
        </w:rPr>
        <w:t xml:space="preserve">4.3 </w:t>
      </w:r>
      <w:r w:rsidR="009709F4" w:rsidRPr="00030B78">
        <w:rPr>
          <w:rFonts w:ascii="Times New Roman" w:hAnsi="Times New Roman" w:cs="Times New Roman"/>
          <w:color w:val="000000" w:themeColor="text1"/>
          <w:lang w:val="en-AU"/>
        </w:rPr>
        <w:t xml:space="preserve">Individual Codes </w:t>
      </w:r>
      <w:del w:id="705" w:author="Graham Inglert" w:date="2025-10-20T11:50:00Z" w16du:dateUtc="2025-10-20T00:50:00Z">
        <w:r w:rsidR="009709F4" w:rsidRPr="00030B78" w:rsidDel="00AB2607">
          <w:rPr>
            <w:rFonts w:ascii="Times New Roman" w:hAnsi="Times New Roman" w:cs="Times New Roman"/>
            <w:color w:val="000000" w:themeColor="text1"/>
            <w:lang w:val="en-AU"/>
          </w:rPr>
          <w:delText>Breakdown</w:delText>
        </w:r>
        <w:r w:rsidR="001555B2" w:rsidRPr="00030B78" w:rsidDel="00AB2607">
          <w:rPr>
            <w:rFonts w:ascii="Times New Roman" w:hAnsi="Times New Roman" w:cs="Times New Roman"/>
            <w:color w:val="000000" w:themeColor="text1"/>
            <w:lang w:val="en-AU"/>
          </w:rPr>
          <w:delText xml:space="preserve"> and Analysis</w:delText>
        </w:r>
      </w:del>
      <w:ins w:id="706" w:author="Graham Inglert" w:date="2025-10-20T11:50:00Z" w16du:dateUtc="2025-10-20T00:50:00Z">
        <w:r w:rsidR="00AB2607">
          <w:rPr>
            <w:rFonts w:ascii="Times New Roman" w:hAnsi="Times New Roman" w:cs="Times New Roman"/>
            <w:color w:val="000000" w:themeColor="text1"/>
            <w:lang w:val="en-AU"/>
          </w:rPr>
          <w:t>Analysis and Discussion</w:t>
        </w:r>
      </w:ins>
      <w:bookmarkEnd w:id="702"/>
    </w:p>
    <w:p w14:paraId="61360CFB" w14:textId="77777777" w:rsidR="00047C44" w:rsidRPr="00030B78" w:rsidRDefault="00047C44">
      <w:pPr>
        <w:spacing w:after="160" w:line="278" w:lineRule="auto"/>
        <w:rPr>
          <w:rStyle w:val="Strong"/>
          <w:rFonts w:eastAsiaTheme="majorEastAsia"/>
          <w:b w:val="0"/>
          <w:bCs w:val="0"/>
          <w:color w:val="000000" w:themeColor="text1"/>
          <w:sz w:val="32"/>
          <w:szCs w:val="32"/>
          <w:lang w:val="en-AU"/>
        </w:rPr>
      </w:pPr>
      <w:r w:rsidRPr="00030B78">
        <w:rPr>
          <w:rStyle w:val="Strong"/>
          <w:b w:val="0"/>
          <w:bCs w:val="0"/>
          <w:color w:val="000000" w:themeColor="text1"/>
          <w:lang w:val="en-AU"/>
        </w:rPr>
        <w:br w:type="page"/>
      </w:r>
    </w:p>
    <w:p w14:paraId="295DC02F" w14:textId="5BA36FA7" w:rsidR="009709F4" w:rsidRPr="00CA461A" w:rsidRDefault="00C9270C" w:rsidP="00047C44">
      <w:pPr>
        <w:pStyle w:val="Heading3"/>
        <w:rPr>
          <w:rFonts w:cs="Times New Roman"/>
          <w:u w:val="single"/>
          <w:lang w:val="en-AU"/>
        </w:rPr>
      </w:pPr>
      <w:bookmarkStart w:id="707" w:name="_Toc211885024"/>
      <w:r w:rsidRPr="00CA461A">
        <w:rPr>
          <w:rStyle w:val="Strong"/>
          <w:rFonts w:cs="Times New Roman"/>
          <w:b w:val="0"/>
          <w:bCs w:val="0"/>
          <w:color w:val="000000" w:themeColor="text1"/>
          <w:u w:val="single"/>
          <w:lang w:val="en-AU"/>
        </w:rPr>
        <w:lastRenderedPageBreak/>
        <w:t>4.</w:t>
      </w:r>
      <w:ins w:id="708" w:author="Graham Inglert" w:date="2025-10-20T11:50:00Z" w16du:dateUtc="2025-10-20T00:50:00Z">
        <w:r w:rsidR="00AB2607">
          <w:rPr>
            <w:rStyle w:val="Strong"/>
            <w:rFonts w:cs="Times New Roman"/>
            <w:b w:val="0"/>
            <w:bCs w:val="0"/>
            <w:color w:val="000000" w:themeColor="text1"/>
            <w:u w:val="single"/>
            <w:lang w:val="en-AU"/>
          </w:rPr>
          <w:t>3</w:t>
        </w:r>
      </w:ins>
      <w:del w:id="709" w:author="Graham Inglert" w:date="2025-10-20T11:50:00Z" w16du:dateUtc="2025-10-20T00:50: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.1 </w:t>
      </w:r>
      <w:r w:rsidR="009709F4" w:rsidRPr="00CA461A">
        <w:rPr>
          <w:rStyle w:val="Strong"/>
          <w:rFonts w:cs="Times New Roman"/>
          <w:b w:val="0"/>
          <w:bCs w:val="0"/>
          <w:color w:val="000000" w:themeColor="text1"/>
          <w:u w:val="single"/>
          <w:lang w:val="en-AU"/>
        </w:rPr>
        <w:t xml:space="preserve">Non-Human Actors: </w:t>
      </w:r>
      <w:r w:rsidR="00A37EFF" w:rsidRPr="00CA461A">
        <w:rPr>
          <w:rStyle w:val="Strong"/>
          <w:rFonts w:cs="Times New Roman"/>
          <w:b w:val="0"/>
          <w:bCs w:val="0"/>
          <w:color w:val="000000" w:themeColor="text1"/>
          <w:u w:val="single"/>
          <w:lang w:val="en-AU"/>
        </w:rPr>
        <w:t>An</w:t>
      </w:r>
      <w:r w:rsidR="009709F4" w:rsidRPr="00CA461A">
        <w:rPr>
          <w:rStyle w:val="Strong"/>
          <w:rFonts w:cs="Times New Roman"/>
          <w:b w:val="0"/>
          <w:bCs w:val="0"/>
          <w:color w:val="000000" w:themeColor="text1"/>
          <w:u w:val="single"/>
          <w:lang w:val="en-AU"/>
        </w:rPr>
        <w:t xml:space="preserve"> Extensive Landscape of Unfamiliar Instruments</w:t>
      </w:r>
      <w:bookmarkEnd w:id="707"/>
    </w:p>
    <w:p w14:paraId="0CA2975B" w14:textId="394DF9FC" w:rsidR="009709F4" w:rsidRPr="00030B78" w:rsidRDefault="009709F4" w:rsidP="00E93CC1">
      <w:pPr>
        <w:pStyle w:val="whitespace-normal"/>
        <w:spacing w:line="480" w:lineRule="auto"/>
        <w:ind w:firstLine="720"/>
        <w:rPr>
          <w:lang w:val="en-AU"/>
        </w:rPr>
      </w:pPr>
      <w:r w:rsidRPr="00030B78">
        <w:rPr>
          <w:lang w:val="en-AU"/>
        </w:rPr>
        <w:t>The most identified code impacting uptake of FLOSS instruments in professional practice from the semi-structured interviews was the influence of non-human actors with 502 cases</w:t>
      </w:r>
      <w:r w:rsidR="001555B2" w:rsidRPr="00030B78">
        <w:rPr>
          <w:lang w:val="en-AU"/>
        </w:rPr>
        <w:t xml:space="preserve"> (</w:t>
      </w:r>
      <w:commentRangeStart w:id="710"/>
      <w:r w:rsidR="001555B2" w:rsidRPr="00030B78">
        <w:rPr>
          <w:lang w:val="en-AU"/>
        </w:rPr>
        <w:t xml:space="preserve">figure </w:t>
      </w:r>
      <w:ins w:id="711" w:author="Graham Inglert" w:date="2025-10-16T08:48:00Z" w16du:dateUtc="2025-10-15T21:48:00Z">
        <w:r w:rsidR="007F5303">
          <w:rPr>
            <w:lang w:val="en-AU"/>
          </w:rPr>
          <w:t>3</w:t>
        </w:r>
      </w:ins>
      <w:del w:id="712" w:author="Graham Inglert" w:date="2025-10-16T08:48:00Z" w16du:dateUtc="2025-10-15T21:48:00Z">
        <w:r w:rsidR="001555B2" w:rsidRPr="00030B78" w:rsidDel="007F5303">
          <w:rPr>
            <w:lang w:val="en-AU"/>
          </w:rPr>
          <w:delText>x</w:delText>
        </w:r>
      </w:del>
      <w:r w:rsidR="001555B2" w:rsidRPr="00030B78">
        <w:rPr>
          <w:lang w:val="en-AU"/>
        </w:rPr>
        <w:t>)</w:t>
      </w:r>
      <w:r w:rsidRPr="00030B78">
        <w:rPr>
          <w:lang w:val="en-AU"/>
        </w:rPr>
        <w:t xml:space="preserve">. </w:t>
      </w:r>
      <w:commentRangeEnd w:id="710"/>
      <w:r w:rsidR="00431F60">
        <w:rPr>
          <w:rStyle w:val="CommentReference"/>
        </w:rPr>
        <w:commentReference w:id="710"/>
      </w:r>
      <w:r w:rsidRPr="00030B78">
        <w:rPr>
          <w:lang w:val="en-AU"/>
        </w:rPr>
        <w:t xml:space="preserve">The coding process of non-human actors displays a manifold landscape where digital artefacts both enable and restrict the uptake of FLOSS in professional settings. The modular plugin ecosystems and extensive community support structures </w:t>
      </w:r>
      <w:del w:id="713" w:author="Graham Inglert" w:date="2025-10-20T11:13:00Z" w16du:dateUtc="2025-10-20T00:13:00Z">
        <w:r w:rsidRPr="00030B78" w:rsidDel="00526D87">
          <w:rPr>
            <w:lang w:val="en-AU"/>
          </w:rPr>
          <w:delText xml:space="preserve">compassing </w:delText>
        </w:r>
      </w:del>
      <w:ins w:id="714" w:author="Graham Inglert" w:date="2025-10-20T11:13:00Z" w16du:dateUtc="2025-10-20T00:13:00Z">
        <w:r w:rsidR="00526D87">
          <w:rPr>
            <w:lang w:val="en-AU"/>
          </w:rPr>
          <w:t>surrounding</w:t>
        </w:r>
        <w:r w:rsidR="00526D87" w:rsidRPr="00030B78">
          <w:rPr>
            <w:lang w:val="en-AU"/>
          </w:rPr>
          <w:t xml:space="preserve"> </w:t>
        </w:r>
      </w:ins>
      <w:r w:rsidRPr="00030B78">
        <w:rPr>
          <w:lang w:val="en-AU"/>
        </w:rPr>
        <w:t>open-source tools emerged as a prominent facilitating factor</w:t>
      </w:r>
      <w:del w:id="715" w:author="Graham Inglert" w:date="2025-10-20T11:13:00Z" w16du:dateUtc="2025-10-20T00:13:00Z">
        <w:r w:rsidRPr="00030B78" w:rsidDel="00526D87">
          <w:rPr>
            <w:lang w:val="en-AU"/>
          </w:rPr>
          <w:delText xml:space="preserve"> identified</w:delText>
        </w:r>
      </w:del>
      <w:r w:rsidRPr="00030B78">
        <w:rPr>
          <w:lang w:val="en-AU"/>
        </w:rPr>
        <w:t>, with practitioners valuing the synergistic development strategies often adopted by FLOSS. As Participant #12 explained:</w:t>
      </w:r>
    </w:p>
    <w:p w14:paraId="7A15EC63" w14:textId="4F911057" w:rsidR="009709F4" w:rsidRPr="00030B78" w:rsidRDefault="009709F4" w:rsidP="00E93CC1">
      <w:pPr>
        <w:pStyle w:val="whitespace-normal"/>
        <w:spacing w:line="480" w:lineRule="auto"/>
        <w:rPr>
          <w:i/>
          <w:iCs/>
          <w:lang w:val="en-AU"/>
        </w:rPr>
      </w:pPr>
      <w:r w:rsidRPr="00030B78">
        <w:rPr>
          <w:i/>
          <w:iCs/>
          <w:lang w:val="en-AU"/>
        </w:rPr>
        <w:t xml:space="preserve">"I'd say one of the massive advantages of R is its open-source packet Open-source package library... And thank God someone has written some function or package years ago and they've maintained it. And it solves… my exact issue." </w:t>
      </w:r>
    </w:p>
    <w:p w14:paraId="191A9ECD" w14:textId="2536B89F" w:rsidR="006845FC" w:rsidRDefault="006845FC" w:rsidP="00E93CC1">
      <w:pPr>
        <w:pStyle w:val="whitespace-normal"/>
        <w:spacing w:line="480" w:lineRule="auto"/>
        <w:ind w:firstLine="720"/>
        <w:rPr>
          <w:ins w:id="716" w:author="Graham Inglert" w:date="2025-10-20T11:33:00Z" w16du:dateUtc="2025-10-20T00:33:00Z"/>
          <w:lang w:val="en-AU"/>
        </w:rPr>
      </w:pPr>
      <w:bookmarkStart w:id="717" w:name="OLE_LINK5"/>
      <w:ins w:id="718" w:author="Graham Inglert" w:date="2025-10-20T11:33:00Z" w16du:dateUtc="2025-10-20T00:33:00Z">
        <w:r>
          <w:rPr>
            <w:lang w:val="en-AU"/>
          </w:rPr>
          <w:t xml:space="preserve">These observations interface with Raymond’s (2001) description of the “bazaar” model of </w:t>
        </w:r>
      </w:ins>
      <w:ins w:id="719" w:author="Graham Inglert" w:date="2025-10-20T11:34:00Z" w16du:dateUtc="2025-10-20T00:34:00Z">
        <w:r>
          <w:rPr>
            <w:lang w:val="en-AU"/>
          </w:rPr>
          <w:t xml:space="preserve">distributional innovation where </w:t>
        </w:r>
        <w:r w:rsidR="00DC35A7">
          <w:rPr>
            <w:lang w:val="en-AU"/>
          </w:rPr>
          <w:t xml:space="preserve">decentralised user-developers, through iterative networks of peer </w:t>
        </w:r>
      </w:ins>
      <w:ins w:id="720" w:author="Graham Inglert" w:date="2025-10-20T18:55:00Z" w16du:dateUtc="2025-10-20T07:55:00Z">
        <w:r w:rsidR="00BB3E47">
          <w:rPr>
            <w:lang w:val="en-AU"/>
          </w:rPr>
          <w:t>contribution, collectively</w:t>
        </w:r>
      </w:ins>
      <w:ins w:id="721" w:author="Graham Inglert" w:date="2025-10-20T11:34:00Z" w16du:dateUtc="2025-10-20T00:34:00Z">
        <w:r w:rsidR="00DC35A7">
          <w:rPr>
            <w:lang w:val="en-AU"/>
          </w:rPr>
          <w:t xml:space="preserve"> </w:t>
        </w:r>
      </w:ins>
      <w:ins w:id="722" w:author="Graham Inglert" w:date="2025-10-20T11:35:00Z" w16du:dateUtc="2025-10-20T00:35:00Z">
        <w:r w:rsidR="00DC35A7">
          <w:rPr>
            <w:lang w:val="en-AU"/>
          </w:rPr>
          <w:t>refine utility.</w:t>
        </w:r>
      </w:ins>
      <w:ins w:id="723" w:author="Graham Inglert" w:date="2025-10-20T11:34:00Z" w16du:dateUtc="2025-10-20T00:34:00Z">
        <w:r w:rsidR="00DC35A7">
          <w:rPr>
            <w:lang w:val="en-AU"/>
          </w:rPr>
          <w:t xml:space="preserve"> </w:t>
        </w:r>
      </w:ins>
      <w:ins w:id="724" w:author="Graham Inglert" w:date="2025-10-20T11:35:00Z" w16du:dateUtc="2025-10-20T00:35:00Z">
        <w:r w:rsidR="00DC35A7">
          <w:rPr>
            <w:lang w:val="en-AU"/>
          </w:rPr>
          <w:t xml:space="preserve">This “bazaar” model acts as the counterpart to the often centralised, closed logic of proprietary </w:t>
        </w:r>
      </w:ins>
      <w:ins w:id="725" w:author="Graham Inglert" w:date="2025-10-20T11:36:00Z" w16du:dateUtc="2025-10-20T00:36:00Z">
        <w:r w:rsidR="00DC35A7">
          <w:rPr>
            <w:lang w:val="en-AU"/>
          </w:rPr>
          <w:t>software (Weber, 2004).</w:t>
        </w:r>
      </w:ins>
    </w:p>
    <w:p w14:paraId="361A8F78" w14:textId="3A924981" w:rsidR="009709F4" w:rsidRPr="00030B78" w:rsidRDefault="009709F4" w:rsidP="00E93CC1">
      <w:pPr>
        <w:pStyle w:val="whitespace-normal"/>
        <w:spacing w:line="480" w:lineRule="auto"/>
        <w:ind w:firstLine="720"/>
        <w:rPr>
          <w:lang w:val="en-AU"/>
        </w:rPr>
      </w:pPr>
      <w:r w:rsidRPr="00030B78">
        <w:rPr>
          <w:lang w:val="en-AU"/>
        </w:rPr>
        <w:t xml:space="preserve">Another critical component identified as a facilitating component was the emergent role of relevant OAD availability, with Participant #11 noting a transformative shift over time: </w:t>
      </w:r>
    </w:p>
    <w:p w14:paraId="33FED206" w14:textId="77777777" w:rsidR="009709F4" w:rsidRPr="00030B78" w:rsidRDefault="009709F4" w:rsidP="00E93CC1">
      <w:pPr>
        <w:pStyle w:val="whitespace-normal"/>
        <w:spacing w:line="480" w:lineRule="auto"/>
        <w:rPr>
          <w:i/>
          <w:iCs/>
          <w:lang w:val="en-AU"/>
        </w:rPr>
      </w:pPr>
      <w:r w:rsidRPr="00030B78">
        <w:rPr>
          <w:i/>
          <w:iCs/>
          <w:lang w:val="en-AU"/>
        </w:rPr>
        <w:t xml:space="preserve">"And then the open spatial revolutions happened... things really sped up at about 2015. And with a lot of open data portals, large amounts of data started really being pushed out." </w:t>
      </w:r>
    </w:p>
    <w:p w14:paraId="1217A380" w14:textId="75E148BC" w:rsidR="00DC35A7" w:rsidRDefault="00DC35A7" w:rsidP="00E93CC1">
      <w:pPr>
        <w:pStyle w:val="whitespace-normal"/>
        <w:spacing w:line="480" w:lineRule="auto"/>
        <w:ind w:firstLine="720"/>
        <w:rPr>
          <w:ins w:id="726" w:author="Graham Inglert" w:date="2025-10-20T11:37:00Z" w16du:dateUtc="2025-10-20T00:37:00Z"/>
          <w:lang w:val="en-AU"/>
        </w:rPr>
      </w:pPr>
      <w:ins w:id="727" w:author="Graham Inglert" w:date="2025-10-20T11:37:00Z" w16du:dateUtc="2025-10-20T00:37:00Z">
        <w:r>
          <w:rPr>
            <w:lang w:val="en-AU"/>
          </w:rPr>
          <w:t xml:space="preserve">These temporal infrastructure shifts are referenced by OpenStreetMap as a </w:t>
        </w:r>
      </w:ins>
      <w:ins w:id="728" w:author="Graham Inglert" w:date="2025-10-20T11:38:00Z" w16du:dateUtc="2025-10-20T00:38:00Z">
        <w:r>
          <w:rPr>
            <w:lang w:val="en-AU"/>
          </w:rPr>
          <w:t>“mass collaboration” project (</w:t>
        </w:r>
        <w:proofErr w:type="spellStart"/>
        <w:r>
          <w:rPr>
            <w:lang w:val="en-AU"/>
          </w:rPr>
          <w:t>Hakley</w:t>
        </w:r>
        <w:proofErr w:type="spellEnd"/>
        <w:r>
          <w:rPr>
            <w:lang w:val="en-AU"/>
          </w:rPr>
          <w:t xml:space="preserve"> and Weber, 2008)</w:t>
        </w:r>
      </w:ins>
      <w:ins w:id="729" w:author="Graham Inglert" w:date="2025-10-20T11:39:00Z" w16du:dateUtc="2025-10-20T00:39:00Z">
        <w:r>
          <w:rPr>
            <w:lang w:val="en-AU"/>
          </w:rPr>
          <w:t xml:space="preserve"> and other OAD initiatives that operate as forces </w:t>
        </w:r>
        <w:r>
          <w:rPr>
            <w:lang w:val="en-AU"/>
          </w:rPr>
          <w:lastRenderedPageBreak/>
          <w:t>of decentralisation and redistribution of inform</w:t>
        </w:r>
      </w:ins>
      <w:ins w:id="730" w:author="Graham Inglert" w:date="2025-10-20T11:40:00Z" w16du:dateUtc="2025-10-20T00:40:00Z">
        <w:r>
          <w:rPr>
            <w:lang w:val="en-AU"/>
          </w:rPr>
          <w:t xml:space="preserve">ational agency away from proprietary market actors (Neves et </w:t>
        </w:r>
        <w:proofErr w:type="spellStart"/>
        <w:r>
          <w:rPr>
            <w:lang w:val="en-AU"/>
          </w:rPr>
          <w:t>ak</w:t>
        </w:r>
        <w:proofErr w:type="spellEnd"/>
        <w:r>
          <w:rPr>
            <w:lang w:val="en-AU"/>
          </w:rPr>
          <w:t xml:space="preserve">. 2020; </w:t>
        </w:r>
        <w:proofErr w:type="spellStart"/>
        <w:r>
          <w:rPr>
            <w:lang w:val="en-AU"/>
          </w:rPr>
          <w:t>Barkjohn</w:t>
        </w:r>
        <w:proofErr w:type="spellEnd"/>
        <w:r>
          <w:rPr>
            <w:lang w:val="en-AU"/>
          </w:rPr>
          <w:t xml:space="preserve"> et al. 2021). </w:t>
        </w:r>
      </w:ins>
    </w:p>
    <w:p w14:paraId="51CC0B71" w14:textId="09BF7C7E" w:rsidR="009709F4" w:rsidRPr="00030B78" w:rsidRDefault="009709F4" w:rsidP="00E93CC1">
      <w:pPr>
        <w:pStyle w:val="whitespace-normal"/>
        <w:spacing w:line="480" w:lineRule="auto"/>
        <w:ind w:firstLine="720"/>
        <w:rPr>
          <w:lang w:val="en-AU"/>
        </w:rPr>
      </w:pPr>
      <w:r w:rsidRPr="00030B78">
        <w:rPr>
          <w:lang w:val="en-AU"/>
        </w:rPr>
        <w:t xml:space="preserve">Yet, the results also reveal that entrenched institutional barriers within professional practice </w:t>
      </w:r>
      <w:r w:rsidR="00880BDE" w:rsidRPr="00030B78">
        <w:rPr>
          <w:lang w:val="en-AU"/>
        </w:rPr>
        <w:t xml:space="preserve">that </w:t>
      </w:r>
      <w:r w:rsidRPr="00030B78">
        <w:rPr>
          <w:lang w:val="en-AU"/>
        </w:rPr>
        <w:t xml:space="preserve">undermine these facilitating elements. The propensity of proprietary software lock-in emerged as a barrier discouraging FLOSS uptake. Practitioners become anchored to specific software workflows and interface conventions. This was identified by Participant #9’s observation about colleagues transitioning between platforms: </w:t>
      </w:r>
    </w:p>
    <w:p w14:paraId="1BDFD109" w14:textId="77777777" w:rsidR="009709F4" w:rsidRPr="00030B78" w:rsidRDefault="009709F4" w:rsidP="00E93CC1">
      <w:pPr>
        <w:pStyle w:val="whitespace-normal"/>
        <w:spacing w:line="480" w:lineRule="auto"/>
        <w:rPr>
          <w:i/>
          <w:iCs/>
          <w:lang w:val="en-AU"/>
        </w:rPr>
      </w:pPr>
      <w:r w:rsidRPr="00030B78">
        <w:rPr>
          <w:i/>
          <w:iCs/>
          <w:lang w:val="en-AU"/>
        </w:rPr>
        <w:t xml:space="preserve">"She was a former ArcGIS user, now she's been converted to QGIS. But the way that she approaches problems is thinking... Oh, I remember the ArcGIS function that I would use... Oh… that's not in QGIS." </w:t>
      </w:r>
    </w:p>
    <w:p w14:paraId="178E3467" w14:textId="77777777" w:rsidR="00AB2607" w:rsidRDefault="00880BDE" w:rsidP="00E93CC1">
      <w:pPr>
        <w:pStyle w:val="whitespace-normal"/>
        <w:spacing w:line="480" w:lineRule="auto"/>
        <w:rPr>
          <w:ins w:id="731" w:author="Graham Inglert" w:date="2025-10-20T11:46:00Z" w16du:dateUtc="2025-10-20T00:46:00Z"/>
          <w:lang w:val="en-AU"/>
        </w:rPr>
      </w:pPr>
      <w:r w:rsidRPr="00030B78">
        <w:rPr>
          <w:i/>
          <w:iCs/>
          <w:lang w:val="en-AU"/>
        </w:rPr>
        <w:tab/>
      </w:r>
      <w:ins w:id="732" w:author="Graham Inglert" w:date="2025-10-20T11:41:00Z" w16du:dateUtc="2025-10-20T00:41:00Z">
        <w:r w:rsidR="00DC35A7" w:rsidRPr="00DC35A7">
          <w:rPr>
            <w:lang w:val="en-AU"/>
            <w:rPrChange w:id="733" w:author="Graham Inglert" w:date="2025-10-20T11:41:00Z" w16du:dateUtc="2025-10-20T00:41:00Z">
              <w:rPr>
                <w:i/>
                <w:iCs/>
                <w:lang w:val="en-AU"/>
              </w:rPr>
            </w:rPrChange>
          </w:rPr>
          <w:t>Patterns of</w:t>
        </w:r>
        <w:r w:rsidR="00DC35A7">
          <w:rPr>
            <w:i/>
            <w:iCs/>
            <w:lang w:val="en-AU"/>
          </w:rPr>
          <w:t xml:space="preserve"> </w:t>
        </w:r>
        <w:r w:rsidR="00DC35A7">
          <w:rPr>
            <w:lang w:val="en-AU"/>
          </w:rPr>
          <w:t>su</w:t>
        </w:r>
      </w:ins>
      <w:ins w:id="734" w:author="Graham Inglert" w:date="2025-10-20T11:42:00Z" w16du:dateUtc="2025-10-20T00:42:00Z">
        <w:r w:rsidR="00DC35A7">
          <w:rPr>
            <w:lang w:val="en-AU"/>
          </w:rPr>
          <w:t xml:space="preserve">bconscious proprietary routine practice such as this can be explained by Callon’s (1986) concept of “irreversibility” </w:t>
        </w:r>
      </w:ins>
      <w:ins w:id="735" w:author="Graham Inglert" w:date="2025-10-20T11:44:00Z" w16du:dateUtc="2025-10-20T00:44:00Z">
        <w:r w:rsidR="00DC35A7">
          <w:rPr>
            <w:lang w:val="en-AU"/>
          </w:rPr>
          <w:t xml:space="preserve">and Latour’s (1990) </w:t>
        </w:r>
        <w:r w:rsidR="00AB2607">
          <w:rPr>
            <w:lang w:val="en-AU"/>
          </w:rPr>
          <w:t xml:space="preserve">description </w:t>
        </w:r>
      </w:ins>
      <w:ins w:id="736" w:author="Graham Inglert" w:date="2025-10-20T11:43:00Z" w16du:dateUtc="2025-10-20T00:43:00Z">
        <w:r w:rsidR="00DC35A7">
          <w:rPr>
            <w:lang w:val="en-AU"/>
          </w:rPr>
          <w:t xml:space="preserve">where crystallised socio-technical formations become </w:t>
        </w:r>
      </w:ins>
      <w:ins w:id="737" w:author="Graham Inglert" w:date="2025-10-20T11:44:00Z" w16du:dateUtc="2025-10-20T00:44:00Z">
        <w:r w:rsidR="00AB2607">
          <w:rPr>
            <w:lang w:val="en-AU"/>
          </w:rPr>
          <w:t>“obligatory passage points” that resist alternative translation processes</w:t>
        </w:r>
      </w:ins>
      <w:ins w:id="738" w:author="Graham Inglert" w:date="2025-10-20T11:45:00Z" w16du:dateUtc="2025-10-20T00:45:00Z">
        <w:r w:rsidR="00AB2607">
          <w:rPr>
            <w:lang w:val="en-AU"/>
          </w:rPr>
          <w:t xml:space="preserve"> becoming known as “black boxes” (1987), which require action at unlocking. </w:t>
        </w:r>
      </w:ins>
      <w:ins w:id="739" w:author="Graham Inglert" w:date="2025-10-20T10:40:00Z" w16du:dateUtc="2025-10-19T23:40:00Z">
        <w:r w:rsidR="007B189E" w:rsidRPr="00030B78">
          <w:rPr>
            <w:lang w:val="en-AU"/>
          </w:rPr>
          <w:t xml:space="preserve"> </w:t>
        </w:r>
      </w:ins>
    </w:p>
    <w:p w14:paraId="69C25C86" w14:textId="7D433D28" w:rsidR="00880BDE" w:rsidRPr="00030B78" w:rsidRDefault="00880BDE" w:rsidP="00E93CC1">
      <w:pPr>
        <w:pStyle w:val="whitespace-normal"/>
        <w:spacing w:line="480" w:lineRule="auto"/>
        <w:rPr>
          <w:lang w:val="en-AU"/>
        </w:rPr>
      </w:pPr>
      <w:r w:rsidRPr="00030B78">
        <w:rPr>
          <w:lang w:val="en-AU"/>
        </w:rPr>
        <w:t xml:space="preserve">This observation </w:t>
      </w:r>
      <w:del w:id="740" w:author="Graham Inglert" w:date="2025-10-20T10:41:00Z" w16du:dateUtc="2025-10-19T23:41:00Z">
        <w:r w:rsidRPr="00030B78" w:rsidDel="007B189E">
          <w:rPr>
            <w:lang w:val="en-AU"/>
          </w:rPr>
          <w:delText xml:space="preserve">of reinforced practice </w:delText>
        </w:r>
        <w:r w:rsidR="00F90648" w:rsidRPr="00030B78" w:rsidDel="007B189E">
          <w:rPr>
            <w:lang w:val="en-AU"/>
          </w:rPr>
          <w:delText>creating</w:delText>
        </w:r>
        <w:r w:rsidRPr="00030B78" w:rsidDel="007B189E">
          <w:rPr>
            <w:lang w:val="en-AU"/>
          </w:rPr>
          <w:delText xml:space="preserve"> dependence on established proprietary instruments </w:delText>
        </w:r>
      </w:del>
      <w:r w:rsidRPr="00030B78">
        <w:rPr>
          <w:lang w:val="en-AU"/>
        </w:rPr>
        <w:t xml:space="preserve">is </w:t>
      </w:r>
      <w:r w:rsidR="00F90648" w:rsidRPr="00030B78">
        <w:rPr>
          <w:lang w:val="en-AU"/>
        </w:rPr>
        <w:t xml:space="preserve">echoed </w:t>
      </w:r>
      <w:r w:rsidRPr="00030B78">
        <w:rPr>
          <w:lang w:val="en-AU"/>
        </w:rPr>
        <w:t xml:space="preserve">by Participant #7: </w:t>
      </w:r>
    </w:p>
    <w:p w14:paraId="48EE71B3" w14:textId="77777777" w:rsidR="00F90648" w:rsidRPr="00030B78" w:rsidRDefault="00F90648" w:rsidP="00E93CC1">
      <w:pPr>
        <w:pStyle w:val="NormalWeb"/>
        <w:spacing w:line="480" w:lineRule="auto"/>
        <w:rPr>
          <w:i/>
          <w:iCs/>
          <w:lang w:val="en-AU"/>
        </w:rPr>
      </w:pPr>
      <w:r w:rsidRPr="00030B78">
        <w:rPr>
          <w:i/>
          <w:iCs/>
          <w:lang w:val="en-AU"/>
        </w:rPr>
        <w:t xml:space="preserve">"I mean, I think because I am already </w:t>
      </w:r>
      <w:proofErr w:type="gramStart"/>
      <w:r w:rsidRPr="00030B78">
        <w:rPr>
          <w:i/>
          <w:iCs/>
          <w:lang w:val="en-AU"/>
        </w:rPr>
        <w:t>studying</w:t>
      </w:r>
      <w:proofErr w:type="gramEnd"/>
      <w:r w:rsidRPr="00030B78">
        <w:rPr>
          <w:i/>
          <w:iCs/>
          <w:lang w:val="en-AU"/>
        </w:rPr>
        <w:t xml:space="preserve"> and I already have the educational license licenses like for Rhino... I'm really done with Adobe, but I think my life kind of has always revolved around it, so. </w:t>
      </w:r>
      <w:proofErr w:type="gramStart"/>
      <w:r w:rsidRPr="00030B78">
        <w:rPr>
          <w:i/>
          <w:iCs/>
          <w:lang w:val="en-AU"/>
        </w:rPr>
        <w:t>So</w:t>
      </w:r>
      <w:proofErr w:type="gramEnd"/>
      <w:r w:rsidRPr="00030B78">
        <w:rPr>
          <w:i/>
          <w:iCs/>
          <w:lang w:val="en-AU"/>
        </w:rPr>
        <w:t xml:space="preserve"> I think I would find it really hard to go onto like, affinity." </w:t>
      </w:r>
    </w:p>
    <w:p w14:paraId="1155E7A0" w14:textId="686E2222" w:rsidR="007B189E" w:rsidRPr="00274FCD" w:rsidRDefault="007B189E" w:rsidP="007B189E">
      <w:pPr>
        <w:spacing w:before="100" w:beforeAutospacing="1" w:after="100" w:afterAutospacing="1" w:line="480" w:lineRule="auto"/>
        <w:ind w:firstLine="720"/>
        <w:rPr>
          <w:ins w:id="741" w:author="Graham Inglert" w:date="2025-10-20T10:38:00Z" w16du:dateUtc="2025-10-19T23:38:00Z"/>
          <w:lang w:val="en-AU"/>
        </w:rPr>
      </w:pPr>
      <w:ins w:id="742" w:author="Graham Inglert" w:date="2025-10-20T10:38:00Z" w16du:dateUtc="2025-10-19T23:38:00Z">
        <w:r w:rsidRPr="00030B78">
          <w:rPr>
            <w:lang w:val="en-AU"/>
          </w:rPr>
          <w:t>Th</w:t>
        </w:r>
      </w:ins>
      <w:ins w:id="743" w:author="Graham Inglert" w:date="2025-10-20T10:39:00Z" w16du:dateUtc="2025-10-19T23:39:00Z">
        <w:r>
          <w:rPr>
            <w:lang w:val="en-AU"/>
          </w:rPr>
          <w:t xml:space="preserve">is outcome </w:t>
        </w:r>
      </w:ins>
      <w:ins w:id="744" w:author="Graham Inglert" w:date="2025-10-20T10:38:00Z" w16du:dateUtc="2025-10-19T23:38:00Z">
        <w:r w:rsidRPr="00030B78">
          <w:rPr>
            <w:lang w:val="en-AU"/>
          </w:rPr>
          <w:t xml:space="preserve">revealed that established proprietary routines </w:t>
        </w:r>
      </w:ins>
      <w:ins w:id="745" w:author="Graham Inglert" w:date="2025-10-20T10:39:00Z" w16du:dateUtc="2025-10-19T23:39:00Z">
        <w:r>
          <w:rPr>
            <w:lang w:val="en-AU"/>
          </w:rPr>
          <w:t>could form</w:t>
        </w:r>
      </w:ins>
      <w:ins w:id="746" w:author="Graham Inglert" w:date="2025-10-20T10:38:00Z" w16du:dateUtc="2025-10-19T23:38:00Z">
        <w:r w:rsidRPr="00030B78">
          <w:rPr>
            <w:lang w:val="en-AU"/>
          </w:rPr>
          <w:t xml:space="preserve"> what Hughes (1987) describes as technological momentum, where existing systems become increasingly </w:t>
        </w:r>
        <w:r w:rsidRPr="00030B78">
          <w:rPr>
            <w:lang w:val="en-AU"/>
          </w:rPr>
          <w:lastRenderedPageBreak/>
          <w:t xml:space="preserve">difficult to disrupt. </w:t>
        </w:r>
        <w:r w:rsidRPr="00274FCD">
          <w:rPr>
            <w:lang w:val="en-AU"/>
          </w:rPr>
          <w:t xml:space="preserve">This finding demonstrates that proprietary software systems create </w:t>
        </w:r>
        <w:r w:rsidRPr="00030B78">
          <w:rPr>
            <w:lang w:val="en-AU"/>
          </w:rPr>
          <w:t>magnetic</w:t>
        </w:r>
        <w:r w:rsidRPr="00274FCD">
          <w:rPr>
            <w:lang w:val="en-AU"/>
          </w:rPr>
          <w:t xml:space="preserve"> networks that </w:t>
        </w:r>
        <w:r w:rsidRPr="00030B78">
          <w:rPr>
            <w:lang w:val="en-AU"/>
          </w:rPr>
          <w:t xml:space="preserve">encompass more than </w:t>
        </w:r>
        <w:r w:rsidRPr="00274FCD">
          <w:rPr>
            <w:lang w:val="en-AU"/>
          </w:rPr>
          <w:t xml:space="preserve">the software </w:t>
        </w:r>
        <w:r w:rsidRPr="00030B78">
          <w:rPr>
            <w:lang w:val="en-AU"/>
          </w:rPr>
          <w:t>but also the</w:t>
        </w:r>
        <w:r w:rsidRPr="00274FCD">
          <w:rPr>
            <w:lang w:val="en-AU"/>
          </w:rPr>
          <w:t xml:space="preserve"> cognitive practices </w:t>
        </w:r>
        <w:r w:rsidRPr="00030B78">
          <w:rPr>
            <w:lang w:val="en-AU"/>
          </w:rPr>
          <w:t>and normative preferences reinforced by perpetual use</w:t>
        </w:r>
        <w:r w:rsidRPr="00274FCD">
          <w:rPr>
            <w:lang w:val="en-AU"/>
          </w:rPr>
          <w:t xml:space="preserve">. </w:t>
        </w:r>
        <w:r w:rsidRPr="00030B78">
          <w:rPr>
            <w:lang w:val="en-AU"/>
          </w:rPr>
          <w:t>If FLOSS is to pierce these networks, s</w:t>
        </w:r>
        <w:r w:rsidRPr="00274FCD">
          <w:rPr>
            <w:lang w:val="en-AU"/>
          </w:rPr>
          <w:t>uccessful</w:t>
        </w:r>
        <w:r w:rsidRPr="00030B78">
          <w:rPr>
            <w:lang w:val="en-AU"/>
          </w:rPr>
          <w:t xml:space="preserve"> integration</w:t>
        </w:r>
        <w:r w:rsidRPr="00274FCD">
          <w:rPr>
            <w:lang w:val="en-AU"/>
          </w:rPr>
          <w:t xml:space="preserve"> requires opening these black boxes and </w:t>
        </w:r>
        <w:r w:rsidRPr="00030B78">
          <w:rPr>
            <w:lang w:val="en-AU"/>
          </w:rPr>
          <w:t>favouring</w:t>
        </w:r>
        <w:r w:rsidRPr="00274FCD">
          <w:rPr>
            <w:lang w:val="en-AU"/>
          </w:rPr>
          <w:t xml:space="preserve"> network</w:t>
        </w:r>
        <w:r w:rsidRPr="00030B78">
          <w:rPr>
            <w:lang w:val="en-AU"/>
          </w:rPr>
          <w:t>s</w:t>
        </w:r>
        <w:r w:rsidRPr="00274FCD">
          <w:rPr>
            <w:lang w:val="en-AU"/>
          </w:rPr>
          <w:t xml:space="preserve"> </w:t>
        </w:r>
        <w:r w:rsidRPr="00030B78">
          <w:rPr>
            <w:lang w:val="en-AU"/>
          </w:rPr>
          <w:t xml:space="preserve">that prioritise practitioner autonomy. </w:t>
        </w:r>
      </w:ins>
    </w:p>
    <w:p w14:paraId="12D322E5" w14:textId="09976DA4" w:rsidR="00F90648" w:rsidRPr="00030B78" w:rsidDel="007B189E" w:rsidRDefault="00F90648" w:rsidP="00E93CC1">
      <w:pPr>
        <w:pStyle w:val="whitespace-normal"/>
        <w:spacing w:line="480" w:lineRule="auto"/>
        <w:rPr>
          <w:del w:id="747" w:author="Graham Inglert" w:date="2025-10-20T10:38:00Z" w16du:dateUtc="2025-10-19T23:38:00Z"/>
          <w:lang w:val="en-AU"/>
        </w:rPr>
      </w:pPr>
      <w:del w:id="748" w:author="Graham Inglert" w:date="2025-10-20T10:38:00Z" w16du:dateUtc="2025-10-19T23:38:00Z">
        <w:r w:rsidRPr="00030B78" w:rsidDel="007B189E">
          <w:rPr>
            <w:lang w:val="en-AU"/>
          </w:rPr>
          <w:delText xml:space="preserve">Within these descriptions, perceptions of personal user proficiency with specific software overcome dissatisfaction with the proprietary instruments leading to continued dependency rather than changing workflows. </w:delText>
        </w:r>
      </w:del>
    </w:p>
    <w:p w14:paraId="13C6498E" w14:textId="2D461DC2" w:rsidR="009709F4" w:rsidRPr="00CA461A" w:rsidRDefault="00047C44" w:rsidP="00047C44">
      <w:pPr>
        <w:pStyle w:val="Heading3"/>
        <w:rPr>
          <w:rFonts w:cs="Times New Roman"/>
          <w:b/>
          <w:bCs/>
          <w:color w:val="000000" w:themeColor="text1"/>
          <w:u w:val="single"/>
          <w:lang w:val="en-AU"/>
        </w:rPr>
      </w:pPr>
      <w:bookmarkStart w:id="749" w:name="_Toc211885025"/>
      <w:r w:rsidRPr="00CA461A">
        <w:rPr>
          <w:rStyle w:val="Strong"/>
          <w:rFonts w:cs="Times New Roman"/>
          <w:b w:val="0"/>
          <w:bCs w:val="0"/>
          <w:color w:val="000000" w:themeColor="text1"/>
          <w:u w:val="single"/>
          <w:lang w:val="en-AU"/>
        </w:rPr>
        <w:t>4.</w:t>
      </w:r>
      <w:ins w:id="750" w:author="Graham Inglert" w:date="2025-10-20T11:51:00Z" w16du:dateUtc="2025-10-20T00:51:00Z">
        <w:r w:rsidR="00AB2607">
          <w:rPr>
            <w:rStyle w:val="Strong"/>
            <w:rFonts w:cs="Times New Roman"/>
            <w:b w:val="0"/>
            <w:bCs w:val="0"/>
            <w:color w:val="000000" w:themeColor="text1"/>
            <w:u w:val="single"/>
            <w:lang w:val="en-AU"/>
          </w:rPr>
          <w:t>3</w:t>
        </w:r>
      </w:ins>
      <w:del w:id="751"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.2 </w:t>
      </w:r>
      <w:r w:rsidR="009709F4" w:rsidRPr="00CA461A">
        <w:rPr>
          <w:rStyle w:val="Strong"/>
          <w:rFonts w:cs="Times New Roman"/>
          <w:b w:val="0"/>
          <w:bCs w:val="0"/>
          <w:color w:val="000000" w:themeColor="text1"/>
          <w:u w:val="single"/>
          <w:lang w:val="en-AU"/>
        </w:rPr>
        <w:t xml:space="preserve">Human Actors: </w:t>
      </w:r>
      <w:r w:rsidR="00EE774B" w:rsidRPr="00CA461A">
        <w:rPr>
          <w:rStyle w:val="Strong"/>
          <w:rFonts w:cs="Times New Roman"/>
          <w:b w:val="0"/>
          <w:bCs w:val="0"/>
          <w:color w:val="000000" w:themeColor="text1"/>
          <w:u w:val="single"/>
          <w:lang w:val="en-AU"/>
        </w:rPr>
        <w:t xml:space="preserve">The </w:t>
      </w:r>
      <w:r w:rsidR="009709F4" w:rsidRPr="00CA461A">
        <w:rPr>
          <w:rStyle w:val="Strong"/>
          <w:rFonts w:cs="Times New Roman"/>
          <w:b w:val="0"/>
          <w:bCs w:val="0"/>
          <w:color w:val="000000" w:themeColor="text1"/>
          <w:u w:val="single"/>
          <w:lang w:val="en-AU"/>
        </w:rPr>
        <w:t>Gatekeepers and Vanguards in FLOSS Adoption</w:t>
      </w:r>
      <w:bookmarkEnd w:id="749"/>
    </w:p>
    <w:p w14:paraId="39007BDE" w14:textId="03B6D9B7" w:rsidR="009709F4" w:rsidRPr="00030B78" w:rsidRDefault="009709F4" w:rsidP="00E93CC1">
      <w:pPr>
        <w:pStyle w:val="NormalWeb"/>
        <w:spacing w:line="480" w:lineRule="auto"/>
        <w:ind w:firstLine="720"/>
        <w:rPr>
          <w:lang w:val="en-AU"/>
        </w:rPr>
      </w:pPr>
      <w:r w:rsidRPr="00030B78">
        <w:rPr>
          <w:lang w:val="en-AU"/>
        </w:rPr>
        <w:t xml:space="preserve">The second most identified code was the influence of human actors with 397 instances. This code </w:t>
      </w:r>
      <w:del w:id="752" w:author="Graham Inglert" w:date="2025-10-20T11:14:00Z" w16du:dateUtc="2025-10-20T00:14:00Z">
        <w:r w:rsidRPr="00030B78" w:rsidDel="00426B14">
          <w:rPr>
            <w:lang w:val="en-AU"/>
          </w:rPr>
          <w:delText xml:space="preserve">analysis </w:delText>
        </w:r>
      </w:del>
      <w:r w:rsidRPr="00030B78">
        <w:rPr>
          <w:lang w:val="en-AU"/>
        </w:rPr>
        <w:t xml:space="preserve">reveals that human actors serve as sentries in FLOSS adoption within planning organisations, functioning as both facilitators and barriers where utility must be demonstrated before uptake can occur. The presence of organisational vanguards who actively demonstrate the value of FLOSS through practical application emerged as a foremost facilitating factor impacting FLOSS uptake. This pattern was exemplified by Participant #9’s experience where initial scepticism transformed into endorsement: </w:t>
      </w:r>
    </w:p>
    <w:p w14:paraId="629CBEBA" w14:textId="77777777" w:rsidR="009709F4" w:rsidRDefault="009709F4" w:rsidP="00E93CC1">
      <w:pPr>
        <w:pStyle w:val="NormalWeb"/>
        <w:spacing w:line="480" w:lineRule="auto"/>
        <w:rPr>
          <w:ins w:id="753" w:author="Graham Inglert" w:date="2025-10-20T11:57:00Z" w16du:dateUtc="2025-10-20T00:57:00Z"/>
          <w:i/>
          <w:iCs/>
          <w:lang w:val="en-AU"/>
        </w:rPr>
      </w:pPr>
      <w:r w:rsidRPr="00030B78">
        <w:rPr>
          <w:i/>
          <w:iCs/>
          <w:lang w:val="en-AU"/>
        </w:rPr>
        <w:t xml:space="preserve">"I think </w:t>
      </w:r>
      <w:r w:rsidRPr="00030B78">
        <w:rPr>
          <w:lang w:val="en-AU"/>
        </w:rPr>
        <w:t xml:space="preserve">(REDACTED NAME) </w:t>
      </w:r>
      <w:r w:rsidRPr="00030B78">
        <w:rPr>
          <w:i/>
          <w:iCs/>
          <w:lang w:val="en-AU"/>
        </w:rPr>
        <w:t xml:space="preserve">was one of those people who initially saw me coding when I joined IV </w:t>
      </w:r>
      <w:r w:rsidRPr="00030B78">
        <w:rPr>
          <w:lang w:val="en-AU"/>
        </w:rPr>
        <w:t>(Infrastructure Victoria)</w:t>
      </w:r>
      <w:r w:rsidRPr="00030B78">
        <w:rPr>
          <w:i/>
          <w:iCs/>
          <w:lang w:val="en-AU"/>
        </w:rPr>
        <w:t xml:space="preserve">. She didn't understand why I was doing it... once she saw the kind of things that could be done and the value that they added into the work that we did at IV, her tune changed entirely." </w:t>
      </w:r>
    </w:p>
    <w:p w14:paraId="003E63DB" w14:textId="35CED679" w:rsidR="00AA40D1" w:rsidRPr="00AA40D1" w:rsidRDefault="00AA40D1" w:rsidP="00AA40D1">
      <w:pPr>
        <w:pStyle w:val="NormalWeb"/>
        <w:spacing w:line="480" w:lineRule="auto"/>
        <w:ind w:firstLine="720"/>
        <w:rPr>
          <w:lang w:val="en-AU"/>
          <w:rPrChange w:id="754" w:author="Graham Inglert" w:date="2025-10-20T11:57:00Z" w16du:dateUtc="2025-10-20T00:57:00Z">
            <w:rPr>
              <w:i/>
              <w:iCs/>
              <w:lang w:val="en-AU"/>
            </w:rPr>
          </w:rPrChange>
        </w:rPr>
        <w:pPrChange w:id="755" w:author="Graham Inglert" w:date="2025-10-20T12:01:00Z" w16du:dateUtc="2025-10-20T01:01:00Z">
          <w:pPr>
            <w:pStyle w:val="NormalWeb"/>
            <w:spacing w:line="480" w:lineRule="auto"/>
          </w:pPr>
        </w:pPrChange>
      </w:pPr>
      <w:ins w:id="756" w:author="Graham Inglert" w:date="2025-10-20T11:57:00Z" w16du:dateUtc="2025-10-20T00:57:00Z">
        <w:r w:rsidRPr="00AA40D1">
          <w:rPr>
            <w:lang w:val="en-AU"/>
            <w:rPrChange w:id="757" w:author="Graham Inglert" w:date="2025-10-20T11:57:00Z" w16du:dateUtc="2025-10-20T00:57:00Z">
              <w:rPr>
                <w:i/>
                <w:iCs/>
                <w:lang w:val="en-AU"/>
              </w:rPr>
            </w:rPrChange>
          </w:rPr>
          <w:t xml:space="preserve">Observations of FLOSS diffusion </w:t>
        </w:r>
      </w:ins>
      <w:ins w:id="758" w:author="Graham Inglert" w:date="2025-10-20T11:58:00Z" w16du:dateUtc="2025-10-20T00:58:00Z">
        <w:r>
          <w:rPr>
            <w:lang w:val="en-AU"/>
          </w:rPr>
          <w:t xml:space="preserve">within other studies </w:t>
        </w:r>
      </w:ins>
      <w:ins w:id="759" w:author="Graham Inglert" w:date="2025-10-20T11:57:00Z" w16du:dateUtc="2025-10-20T00:57:00Z">
        <w:r w:rsidRPr="00AA40D1">
          <w:rPr>
            <w:lang w:val="en-AU"/>
            <w:rPrChange w:id="760" w:author="Graham Inglert" w:date="2025-10-20T11:57:00Z" w16du:dateUtc="2025-10-20T00:57:00Z">
              <w:rPr>
                <w:i/>
                <w:iCs/>
                <w:lang w:val="en-AU"/>
              </w:rPr>
            </w:rPrChange>
          </w:rPr>
          <w:t>have</w:t>
        </w:r>
        <w:r>
          <w:rPr>
            <w:lang w:val="en-AU"/>
          </w:rPr>
          <w:t xml:space="preserve"> discussed </w:t>
        </w:r>
        <w:proofErr w:type="gramStart"/>
        <w:r>
          <w:rPr>
            <w:lang w:val="en-AU"/>
          </w:rPr>
          <w:t>this ph</w:t>
        </w:r>
      </w:ins>
      <w:ins w:id="761" w:author="Graham Inglert" w:date="2025-10-20T11:58:00Z" w16du:dateUtc="2025-10-20T00:58:00Z">
        <w:r>
          <w:rPr>
            <w:lang w:val="en-AU"/>
          </w:rPr>
          <w:t xml:space="preserve">enomena as </w:t>
        </w:r>
      </w:ins>
      <w:ins w:id="762" w:author="Graham Inglert" w:date="2025-10-20T11:59:00Z" w16du:dateUtc="2025-10-20T00:59:00Z">
        <w:r>
          <w:rPr>
            <w:lang w:val="en-AU"/>
          </w:rPr>
          <w:t>charismatic and technical adepts</w:t>
        </w:r>
        <w:proofErr w:type="gramEnd"/>
        <w:r>
          <w:rPr>
            <w:lang w:val="en-AU"/>
          </w:rPr>
          <w:t xml:space="preserve"> who perform processes of “translation” </w:t>
        </w:r>
      </w:ins>
      <w:ins w:id="763" w:author="Graham Inglert" w:date="2025-10-20T12:00:00Z" w16du:dateUtc="2025-10-20T01:00:00Z">
        <w:r>
          <w:rPr>
            <w:lang w:val="en-AU"/>
          </w:rPr>
          <w:t>connecting existing professionals with emergent software tools</w:t>
        </w:r>
      </w:ins>
      <w:ins w:id="764" w:author="Graham Inglert" w:date="2025-10-20T11:58:00Z" w16du:dateUtc="2025-10-20T00:58:00Z">
        <w:r>
          <w:rPr>
            <w:lang w:val="en-AU"/>
          </w:rPr>
          <w:t xml:space="preserve"> (Von Hippel, 2005; Von Krogh &amp; Spaeth 2007). </w:t>
        </w:r>
      </w:ins>
    </w:p>
    <w:p w14:paraId="324DBF8F" w14:textId="77777777" w:rsidR="009709F4" w:rsidRPr="00030B78" w:rsidRDefault="009709F4" w:rsidP="00E93CC1">
      <w:pPr>
        <w:pStyle w:val="NormalWeb"/>
        <w:spacing w:line="480" w:lineRule="auto"/>
        <w:ind w:firstLine="720"/>
        <w:rPr>
          <w:lang w:val="en-AU"/>
        </w:rPr>
      </w:pPr>
      <w:r w:rsidRPr="00030B78">
        <w:rPr>
          <w:lang w:val="en-AU"/>
        </w:rPr>
        <w:lastRenderedPageBreak/>
        <w:t xml:space="preserve">Professional networks and educational experiences also emerged as critical facilitators encouraging interest in FLOSS within professional arenas. Participant #9’s academic introduction to FLOSS illustrates this: </w:t>
      </w:r>
    </w:p>
    <w:p w14:paraId="74142F18" w14:textId="093CAD58" w:rsidR="009709F4" w:rsidRDefault="009709F4" w:rsidP="00E93CC1">
      <w:pPr>
        <w:pStyle w:val="NormalWeb"/>
        <w:spacing w:line="480" w:lineRule="auto"/>
        <w:rPr>
          <w:ins w:id="765" w:author="Graham Inglert" w:date="2025-10-20T12:02:00Z" w16du:dateUtc="2025-10-20T01:02:00Z"/>
          <w:i/>
          <w:iCs/>
          <w:lang w:val="en-AU"/>
        </w:rPr>
      </w:pPr>
      <w:r w:rsidRPr="00030B78">
        <w:rPr>
          <w:i/>
          <w:iCs/>
          <w:lang w:val="en-AU"/>
        </w:rPr>
        <w:t xml:space="preserve">"I only got into open-source coding because I attended... a class with someone named </w:t>
      </w:r>
      <w:r w:rsidRPr="00030B78">
        <w:rPr>
          <w:lang w:val="en-AU"/>
        </w:rPr>
        <w:t>(REDACTED NAME)</w:t>
      </w:r>
      <w:r w:rsidRPr="00030B78">
        <w:rPr>
          <w:i/>
          <w:iCs/>
          <w:lang w:val="en-AU"/>
        </w:rPr>
        <w:t xml:space="preserve"> who did... He introduced us to modelling using R... I thought it was the coolest thing I'd ever seen." </w:t>
      </w:r>
    </w:p>
    <w:p w14:paraId="0B4804AA" w14:textId="63E7458D" w:rsidR="00933113" w:rsidRDefault="00AA40D1" w:rsidP="00933113">
      <w:pPr>
        <w:pStyle w:val="NormalWeb"/>
        <w:spacing w:line="480" w:lineRule="auto"/>
        <w:rPr>
          <w:ins w:id="766" w:author="Graham Inglert" w:date="2025-10-20T12:10:00Z" w16du:dateUtc="2025-10-20T01:10:00Z"/>
          <w:lang w:val="en-AU"/>
        </w:rPr>
      </w:pPr>
      <w:ins w:id="767" w:author="Graham Inglert" w:date="2025-10-20T12:03:00Z" w16du:dateUtc="2025-10-20T01:03:00Z">
        <w:r>
          <w:rPr>
            <w:lang w:val="en-AU"/>
          </w:rPr>
          <w:tab/>
          <w:t xml:space="preserve">Outcomes such as early </w:t>
        </w:r>
      </w:ins>
      <w:proofErr w:type="spellStart"/>
      <w:ins w:id="768" w:author="Graham Inglert" w:date="2025-10-20T20:34:00Z" w16du:dateUtc="2025-10-20T09:34:00Z">
        <w:r w:rsidR="00C36B4B">
          <w:rPr>
            <w:lang w:val="en-AU"/>
          </w:rPr>
          <w:t>Enrollment</w:t>
        </w:r>
      </w:ins>
      <w:proofErr w:type="spellEnd"/>
      <w:ins w:id="769" w:author="Graham Inglert" w:date="2025-10-20T12:03:00Z" w16du:dateUtc="2025-10-20T01:03:00Z">
        <w:r>
          <w:rPr>
            <w:lang w:val="en-AU"/>
          </w:rPr>
          <w:t xml:space="preserve"> within early pedagogy have been identified to be critical in </w:t>
        </w:r>
      </w:ins>
      <w:ins w:id="770" w:author="Graham Inglert" w:date="2025-10-20T12:04:00Z" w16du:dateUtc="2025-10-20T01:04:00Z">
        <w:r>
          <w:rPr>
            <w:lang w:val="en-AU"/>
          </w:rPr>
          <w:t>later professional translation (Sabri &amp; Witte)</w:t>
        </w:r>
      </w:ins>
      <w:ins w:id="771" w:author="Graham Inglert" w:date="2025-10-20T12:08:00Z" w16du:dateUtc="2025-10-20T01:08:00Z">
        <w:r w:rsidR="00933113">
          <w:rPr>
            <w:lang w:val="en-AU"/>
          </w:rPr>
          <w:t xml:space="preserve"> and reinforce the concept of “communities of practice” (Lave &amp; Wenger, 1991)</w:t>
        </w:r>
      </w:ins>
      <w:ins w:id="772" w:author="Graham Inglert" w:date="2025-10-20T12:09:00Z" w16du:dateUtc="2025-10-20T01:09:00Z">
        <w:r w:rsidR="00933113">
          <w:rPr>
            <w:lang w:val="en-AU"/>
          </w:rPr>
          <w:t xml:space="preserve"> in which learning occurs through situated participation. </w:t>
        </w:r>
      </w:ins>
    </w:p>
    <w:p w14:paraId="6F8FBC35" w14:textId="2EE9E88D" w:rsidR="00426B14" w:rsidRPr="00426B14" w:rsidRDefault="00426B14" w:rsidP="00933113">
      <w:pPr>
        <w:pStyle w:val="NormalWeb"/>
        <w:spacing w:line="480" w:lineRule="auto"/>
        <w:ind w:firstLine="720"/>
        <w:rPr>
          <w:lang w:val="en-AU"/>
          <w:rPrChange w:id="773" w:author="Graham Inglert" w:date="2025-10-20T11:23:00Z" w16du:dateUtc="2025-10-20T00:23:00Z">
            <w:rPr>
              <w:i/>
              <w:iCs/>
              <w:lang w:val="en-AU"/>
            </w:rPr>
          </w:rPrChange>
        </w:rPr>
        <w:pPrChange w:id="774" w:author="Graham Inglert" w:date="2025-10-20T12:10:00Z" w16du:dateUtc="2025-10-20T01:10:00Z">
          <w:pPr>
            <w:pStyle w:val="NormalWeb"/>
            <w:spacing w:line="480" w:lineRule="auto"/>
          </w:pPr>
        </w:pPrChange>
      </w:pPr>
      <w:ins w:id="775" w:author="Graham Inglert" w:date="2025-10-20T11:16:00Z" w16du:dateUtc="2025-10-20T00:16:00Z">
        <w:r w:rsidRPr="00030B78">
          <w:rPr>
            <w:lang w:val="en-AU"/>
          </w:rPr>
          <w:t>A potential limitation to the emergence of personality-centric applications is that</w:t>
        </w:r>
        <w:r w:rsidRPr="00274FCD">
          <w:rPr>
            <w:lang w:val="en-AU"/>
          </w:rPr>
          <w:t xml:space="preserve"> </w:t>
        </w:r>
        <w:r w:rsidRPr="00030B78">
          <w:rPr>
            <w:lang w:val="en-AU"/>
          </w:rPr>
          <w:t>actor</w:t>
        </w:r>
        <w:r w:rsidRPr="00274FCD">
          <w:rPr>
            <w:lang w:val="en-AU"/>
          </w:rPr>
          <w:t>-dependen</w:t>
        </w:r>
        <w:r w:rsidRPr="00030B78">
          <w:rPr>
            <w:lang w:val="en-AU"/>
          </w:rPr>
          <w:t>cy could potentially reveal fragility concerns.</w:t>
        </w:r>
        <w:r w:rsidRPr="00274FCD">
          <w:rPr>
            <w:lang w:val="en-AU"/>
          </w:rPr>
          <w:t xml:space="preserve"> </w:t>
        </w:r>
      </w:ins>
      <w:ins w:id="776" w:author="Graham Inglert" w:date="2025-10-20T12:11:00Z" w16du:dateUtc="2025-10-20T01:11:00Z">
        <w:r w:rsidR="00933113">
          <w:rPr>
            <w:lang w:val="en-AU"/>
          </w:rPr>
          <w:t>After</w:t>
        </w:r>
      </w:ins>
      <w:ins w:id="777" w:author="Graham Inglert" w:date="2025-10-20T11:16:00Z" w16du:dateUtc="2025-10-20T00:16:00Z">
        <w:r w:rsidRPr="00274FCD">
          <w:rPr>
            <w:lang w:val="en-AU"/>
          </w:rPr>
          <w:t xml:space="preserve"> key translators leave organi</w:t>
        </w:r>
        <w:r w:rsidRPr="00030B78">
          <w:rPr>
            <w:lang w:val="en-AU"/>
          </w:rPr>
          <w:t>s</w:t>
        </w:r>
        <w:r w:rsidRPr="00274FCD">
          <w:rPr>
            <w:lang w:val="en-AU"/>
          </w:rPr>
          <w:t xml:space="preserve">ations, the networks they </w:t>
        </w:r>
        <w:r w:rsidRPr="00030B78">
          <w:rPr>
            <w:lang w:val="en-AU"/>
          </w:rPr>
          <w:t>construct may disintegrate</w:t>
        </w:r>
        <w:r w:rsidRPr="00274FCD">
          <w:rPr>
            <w:lang w:val="en-AU"/>
          </w:rPr>
          <w:t xml:space="preserve">, as the connections between actors were dependent on ongoing </w:t>
        </w:r>
        <w:r w:rsidRPr="00030B78">
          <w:rPr>
            <w:lang w:val="en-AU"/>
          </w:rPr>
          <w:t>colloquiality</w:t>
        </w:r>
        <w:r w:rsidRPr="00274FCD">
          <w:rPr>
            <w:lang w:val="en-AU"/>
          </w:rPr>
          <w:t xml:space="preserve"> and negotiation rather than </w:t>
        </w:r>
        <w:r w:rsidRPr="00030B78">
          <w:rPr>
            <w:lang w:val="en-AU"/>
          </w:rPr>
          <w:t xml:space="preserve">institutional formalisation. This concept is what Callon (1991) refers to as “low irreversibility” and to which he offers organisational routinisation, regulatory embedding and the </w:t>
        </w:r>
      </w:ins>
      <w:proofErr w:type="spellStart"/>
      <w:ins w:id="778" w:author="Graham Inglert" w:date="2025-10-20T20:34:00Z" w16du:dateUtc="2025-10-20T09:34:00Z">
        <w:r w:rsidR="00C36B4B">
          <w:rPr>
            <w:lang w:val="en-AU"/>
          </w:rPr>
          <w:t>Enrollment</w:t>
        </w:r>
      </w:ins>
      <w:proofErr w:type="spellEnd"/>
      <w:ins w:id="779" w:author="Graham Inglert" w:date="2025-10-20T11:16:00Z" w16du:dateUtc="2025-10-20T00:16:00Z">
        <w:r w:rsidRPr="00030B78">
          <w:rPr>
            <w:lang w:val="en-AU"/>
          </w:rPr>
          <w:t xml:space="preserve"> of interest aligned actors as tactics of mitigation (Callon, 1990). </w:t>
        </w:r>
      </w:ins>
      <w:ins w:id="780" w:author="Graham Inglert" w:date="2025-10-20T12:13:00Z" w16du:dateUtc="2025-10-20T01:13:00Z">
        <w:r w:rsidR="00933113">
          <w:rPr>
            <w:lang w:val="en-AU"/>
          </w:rPr>
          <w:t>This challenge is well documented in research studies of civic tech communities (Berisha &amp; Juven</w:t>
        </w:r>
        <w:proofErr w:type="spellStart"/>
        <w:r w:rsidR="00933113">
          <w:t>čič</w:t>
        </w:r>
        <w:proofErr w:type="spellEnd"/>
        <w:r w:rsidR="00933113">
          <w:t xml:space="preserve">, 2022) in which volunteer networks </w:t>
        </w:r>
      </w:ins>
      <w:ins w:id="781" w:author="Graham Inglert" w:date="2025-10-20T12:14:00Z" w16du:dateUtc="2025-10-20T01:14:00Z">
        <w:r w:rsidR="00933113">
          <w:t>decouple after the departure of core maintainers</w:t>
        </w:r>
        <w:r w:rsidR="00754E3D">
          <w:t xml:space="preserve"> providing an </w:t>
        </w:r>
      </w:ins>
      <w:ins w:id="782" w:author="Graham Inglert" w:date="2025-10-20T18:57:00Z" w16du:dateUtc="2025-10-20T07:57:00Z">
        <w:r w:rsidR="000E32FF">
          <w:t>ever-present</w:t>
        </w:r>
      </w:ins>
      <w:ins w:id="783" w:author="Graham Inglert" w:date="2025-10-20T12:14:00Z" w16du:dateUtc="2025-10-20T01:14:00Z">
        <w:r w:rsidR="00754E3D">
          <w:t xml:space="preserve"> challenge to sustained FLOSS without institutional structuring.</w:t>
        </w:r>
      </w:ins>
      <w:ins w:id="784" w:author="Graham Inglert" w:date="2025-10-20T11:16:00Z" w16du:dateUtc="2025-10-20T00:16:00Z">
        <w:r w:rsidRPr="00030B78">
          <w:rPr>
            <w:lang w:val="en-AU"/>
          </w:rPr>
          <w:t xml:space="preserve"> </w:t>
        </w:r>
      </w:ins>
    </w:p>
    <w:p w14:paraId="455FA122" w14:textId="77777777" w:rsidR="009709F4" w:rsidRPr="00030B78" w:rsidRDefault="009709F4" w:rsidP="00E93CC1">
      <w:pPr>
        <w:pStyle w:val="NormalWeb"/>
        <w:spacing w:line="480" w:lineRule="auto"/>
        <w:ind w:firstLine="720"/>
        <w:rPr>
          <w:lang w:val="en-AU"/>
        </w:rPr>
      </w:pPr>
      <w:r w:rsidRPr="00030B78">
        <w:rPr>
          <w:lang w:val="en-AU"/>
        </w:rPr>
        <w:lastRenderedPageBreak/>
        <w:t xml:space="preserve"> This coding analysis also reveals significant barriers for FLOSS uptake, the emergence of institutional gatekeepers impeded FLOSS adoption through formal and informal bulwarks. IT departments were identified as significant barriers, imposing proprietary software protocols even when FLOSS alternatives are favoured. As Participant #1 explained: </w:t>
      </w:r>
    </w:p>
    <w:p w14:paraId="00B5611C" w14:textId="77777777" w:rsidR="009709F4" w:rsidRPr="00030B78" w:rsidRDefault="009709F4" w:rsidP="00E93CC1">
      <w:pPr>
        <w:pStyle w:val="NormalWeb"/>
        <w:spacing w:line="480" w:lineRule="auto"/>
        <w:rPr>
          <w:i/>
          <w:iCs/>
          <w:lang w:val="en-AU"/>
        </w:rPr>
      </w:pPr>
      <w:r w:rsidRPr="00030B78">
        <w:rPr>
          <w:i/>
          <w:iCs/>
          <w:lang w:val="en-AU"/>
        </w:rPr>
        <w:t xml:space="preserve">"When organisations are already signed up with ESRI, they're very reluctant to kind of even let you download QGIS... So even if it's free, they'll be reluctant to let you use it because it's not one of their approved programs." </w:t>
      </w:r>
    </w:p>
    <w:p w14:paraId="19BE3B8F" w14:textId="43D6335F" w:rsidR="00754E3D" w:rsidRDefault="00754E3D" w:rsidP="00754E3D">
      <w:pPr>
        <w:pStyle w:val="NormalWeb"/>
        <w:spacing w:line="480" w:lineRule="auto"/>
        <w:ind w:firstLine="720"/>
        <w:rPr>
          <w:ins w:id="785" w:author="Graham Inglert" w:date="2025-10-20T12:18:00Z" w16du:dateUtc="2025-10-20T01:18:00Z"/>
          <w:lang w:val="en-AU"/>
        </w:rPr>
      </w:pPr>
      <w:ins w:id="786" w:author="Graham Inglert" w:date="2025-10-20T12:18:00Z" w16du:dateUtc="2025-10-20T01:18:00Z">
        <w:r>
          <w:rPr>
            <w:lang w:val="en-AU"/>
          </w:rPr>
          <w:t xml:space="preserve">In this context, the policy directions of IT departments operate as a boundary reinforcing “institutional isomorphism” (DiMaggio &amp; Powell, 1983) </w:t>
        </w:r>
      </w:ins>
      <w:ins w:id="787" w:author="Graham Inglert" w:date="2025-10-20T12:20:00Z" w16du:dateUtc="2025-10-20T01:20:00Z">
        <w:r>
          <w:rPr>
            <w:lang w:val="en-AU"/>
          </w:rPr>
          <w:t xml:space="preserve">where normative pressures and professional coercion influence behaviour more than technical superiority. </w:t>
        </w:r>
      </w:ins>
      <w:ins w:id="788" w:author="Graham Inglert" w:date="2025-10-20T12:22:00Z" w16du:dateUtc="2025-10-20T01:22:00Z">
        <w:r>
          <w:rPr>
            <w:lang w:val="en-AU"/>
          </w:rPr>
          <w:t>According to Ovadia (2013), users often equate successful commercial branding with reliability that reinforces ecosystems of corporate provision.</w:t>
        </w:r>
      </w:ins>
    </w:p>
    <w:p w14:paraId="495B14C9" w14:textId="5910FCF9" w:rsidR="009709F4" w:rsidRDefault="009709F4" w:rsidP="00E93CC1">
      <w:pPr>
        <w:pStyle w:val="NormalWeb"/>
        <w:spacing w:line="480" w:lineRule="auto"/>
        <w:ind w:firstLine="720"/>
        <w:rPr>
          <w:ins w:id="789" w:author="Graham Inglert" w:date="2025-10-20T10:35:00Z" w16du:dateUtc="2025-10-19T23:35:00Z"/>
          <w:lang w:val="en-AU"/>
        </w:rPr>
      </w:pPr>
      <w:del w:id="790" w:author="Graham Inglert" w:date="2025-10-20T12:21:00Z" w16du:dateUtc="2025-10-20T01:21:00Z">
        <w:r w:rsidRPr="00030B78" w:rsidDel="00754E3D">
          <w:rPr>
            <w:lang w:val="en-AU"/>
          </w:rPr>
          <w:delText xml:space="preserve">This inertia of bureaucracy is exacerbated by what the results reveal as ancillary confidence shortfalls among practitioners, where rather than software limitations, technical difficulties are ascribed by practitioners to personal inadequacy. </w:delText>
        </w:r>
      </w:del>
      <w:r w:rsidRPr="00030B78">
        <w:rPr>
          <w:lang w:val="en-AU"/>
        </w:rPr>
        <w:t xml:space="preserve">The synergy of senior decision-maker risk aversion and </w:t>
      </w:r>
      <w:r w:rsidR="00F90648" w:rsidRPr="00030B78">
        <w:rPr>
          <w:lang w:val="en-AU"/>
        </w:rPr>
        <w:t>a perceived</w:t>
      </w:r>
      <w:r w:rsidRPr="00030B78">
        <w:rPr>
          <w:lang w:val="en-AU"/>
        </w:rPr>
        <w:t xml:space="preserve"> dependency on proprietary file infrastructure results in resistance that individual vanguards must negotiate. This outcome suggests that while human actors can serve as a stimulus for FLOSS adoption, they operate within cautiously normative institutional lattices that favour proprietary software in professional practice.</w:t>
      </w:r>
    </w:p>
    <w:p w14:paraId="01E1157C" w14:textId="77777777" w:rsidR="007B189E" w:rsidRPr="00030B78" w:rsidRDefault="007B189E" w:rsidP="00E93CC1">
      <w:pPr>
        <w:pStyle w:val="NormalWeb"/>
        <w:spacing w:line="480" w:lineRule="auto"/>
        <w:ind w:firstLine="720"/>
        <w:rPr>
          <w:lang w:val="en-AU"/>
        </w:rPr>
      </w:pPr>
    </w:p>
    <w:p w14:paraId="463943E7" w14:textId="43B07D9A" w:rsidR="009709F4" w:rsidRPr="00CA461A" w:rsidRDefault="00047C44" w:rsidP="00047C44">
      <w:pPr>
        <w:pStyle w:val="Heading3"/>
        <w:rPr>
          <w:rStyle w:val="Strong"/>
          <w:rFonts w:cs="Times New Roman"/>
          <w:b w:val="0"/>
          <w:bCs w:val="0"/>
          <w:color w:val="000000" w:themeColor="text1"/>
          <w:u w:val="single"/>
          <w:lang w:val="en-AU"/>
        </w:rPr>
      </w:pPr>
      <w:bookmarkStart w:id="791" w:name="_Toc211885026"/>
      <w:r w:rsidRPr="00CA461A">
        <w:rPr>
          <w:rStyle w:val="Strong"/>
          <w:rFonts w:cs="Times New Roman"/>
          <w:b w:val="0"/>
          <w:bCs w:val="0"/>
          <w:color w:val="000000" w:themeColor="text1"/>
          <w:u w:val="single"/>
          <w:lang w:val="en-AU"/>
        </w:rPr>
        <w:t>4.</w:t>
      </w:r>
      <w:ins w:id="792" w:author="Graham Inglert" w:date="2025-10-20T11:51:00Z" w16du:dateUtc="2025-10-20T00:51:00Z">
        <w:r w:rsidR="00AB2607">
          <w:rPr>
            <w:rStyle w:val="Strong"/>
            <w:rFonts w:cs="Times New Roman"/>
            <w:b w:val="0"/>
            <w:bCs w:val="0"/>
            <w:color w:val="000000" w:themeColor="text1"/>
            <w:u w:val="single"/>
            <w:lang w:val="en-AU"/>
          </w:rPr>
          <w:t>3</w:t>
        </w:r>
      </w:ins>
      <w:del w:id="793"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.3 </w:t>
      </w:r>
      <w:r w:rsidR="009709F4" w:rsidRPr="00CA461A">
        <w:rPr>
          <w:rStyle w:val="Strong"/>
          <w:rFonts w:cs="Times New Roman"/>
          <w:b w:val="0"/>
          <w:bCs w:val="0"/>
          <w:color w:val="000000" w:themeColor="text1"/>
          <w:u w:val="single"/>
          <w:lang w:val="en-AU"/>
        </w:rPr>
        <w:t>Material Inscriptions: The Persistence of Proprietary Standards</w:t>
      </w:r>
      <w:bookmarkEnd w:id="791"/>
    </w:p>
    <w:p w14:paraId="10E926BD" w14:textId="77777777" w:rsidR="00047C44" w:rsidRPr="00030B78" w:rsidRDefault="00047C44" w:rsidP="00047C44">
      <w:pPr>
        <w:rPr>
          <w:lang w:val="en-AU"/>
        </w:rPr>
      </w:pPr>
    </w:p>
    <w:p w14:paraId="1DEED4E7" w14:textId="77777777" w:rsidR="009709F4" w:rsidRPr="00030B78" w:rsidRDefault="009709F4" w:rsidP="00047C44">
      <w:pPr>
        <w:pStyle w:val="whitespace-normal"/>
        <w:spacing w:line="480" w:lineRule="auto"/>
        <w:ind w:firstLine="720"/>
        <w:rPr>
          <w:lang w:val="en-AU"/>
        </w:rPr>
      </w:pPr>
      <w:r w:rsidRPr="00030B78">
        <w:rPr>
          <w:lang w:val="en-AU"/>
        </w:rPr>
        <w:lastRenderedPageBreak/>
        <w:t xml:space="preserve">Responses were coded with material inscriptions 158 times. The analysis of material inscriptions reveals a discord between the technical potential of FLOSS tools and the rooted expectations of professional deliverables within planning practice. While practitioners have demonstrated the proficiency to produce effective open-source workflows and templates, this revolution remains constrained by industry-wide format standardisation around proprietary software suites. Among the most impactful factors identified in facilitating FLOSS uptake was the development of reproducible OSS workflows that meet operational requirements, as illustrated by Participant #9’s description of organisational template creation: </w:t>
      </w:r>
    </w:p>
    <w:p w14:paraId="6E6A6F8B" w14:textId="77777777" w:rsidR="009709F4" w:rsidRPr="00030B78" w:rsidRDefault="009709F4" w:rsidP="00E93CC1">
      <w:pPr>
        <w:pStyle w:val="whitespace-normal"/>
        <w:spacing w:line="480" w:lineRule="auto"/>
        <w:rPr>
          <w:i/>
          <w:iCs/>
          <w:lang w:val="en-AU"/>
        </w:rPr>
      </w:pPr>
      <w:r w:rsidRPr="00030B78">
        <w:rPr>
          <w:i/>
          <w:iCs/>
          <w:lang w:val="en-AU"/>
        </w:rPr>
        <w:t>"</w:t>
      </w:r>
      <w:proofErr w:type="gramStart"/>
      <w:r w:rsidRPr="00030B78">
        <w:rPr>
          <w:i/>
          <w:iCs/>
          <w:lang w:val="en-AU"/>
        </w:rPr>
        <w:t>So</w:t>
      </w:r>
      <w:proofErr w:type="gramEnd"/>
      <w:r w:rsidRPr="00030B78">
        <w:rPr>
          <w:i/>
          <w:iCs/>
          <w:lang w:val="en-AU"/>
        </w:rPr>
        <w:t xml:space="preserve"> he just like made the… base map template that we use every single time we have a new </w:t>
      </w:r>
      <w:proofErr w:type="gramStart"/>
      <w:r w:rsidRPr="00030B78">
        <w:rPr>
          <w:i/>
          <w:iCs/>
          <w:lang w:val="en-AU"/>
        </w:rPr>
        <w:t>site</w:t>
      </w:r>
      <w:proofErr w:type="gramEnd"/>
      <w:r w:rsidRPr="00030B78">
        <w:rPr>
          <w:i/>
          <w:iCs/>
          <w:lang w:val="en-AU"/>
        </w:rPr>
        <w:t xml:space="preserve"> and it has all of our…extracted...GIS groups data so that we can use that in every new project. </w:t>
      </w:r>
      <w:proofErr w:type="gramStart"/>
      <w:r w:rsidRPr="00030B78">
        <w:rPr>
          <w:i/>
          <w:iCs/>
          <w:lang w:val="en-AU"/>
        </w:rPr>
        <w:t>So</w:t>
      </w:r>
      <w:proofErr w:type="gramEnd"/>
      <w:r w:rsidRPr="00030B78">
        <w:rPr>
          <w:i/>
          <w:iCs/>
          <w:lang w:val="en-AU"/>
        </w:rPr>
        <w:t xml:space="preserve"> it is a bit more seamless." </w:t>
      </w:r>
    </w:p>
    <w:p w14:paraId="0446083C" w14:textId="13ADB328" w:rsidR="009709F4" w:rsidRPr="00030B78" w:rsidRDefault="009709F4" w:rsidP="00E93CC1">
      <w:pPr>
        <w:pStyle w:val="whitespace-normal"/>
        <w:spacing w:line="480" w:lineRule="auto"/>
        <w:ind w:firstLine="720"/>
        <w:rPr>
          <w:lang w:val="en-AU"/>
        </w:rPr>
      </w:pPr>
      <w:r w:rsidRPr="00030B78">
        <w:rPr>
          <w:lang w:val="en-AU"/>
        </w:rPr>
        <w:t>This excerpt demonstrates how practitioners can successfully inscribe open-source practices into routine organisational methodologies</w:t>
      </w:r>
      <w:ins w:id="794" w:author="Graham Inglert" w:date="2025-10-20T12:23:00Z" w16du:dateUtc="2025-10-20T01:23:00Z">
        <w:r w:rsidR="00754E3D">
          <w:rPr>
            <w:lang w:val="en-AU"/>
          </w:rPr>
          <w:t xml:space="preserve"> reflecting ANT’s concept of “scripts” </w:t>
        </w:r>
      </w:ins>
      <w:ins w:id="795" w:author="Graham Inglert" w:date="2025-10-20T12:24:00Z" w16du:dateUtc="2025-10-20T01:24:00Z">
        <w:r w:rsidR="00754E3D">
          <w:rPr>
            <w:lang w:val="en-AU"/>
          </w:rPr>
          <w:t xml:space="preserve">where </w:t>
        </w:r>
        <w:proofErr w:type="gramStart"/>
        <w:r w:rsidR="00754E3D">
          <w:rPr>
            <w:lang w:val="en-AU"/>
          </w:rPr>
          <w:t>particular behaviour</w:t>
        </w:r>
        <w:proofErr w:type="gramEnd"/>
        <w:r w:rsidR="00754E3D">
          <w:rPr>
            <w:lang w:val="en-AU"/>
          </w:rPr>
          <w:t xml:space="preserve"> is </w:t>
        </w:r>
      </w:ins>
      <w:ins w:id="796" w:author="Graham Inglert" w:date="2025-10-20T12:25:00Z" w16du:dateUtc="2025-10-20T01:25:00Z">
        <w:r w:rsidR="0032180C">
          <w:rPr>
            <w:lang w:val="en-AU"/>
          </w:rPr>
          <w:t>commanded (</w:t>
        </w:r>
        <w:proofErr w:type="spellStart"/>
        <w:r w:rsidR="0032180C">
          <w:rPr>
            <w:lang w:val="en-AU"/>
          </w:rPr>
          <w:t>Akrich</w:t>
        </w:r>
        <w:proofErr w:type="spellEnd"/>
        <w:r w:rsidR="0032180C">
          <w:rPr>
            <w:lang w:val="en-AU"/>
          </w:rPr>
          <w:t xml:space="preserve"> 1992), in this case through workflow continuity </w:t>
        </w:r>
      </w:ins>
      <w:ins w:id="797" w:author="Graham Inglert" w:date="2025-10-20T12:26:00Z" w16du:dateUtc="2025-10-20T01:26:00Z">
        <w:r w:rsidR="0032180C">
          <w:rPr>
            <w:lang w:val="en-AU"/>
          </w:rPr>
          <w:t xml:space="preserve">and reproducible artefacts. </w:t>
        </w:r>
      </w:ins>
      <w:ins w:id="798" w:author="Graham Inglert" w:date="2025-10-20T12:25:00Z" w16du:dateUtc="2025-10-20T01:25:00Z">
        <w:r w:rsidR="0032180C">
          <w:rPr>
            <w:lang w:val="en-AU"/>
          </w:rPr>
          <w:t xml:space="preserve"> </w:t>
        </w:r>
      </w:ins>
      <w:del w:id="799" w:author="Graham Inglert" w:date="2025-10-20T12:23:00Z" w16du:dateUtc="2025-10-20T01:23:00Z">
        <w:r w:rsidR="00F90648" w:rsidRPr="00030B78" w:rsidDel="00754E3D">
          <w:rPr>
            <w:lang w:val="en-AU"/>
          </w:rPr>
          <w:delText>.</w:delText>
        </w:r>
        <w:r w:rsidRPr="00030B78" w:rsidDel="00754E3D">
          <w:rPr>
            <w:lang w:val="en-AU"/>
          </w:rPr>
          <w:delText xml:space="preserve"> </w:delText>
        </w:r>
      </w:del>
    </w:p>
    <w:p w14:paraId="0DB68618" w14:textId="77777777" w:rsidR="009709F4" w:rsidRPr="00030B78" w:rsidRDefault="009709F4" w:rsidP="00E93CC1">
      <w:pPr>
        <w:pStyle w:val="whitespace-normal"/>
        <w:spacing w:line="480" w:lineRule="auto"/>
        <w:ind w:firstLine="720"/>
        <w:rPr>
          <w:lang w:val="en-AU"/>
        </w:rPr>
      </w:pPr>
      <w:r w:rsidRPr="00030B78">
        <w:rPr>
          <w:lang w:val="en-AU"/>
        </w:rPr>
        <w:t xml:space="preserve">The capacity of OAD sources to match or exceed professional standards emerged as another facilitating factor, with practitioners recognising the update-agility of community-maintained resources in certain contexts. Participant #11’s advocacy for OpenStreetMap encapsulates this pattern: </w:t>
      </w:r>
    </w:p>
    <w:p w14:paraId="2E430536" w14:textId="77777777" w:rsidR="009709F4" w:rsidRPr="00030B78" w:rsidRDefault="009709F4" w:rsidP="00E93CC1">
      <w:pPr>
        <w:pStyle w:val="whitespace-normal"/>
        <w:spacing w:line="480" w:lineRule="auto"/>
        <w:rPr>
          <w:i/>
          <w:iCs/>
          <w:lang w:val="en-AU"/>
        </w:rPr>
      </w:pPr>
      <w:r w:rsidRPr="00030B78">
        <w:rPr>
          <w:i/>
          <w:iCs/>
          <w:lang w:val="en-AU"/>
        </w:rPr>
        <w:lastRenderedPageBreak/>
        <w:t xml:space="preserve">"I find especially with the OpenStreetMap. OpenStreetMap is the most current of all the online maps…I've used it time and again in official capacity and we've recently used it as well for some mapping exercise internally." </w:t>
      </w:r>
    </w:p>
    <w:p w14:paraId="5C2BAED3" w14:textId="6FC47512" w:rsidR="009709F4" w:rsidRPr="00030B78" w:rsidRDefault="009709F4" w:rsidP="00E93CC1">
      <w:pPr>
        <w:pStyle w:val="whitespace-normal"/>
        <w:spacing w:line="480" w:lineRule="auto"/>
        <w:ind w:firstLine="720"/>
        <w:rPr>
          <w:lang w:val="en-AU"/>
        </w:rPr>
      </w:pPr>
      <w:r w:rsidRPr="00030B78">
        <w:rPr>
          <w:lang w:val="en-AU"/>
        </w:rPr>
        <w:t>This finding challenges assumptions about the intrinsic precedence of proprietary data sources and suggests that open alternatives can achieve professional legitimacy when they demonstrate explicit technical or relevancy advantages.</w:t>
      </w:r>
      <w:ins w:id="800" w:author="Graham Inglert" w:date="2025-10-20T12:27:00Z" w16du:dateUtc="2025-10-20T01:27:00Z">
        <w:r w:rsidR="0032180C">
          <w:rPr>
            <w:lang w:val="en-AU"/>
          </w:rPr>
          <w:t xml:space="preserve"> </w:t>
        </w:r>
        <w:proofErr w:type="spellStart"/>
        <w:r w:rsidR="0032180C">
          <w:rPr>
            <w:lang w:val="en-AU"/>
          </w:rPr>
          <w:t>Hakley</w:t>
        </w:r>
        <w:proofErr w:type="spellEnd"/>
        <w:r w:rsidR="0032180C">
          <w:rPr>
            <w:lang w:val="en-AU"/>
          </w:rPr>
          <w:t xml:space="preserve"> and Weber (2008) made this argument regarding OSM’s process </w:t>
        </w:r>
      </w:ins>
      <w:ins w:id="801" w:author="Graham Inglert" w:date="2025-10-20T12:28:00Z" w16du:dateUtc="2025-10-20T01:28:00Z">
        <w:r w:rsidR="0032180C">
          <w:rPr>
            <w:lang w:val="en-AU"/>
          </w:rPr>
          <w:t xml:space="preserve">that processes collective verification often produce high </w:t>
        </w:r>
        <w:proofErr w:type="spellStart"/>
        <w:r w:rsidR="0032180C">
          <w:rPr>
            <w:lang w:val="en-AU"/>
          </w:rPr>
          <w:t>wuality</w:t>
        </w:r>
        <w:proofErr w:type="spellEnd"/>
        <w:r w:rsidR="0032180C">
          <w:rPr>
            <w:lang w:val="en-AU"/>
          </w:rPr>
          <w:t xml:space="preserve"> data potentially surpassing proprietary equivalents.</w:t>
        </w:r>
      </w:ins>
      <w:ins w:id="802" w:author="Graham Inglert" w:date="2025-10-20T12:29:00Z" w16du:dateUtc="2025-10-20T01:29:00Z">
        <w:r w:rsidR="0032180C">
          <w:rPr>
            <w:lang w:val="en-AU"/>
          </w:rPr>
          <w:t xml:space="preserve"> Cases by Boeing et al. (2022) demonstrate potential open-access networks have in inverting perceptions of </w:t>
        </w:r>
      </w:ins>
      <w:ins w:id="803" w:author="Graham Inglert" w:date="2025-10-20T12:30:00Z" w16du:dateUtc="2025-10-20T01:30:00Z">
        <w:r w:rsidR="0032180C">
          <w:rPr>
            <w:lang w:val="en-AU"/>
          </w:rPr>
          <w:t>accuracy</w:t>
        </w:r>
      </w:ins>
      <w:ins w:id="804" w:author="Graham Inglert" w:date="2025-10-20T12:29:00Z" w16du:dateUtc="2025-10-20T01:29:00Z">
        <w:r w:rsidR="0032180C">
          <w:rPr>
            <w:lang w:val="en-AU"/>
          </w:rPr>
          <w:t xml:space="preserve"> in pr</w:t>
        </w:r>
      </w:ins>
      <w:ins w:id="805" w:author="Graham Inglert" w:date="2025-10-20T12:30:00Z" w16du:dateUtc="2025-10-20T01:30:00Z">
        <w:r w:rsidR="0032180C">
          <w:rPr>
            <w:lang w:val="en-AU"/>
          </w:rPr>
          <w:t xml:space="preserve">actical application. </w:t>
        </w:r>
      </w:ins>
      <w:ins w:id="806" w:author="Graham Inglert" w:date="2025-10-20T12:28:00Z" w16du:dateUtc="2025-10-20T01:28:00Z">
        <w:r w:rsidR="0032180C">
          <w:rPr>
            <w:lang w:val="en-AU"/>
          </w:rPr>
          <w:t xml:space="preserve"> </w:t>
        </w:r>
      </w:ins>
    </w:p>
    <w:p w14:paraId="12DEB610" w14:textId="2F0767DB" w:rsidR="009709F4" w:rsidRPr="00030B78" w:rsidRDefault="009709F4" w:rsidP="00E93CC1">
      <w:pPr>
        <w:pStyle w:val="whitespace-normal"/>
        <w:spacing w:line="480" w:lineRule="auto"/>
        <w:ind w:firstLine="720"/>
        <w:rPr>
          <w:lang w:val="en-AU"/>
        </w:rPr>
      </w:pPr>
      <w:r w:rsidRPr="00030B78">
        <w:rPr>
          <w:lang w:val="en-AU"/>
        </w:rPr>
        <w:t xml:space="preserve">On the other hand, the coding </w:t>
      </w:r>
      <w:r w:rsidR="009837C6" w:rsidRPr="00030B78">
        <w:rPr>
          <w:lang w:val="en-AU"/>
        </w:rPr>
        <w:t>process identifies</w:t>
      </w:r>
      <w:r w:rsidRPr="00030B78">
        <w:rPr>
          <w:lang w:val="en-AU"/>
        </w:rPr>
        <w:t xml:space="preserve"> that these localised successes are undermined by broader industry expectations for proprietary file formats and output standards. The persistence of proprietary format requirements emerged as the most significant barrier, creating a significant collaboration obstruction as described by Participant #7: </w:t>
      </w:r>
    </w:p>
    <w:p w14:paraId="04FB3C63" w14:textId="77777777" w:rsidR="009709F4" w:rsidRPr="00030B78" w:rsidRDefault="009709F4" w:rsidP="00E93CC1">
      <w:pPr>
        <w:pStyle w:val="whitespace-normal"/>
        <w:spacing w:line="480" w:lineRule="auto"/>
        <w:rPr>
          <w:i/>
          <w:iCs/>
          <w:lang w:val="en-AU"/>
        </w:rPr>
      </w:pPr>
      <w:r w:rsidRPr="00030B78">
        <w:rPr>
          <w:i/>
          <w:iCs/>
          <w:lang w:val="en-AU"/>
        </w:rPr>
        <w:t xml:space="preserve">"You can't collaborate with someone. Like, let's Say it's a project in Photoshop. You can't send them that project file if they use Affinity and vice versa... No one's going to accept your weird affinity file to work on." </w:t>
      </w:r>
    </w:p>
    <w:p w14:paraId="69034227" w14:textId="59161510" w:rsidR="008C49EC" w:rsidRPr="00274FCD" w:rsidRDefault="009709F4" w:rsidP="008C49EC">
      <w:pPr>
        <w:spacing w:before="100" w:beforeAutospacing="1" w:after="100" w:afterAutospacing="1" w:line="480" w:lineRule="auto"/>
        <w:ind w:firstLine="720"/>
        <w:rPr>
          <w:ins w:id="807" w:author="Graham Inglert" w:date="2025-10-20T10:32:00Z" w16du:dateUtc="2025-10-19T23:32:00Z"/>
          <w:lang w:val="en-AU"/>
        </w:rPr>
      </w:pPr>
      <w:del w:id="808" w:author="Graham Inglert" w:date="2025-10-20T10:33:00Z" w16du:dateUtc="2025-10-19T23:33:00Z">
        <w:r w:rsidRPr="00030B78" w:rsidDel="008C49EC">
          <w:rPr>
            <w:lang w:val="en-AU"/>
          </w:rPr>
          <w:delText>This illustrates how material inscriptions extend beyond individual organisations to encompass entire professional networks, amplifying Hughes’ technological momentum at an inter-industry level. The analysis suggests that while practitioners can successfully develop FLOSS workflows internally, the requirement to interface with clients and collaborators who expect proprietary formats creates a persistent curtailment that limits the revolutionary potential of open-source adoption in professional practice.</w:delText>
        </w:r>
      </w:del>
      <w:ins w:id="809" w:author="Graham Inglert" w:date="2025-10-20T10:32:00Z" w16du:dateUtc="2025-10-19T23:32:00Z">
        <w:r w:rsidR="008C49EC" w:rsidRPr="00274FCD">
          <w:rPr>
            <w:lang w:val="en-AU"/>
          </w:rPr>
          <w:t xml:space="preserve">This </w:t>
        </w:r>
        <w:r w:rsidR="008C49EC" w:rsidRPr="00030B78">
          <w:rPr>
            <w:lang w:val="en-AU"/>
          </w:rPr>
          <w:t xml:space="preserve">coding process reflects </w:t>
        </w:r>
        <w:r w:rsidR="008C49EC" w:rsidRPr="00274FCD">
          <w:rPr>
            <w:lang w:val="en-AU"/>
          </w:rPr>
          <w:t>Latour</w:t>
        </w:r>
        <w:r w:rsidR="008C49EC" w:rsidRPr="00030B78">
          <w:rPr>
            <w:lang w:val="en-AU"/>
          </w:rPr>
          <w:t>’s</w:t>
        </w:r>
        <w:r w:rsidR="008C49EC" w:rsidRPr="00274FCD">
          <w:rPr>
            <w:lang w:val="en-AU"/>
          </w:rPr>
          <w:t xml:space="preserve"> </w:t>
        </w:r>
        <w:r w:rsidR="008C49EC" w:rsidRPr="00030B78">
          <w:rPr>
            <w:lang w:val="en-AU"/>
          </w:rPr>
          <w:t>(</w:t>
        </w:r>
        <w:r w:rsidR="008C49EC" w:rsidRPr="00274FCD">
          <w:rPr>
            <w:lang w:val="en-AU"/>
          </w:rPr>
          <w:t xml:space="preserve">1987) </w:t>
        </w:r>
        <w:r w:rsidR="008C49EC" w:rsidRPr="00030B78">
          <w:rPr>
            <w:lang w:val="en-AU"/>
          </w:rPr>
          <w:t>inscriptions as program</w:t>
        </w:r>
        <w:r w:rsidR="008C49EC">
          <w:rPr>
            <w:lang w:val="en-AU"/>
          </w:rPr>
          <w:t>me</w:t>
        </w:r>
        <w:r w:rsidR="008C49EC" w:rsidRPr="00030B78">
          <w:rPr>
            <w:lang w:val="en-AU"/>
          </w:rPr>
          <w:t>s of action serving as “scripts” or the built-in prescriptions of technology</w:t>
        </w:r>
        <w:r w:rsidR="008C49EC" w:rsidRPr="00274FCD">
          <w:rPr>
            <w:lang w:val="en-AU"/>
          </w:rPr>
          <w:t xml:space="preserve">. These technical </w:t>
        </w:r>
        <w:r w:rsidR="008C49EC" w:rsidRPr="00030B78">
          <w:rPr>
            <w:lang w:val="en-AU"/>
          </w:rPr>
          <w:t>artefacts</w:t>
        </w:r>
        <w:r w:rsidR="008C49EC" w:rsidRPr="00274FCD">
          <w:rPr>
            <w:lang w:val="en-AU"/>
          </w:rPr>
          <w:t xml:space="preserve"> enforce network boundaries and exclude alternative tools</w:t>
        </w:r>
        <w:r w:rsidR="008C49EC" w:rsidRPr="00030B78">
          <w:rPr>
            <w:lang w:val="en-AU"/>
          </w:rPr>
          <w:t xml:space="preserve"> such as FLOSS. Some FLOSS instruments mitigate this barrier through allowing the export of files in proprietary counterpart format such as QGIS with </w:t>
        </w:r>
        <w:r w:rsidR="008C49EC" w:rsidRPr="00030B78">
          <w:rPr>
            <w:lang w:val="en-AU"/>
          </w:rPr>
          <w:lastRenderedPageBreak/>
          <w:t xml:space="preserve">‘ESRI Shapefiles’ or Blender with the SketchUp-combatable ‘Collada’. In other cases, such as the Adobe creative suite, file formats are utilised as a weapon to not only dissuade alternative FLOSS or competing proprietary software such as Inkscape or Affinity Creative Suite but also a way to convert illegitimate: “pirated versions” into subscription customers. Microsoft’s windows strategy in the late 1990s’ emerging Chinese market illustrates this paradigm (Shen, 2005). A veritable “razor-blade model” or ‘the first hit is always free’. In this context, </w:t>
        </w:r>
        <w:r w:rsidR="008C49EC" w:rsidRPr="00274FCD">
          <w:rPr>
            <w:lang w:val="en-AU"/>
          </w:rPr>
          <w:t>proprietary format</w:t>
        </w:r>
        <w:r w:rsidR="008C49EC" w:rsidRPr="00030B78">
          <w:rPr>
            <w:lang w:val="en-AU"/>
          </w:rPr>
          <w:t>s</w:t>
        </w:r>
        <w:r w:rsidR="008C49EC" w:rsidRPr="00274FCD">
          <w:rPr>
            <w:lang w:val="en-AU"/>
          </w:rPr>
          <w:t xml:space="preserve"> become an actant </w:t>
        </w:r>
        <w:r w:rsidR="008C49EC" w:rsidRPr="00030B78">
          <w:rPr>
            <w:lang w:val="en-AU"/>
          </w:rPr>
          <w:t>enforcing</w:t>
        </w:r>
        <w:r w:rsidR="008C49EC" w:rsidRPr="00274FCD">
          <w:rPr>
            <w:lang w:val="en-AU"/>
          </w:rPr>
          <w:t xml:space="preserve"> discipline</w:t>
        </w:r>
        <w:r w:rsidR="008C49EC" w:rsidRPr="00030B78">
          <w:rPr>
            <w:lang w:val="en-AU"/>
          </w:rPr>
          <w:t xml:space="preserve"> across</w:t>
        </w:r>
        <w:r w:rsidR="008C49EC" w:rsidRPr="00274FCD">
          <w:rPr>
            <w:lang w:val="en-AU"/>
          </w:rPr>
          <w:t xml:space="preserve"> professional practice </w:t>
        </w:r>
        <w:r w:rsidR="008C49EC" w:rsidRPr="00030B78">
          <w:rPr>
            <w:lang w:val="en-AU"/>
          </w:rPr>
          <w:t>and</w:t>
        </w:r>
        <w:r w:rsidR="008C49EC" w:rsidRPr="00274FCD">
          <w:rPr>
            <w:lang w:val="en-AU"/>
          </w:rPr>
          <w:t xml:space="preserve"> </w:t>
        </w:r>
        <w:r w:rsidR="008C49EC" w:rsidRPr="00030B78">
          <w:rPr>
            <w:lang w:val="en-AU"/>
          </w:rPr>
          <w:t>organisational</w:t>
        </w:r>
        <w:r w:rsidR="008C49EC" w:rsidRPr="00274FCD">
          <w:rPr>
            <w:lang w:val="en-AU"/>
          </w:rPr>
          <w:t xml:space="preserve"> boundaries</w:t>
        </w:r>
        <w:r w:rsidR="008C49EC" w:rsidRPr="00030B78">
          <w:rPr>
            <w:lang w:val="en-AU"/>
          </w:rPr>
          <w:t xml:space="preserve"> which form</w:t>
        </w:r>
        <w:r w:rsidR="008C49EC" w:rsidRPr="00274FCD">
          <w:rPr>
            <w:lang w:val="en-AU"/>
          </w:rPr>
          <w:t xml:space="preserve"> industry-wide network</w:t>
        </w:r>
        <w:r w:rsidR="008C49EC" w:rsidRPr="00030B78">
          <w:rPr>
            <w:lang w:val="en-AU"/>
          </w:rPr>
          <w:t>s</w:t>
        </w:r>
        <w:r w:rsidR="008C49EC" w:rsidRPr="00274FCD">
          <w:rPr>
            <w:lang w:val="en-AU"/>
          </w:rPr>
          <w:t xml:space="preserve"> that resist</w:t>
        </w:r>
        <w:r w:rsidR="008C49EC" w:rsidRPr="00030B78">
          <w:rPr>
            <w:lang w:val="en-AU"/>
          </w:rPr>
          <w:t xml:space="preserve"> </w:t>
        </w:r>
        <w:r w:rsidR="008C49EC" w:rsidRPr="00274FCD">
          <w:rPr>
            <w:lang w:val="en-AU"/>
          </w:rPr>
          <w:t>locali</w:t>
        </w:r>
        <w:r w:rsidR="008C49EC" w:rsidRPr="00030B78">
          <w:rPr>
            <w:lang w:val="en-AU"/>
          </w:rPr>
          <w:t>s</w:t>
        </w:r>
        <w:r w:rsidR="008C49EC" w:rsidRPr="00274FCD">
          <w:rPr>
            <w:lang w:val="en-AU"/>
          </w:rPr>
          <w:t xml:space="preserve">ed attempts at </w:t>
        </w:r>
        <w:r w:rsidR="008C49EC" w:rsidRPr="00030B78">
          <w:rPr>
            <w:lang w:val="en-AU"/>
          </w:rPr>
          <w:t>reassembly</w:t>
        </w:r>
        <w:r w:rsidR="008C49EC" w:rsidRPr="00274FCD">
          <w:rPr>
            <w:lang w:val="en-AU"/>
          </w:rPr>
          <w:t>.</w:t>
        </w:r>
      </w:ins>
    </w:p>
    <w:p w14:paraId="4E0B0B5F" w14:textId="77777777" w:rsidR="008C49EC" w:rsidRPr="00030B78" w:rsidRDefault="008C49EC" w:rsidP="00E93CC1">
      <w:pPr>
        <w:pStyle w:val="whitespace-normal"/>
        <w:spacing w:line="480" w:lineRule="auto"/>
        <w:ind w:firstLine="360"/>
        <w:rPr>
          <w:lang w:val="en-AU"/>
        </w:rPr>
      </w:pPr>
    </w:p>
    <w:p w14:paraId="33CEB88B" w14:textId="6FC4C590" w:rsidR="009709F4" w:rsidRPr="00CA461A" w:rsidRDefault="00047C44" w:rsidP="00047C44">
      <w:pPr>
        <w:pStyle w:val="Heading3"/>
        <w:rPr>
          <w:rStyle w:val="Strong"/>
          <w:rFonts w:cs="Times New Roman"/>
          <w:b w:val="0"/>
          <w:bCs w:val="0"/>
          <w:color w:val="000000" w:themeColor="text1"/>
          <w:u w:val="single"/>
          <w:lang w:val="en-AU"/>
        </w:rPr>
      </w:pPr>
      <w:bookmarkStart w:id="810" w:name="_Toc211885027"/>
      <w:r w:rsidRPr="00CA461A">
        <w:rPr>
          <w:rStyle w:val="Strong"/>
          <w:rFonts w:cs="Times New Roman"/>
          <w:b w:val="0"/>
          <w:bCs w:val="0"/>
          <w:color w:val="000000" w:themeColor="text1"/>
          <w:u w:val="single"/>
          <w:lang w:val="en-AU"/>
        </w:rPr>
        <w:t>4.</w:t>
      </w:r>
      <w:ins w:id="811" w:author="Graham Inglert" w:date="2025-10-20T11:51:00Z" w16du:dateUtc="2025-10-20T00:51:00Z">
        <w:r w:rsidR="00AB2607">
          <w:rPr>
            <w:rStyle w:val="Strong"/>
            <w:rFonts w:cs="Times New Roman"/>
            <w:b w:val="0"/>
            <w:bCs w:val="0"/>
            <w:color w:val="000000" w:themeColor="text1"/>
            <w:u w:val="single"/>
            <w:lang w:val="en-AU"/>
          </w:rPr>
          <w:t>3</w:t>
        </w:r>
      </w:ins>
      <w:del w:id="812"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.4. Stability</w:t>
      </w:r>
      <w:r w:rsidR="009709F4" w:rsidRPr="00CA461A">
        <w:rPr>
          <w:rStyle w:val="Strong"/>
          <w:rFonts w:cs="Times New Roman"/>
          <w:b w:val="0"/>
          <w:bCs w:val="0"/>
          <w:color w:val="000000" w:themeColor="text1"/>
          <w:u w:val="single"/>
          <w:lang w:val="en-AU"/>
        </w:rPr>
        <w:t xml:space="preserve"> and Fragility: Tangible and </w:t>
      </w:r>
      <w:r w:rsidR="009F2418" w:rsidRPr="00CA461A">
        <w:rPr>
          <w:rStyle w:val="Strong"/>
          <w:rFonts w:cs="Times New Roman"/>
          <w:b w:val="0"/>
          <w:bCs w:val="0"/>
          <w:color w:val="000000" w:themeColor="text1"/>
          <w:u w:val="single"/>
          <w:lang w:val="en-AU"/>
        </w:rPr>
        <w:t>Imagined</w:t>
      </w:r>
      <w:bookmarkEnd w:id="810"/>
    </w:p>
    <w:p w14:paraId="2FF47B74" w14:textId="77777777" w:rsidR="00047C44" w:rsidRPr="00030B78" w:rsidRDefault="00047C44" w:rsidP="00047C44">
      <w:pPr>
        <w:rPr>
          <w:lang w:val="en-AU"/>
        </w:rPr>
      </w:pPr>
    </w:p>
    <w:p w14:paraId="1C8A6DD6" w14:textId="77777777" w:rsidR="009709F4" w:rsidRPr="00030B78" w:rsidRDefault="009709F4" w:rsidP="00E93CC1">
      <w:pPr>
        <w:pStyle w:val="NormalWeb"/>
        <w:spacing w:line="480" w:lineRule="auto"/>
        <w:ind w:firstLine="720"/>
        <w:rPr>
          <w:lang w:val="en-AU"/>
        </w:rPr>
      </w:pPr>
      <w:r w:rsidRPr="00030B78">
        <w:rPr>
          <w:lang w:val="en-AU"/>
        </w:rPr>
        <w:t xml:space="preserve">Stability and fragility were coded 127 times. The analysis of stability and fragility patterns reveals a contradictory relationship between open-source software adoption and organisational workflow integration. While FLOSS tools demonstrate the capacity to become stable and reliable components of professional practice once successfully integrated, the transition period remains distinguished by increased perceptions of risk and volatility. A significant facilitating factor identified was organisational flexibility allowing practitioners to maintain established FLOSS workflows across different contexts. This was exemplified by Participant #12’s experience transitioning between professional roles: </w:t>
      </w:r>
    </w:p>
    <w:p w14:paraId="05A46D35" w14:textId="77777777" w:rsidR="009709F4" w:rsidRPr="00030B78" w:rsidRDefault="009709F4" w:rsidP="00E93CC1">
      <w:pPr>
        <w:pStyle w:val="NormalWeb"/>
        <w:spacing w:line="480" w:lineRule="auto"/>
        <w:rPr>
          <w:i/>
          <w:iCs/>
          <w:lang w:val="en-AU"/>
        </w:rPr>
      </w:pPr>
      <w:r w:rsidRPr="00030B78">
        <w:rPr>
          <w:i/>
          <w:iCs/>
          <w:lang w:val="en-AU"/>
        </w:rPr>
        <w:t xml:space="preserve">"I'm fortunate that my current position let me use the same tools and the same workflow that I had done for YIMBY Melbourne. They're very flexible about that. They're like, just do whatever works." </w:t>
      </w:r>
    </w:p>
    <w:p w14:paraId="0FFE4227" w14:textId="4D72AA85" w:rsidR="009709F4" w:rsidRPr="00030B78" w:rsidRDefault="009709F4" w:rsidP="00E93CC1">
      <w:pPr>
        <w:pStyle w:val="NormalWeb"/>
        <w:spacing w:line="480" w:lineRule="auto"/>
        <w:ind w:firstLine="720"/>
        <w:rPr>
          <w:lang w:val="en-AU"/>
        </w:rPr>
      </w:pPr>
      <w:r w:rsidRPr="00030B78">
        <w:rPr>
          <w:lang w:val="en-AU"/>
        </w:rPr>
        <w:lastRenderedPageBreak/>
        <w:t>This excerpt suggests that when institutional constraints are removed, practitioners can successfully stabilise open-source workflows and demonstrate their professional viability.</w:t>
      </w:r>
      <w:ins w:id="813" w:author="Graham Inglert" w:date="2025-10-20T12:39:00Z" w16du:dateUtc="2025-10-20T01:39:00Z">
        <w:r w:rsidR="00272894">
          <w:rPr>
            <w:lang w:val="en-AU"/>
          </w:rPr>
          <w:t xml:space="preserve"> Allowing professional flexibility </w:t>
        </w:r>
      </w:ins>
      <w:ins w:id="814" w:author="Graham Inglert" w:date="2025-10-20T12:40:00Z" w16du:dateUtc="2025-10-20T01:40:00Z">
        <w:r w:rsidR="00272894">
          <w:rPr>
            <w:lang w:val="en-AU"/>
          </w:rPr>
          <w:t>can function as processes of “</w:t>
        </w:r>
        <w:proofErr w:type="spellStart"/>
        <w:r w:rsidR="00272894">
          <w:rPr>
            <w:lang w:val="en-AU"/>
          </w:rPr>
          <w:t>interessemen</w:t>
        </w:r>
      </w:ins>
      <w:ins w:id="815" w:author="Graham Inglert" w:date="2025-10-20T12:41:00Z" w16du:dateUtc="2025-10-20T01:41:00Z">
        <w:r w:rsidR="00272894">
          <w:rPr>
            <w:lang w:val="en-AU"/>
          </w:rPr>
          <w:t>t</w:t>
        </w:r>
        <w:proofErr w:type="spellEnd"/>
        <w:r w:rsidR="00272894">
          <w:rPr>
            <w:lang w:val="en-AU"/>
          </w:rPr>
          <w:t>” (Callon 1986) where s</w:t>
        </w:r>
      </w:ins>
      <w:ins w:id="816" w:author="Graham Inglert" w:date="2025-10-20T12:42:00Z" w16du:dateUtc="2025-10-20T01:42:00Z">
        <w:r w:rsidR="00272894">
          <w:rPr>
            <w:lang w:val="en-AU"/>
          </w:rPr>
          <w:t xml:space="preserve">paces </w:t>
        </w:r>
      </w:ins>
      <w:ins w:id="817" w:author="Graham Inglert" w:date="2025-10-20T12:41:00Z" w16du:dateUtc="2025-10-20T01:41:00Z">
        <w:r w:rsidR="00272894">
          <w:rPr>
            <w:lang w:val="en-AU"/>
          </w:rPr>
          <w:t xml:space="preserve">translation </w:t>
        </w:r>
      </w:ins>
      <w:proofErr w:type="gramStart"/>
      <w:ins w:id="818" w:author="Graham Inglert" w:date="2025-10-20T12:42:00Z" w16du:dateUtc="2025-10-20T01:42:00Z">
        <w:r w:rsidR="00272894">
          <w:rPr>
            <w:lang w:val="en-AU"/>
          </w:rPr>
          <w:t>are</w:t>
        </w:r>
        <w:proofErr w:type="gramEnd"/>
        <w:r w:rsidR="00272894">
          <w:rPr>
            <w:lang w:val="en-AU"/>
          </w:rPr>
          <w:t xml:space="preserve"> encouraged through an encouragement of practitioner </w:t>
        </w:r>
      </w:ins>
      <w:ins w:id="819" w:author="Graham Inglert" w:date="2025-10-20T12:43:00Z" w16du:dateUtc="2025-10-20T01:43:00Z">
        <w:r w:rsidR="00272894">
          <w:rPr>
            <w:lang w:val="en-AU"/>
          </w:rPr>
          <w:t xml:space="preserve">software </w:t>
        </w:r>
      </w:ins>
      <w:ins w:id="820" w:author="Graham Inglert" w:date="2025-10-20T12:42:00Z" w16du:dateUtc="2025-10-20T01:42:00Z">
        <w:r w:rsidR="00272894">
          <w:rPr>
            <w:lang w:val="en-AU"/>
          </w:rPr>
          <w:t xml:space="preserve">preference </w:t>
        </w:r>
      </w:ins>
      <w:ins w:id="821" w:author="Graham Inglert" w:date="2025-10-20T12:43:00Z" w16du:dateUtc="2025-10-20T01:43:00Z">
        <w:r w:rsidR="00272894">
          <w:rPr>
            <w:lang w:val="en-AU"/>
          </w:rPr>
          <w:t xml:space="preserve">contrary to normative perspectives on sanctioned workflow processes. </w:t>
        </w:r>
      </w:ins>
      <w:ins w:id="822" w:author="Graham Inglert" w:date="2025-10-20T12:42:00Z" w16du:dateUtc="2025-10-20T01:42:00Z">
        <w:r w:rsidR="00272894">
          <w:rPr>
            <w:lang w:val="en-AU"/>
          </w:rPr>
          <w:t xml:space="preserve"> </w:t>
        </w:r>
      </w:ins>
    </w:p>
    <w:p w14:paraId="283C98FA" w14:textId="77777777" w:rsidR="009709F4" w:rsidRPr="00030B78" w:rsidRDefault="009709F4" w:rsidP="00E93CC1">
      <w:pPr>
        <w:pStyle w:val="NormalWeb"/>
        <w:spacing w:line="480" w:lineRule="auto"/>
        <w:ind w:firstLine="720"/>
        <w:rPr>
          <w:lang w:val="en-AU"/>
        </w:rPr>
      </w:pPr>
      <w:r w:rsidRPr="00030B78">
        <w:rPr>
          <w:lang w:val="en-AU"/>
        </w:rPr>
        <w:t xml:space="preserve">However, practitioner preference also reveals that established proprietary routines create powerful inertial forces that resist disruption, even when practitioners recognise the shortcomings of their current tools. This pattern was exemplified in Participant #7’s reflection on software dependencies: </w:t>
      </w:r>
    </w:p>
    <w:p w14:paraId="37C57B3F" w14:textId="77777777" w:rsidR="009709F4" w:rsidRPr="00030B78" w:rsidRDefault="009709F4" w:rsidP="00E93CC1">
      <w:pPr>
        <w:pStyle w:val="NormalWeb"/>
        <w:spacing w:line="480" w:lineRule="auto"/>
        <w:rPr>
          <w:i/>
          <w:iCs/>
          <w:lang w:val="en-AU"/>
        </w:rPr>
      </w:pPr>
      <w:r w:rsidRPr="00030B78">
        <w:rPr>
          <w:i/>
          <w:iCs/>
          <w:lang w:val="en-AU"/>
        </w:rPr>
        <w:t xml:space="preserve">"I mean, I think because I am already </w:t>
      </w:r>
      <w:proofErr w:type="gramStart"/>
      <w:r w:rsidRPr="00030B78">
        <w:rPr>
          <w:i/>
          <w:iCs/>
          <w:lang w:val="en-AU"/>
        </w:rPr>
        <w:t>studying</w:t>
      </w:r>
      <w:proofErr w:type="gramEnd"/>
      <w:r w:rsidRPr="00030B78">
        <w:rPr>
          <w:i/>
          <w:iCs/>
          <w:lang w:val="en-AU"/>
        </w:rPr>
        <w:t xml:space="preserve"> and I already have the educational license licenses like for Rhino... I'm really done with Adobe, but I think my life kind of has always revolved around it, so. </w:t>
      </w:r>
      <w:proofErr w:type="gramStart"/>
      <w:r w:rsidRPr="00030B78">
        <w:rPr>
          <w:i/>
          <w:iCs/>
          <w:lang w:val="en-AU"/>
        </w:rPr>
        <w:t>So</w:t>
      </w:r>
      <w:proofErr w:type="gramEnd"/>
      <w:r w:rsidRPr="00030B78">
        <w:rPr>
          <w:i/>
          <w:iCs/>
          <w:lang w:val="en-AU"/>
        </w:rPr>
        <w:t xml:space="preserve"> I think I would find it really hard to go onto like, affinity." </w:t>
      </w:r>
    </w:p>
    <w:p w14:paraId="2E160438" w14:textId="0E0C232F" w:rsidR="009709F4" w:rsidRPr="00030B78" w:rsidRDefault="009709F4" w:rsidP="00E93CC1">
      <w:pPr>
        <w:pStyle w:val="NormalWeb"/>
        <w:spacing w:line="480" w:lineRule="auto"/>
        <w:ind w:firstLine="720"/>
        <w:rPr>
          <w:lang w:val="en-AU"/>
        </w:rPr>
      </w:pPr>
      <w:r w:rsidRPr="00030B78">
        <w:rPr>
          <w:lang w:val="en-AU"/>
        </w:rPr>
        <w:t>This condition</w:t>
      </w:r>
      <w:ins w:id="823" w:author="Graham Inglert" w:date="2025-10-20T12:45:00Z" w16du:dateUtc="2025-10-20T01:45:00Z">
        <w:r w:rsidR="00A16E05">
          <w:rPr>
            <w:lang w:val="en-AU"/>
          </w:rPr>
          <w:t xml:space="preserve"> documents</w:t>
        </w:r>
      </w:ins>
      <w:r w:rsidRPr="00030B78">
        <w:rPr>
          <w:lang w:val="en-AU"/>
        </w:rPr>
        <w:t xml:space="preserve"> users' interpretations and interactions with technology becom</w:t>
      </w:r>
      <w:r w:rsidR="00F90648" w:rsidRPr="00030B78">
        <w:rPr>
          <w:lang w:val="en-AU"/>
        </w:rPr>
        <w:t>ing</w:t>
      </w:r>
      <w:r w:rsidRPr="00030B78">
        <w:rPr>
          <w:lang w:val="en-AU"/>
        </w:rPr>
        <w:t xml:space="preserve"> reinforced through repeated use and entrenched expectations</w:t>
      </w:r>
      <w:r w:rsidR="00F90648" w:rsidRPr="00030B78">
        <w:rPr>
          <w:lang w:val="en-AU"/>
        </w:rPr>
        <w:t>.</w:t>
      </w:r>
      <w:ins w:id="824" w:author="Graham Inglert" w:date="2025-10-20T12:52:00Z" w16du:dateUtc="2025-10-20T01:52:00Z">
        <w:r w:rsidR="00A16E05">
          <w:rPr>
            <w:lang w:val="en-AU"/>
          </w:rPr>
          <w:t xml:space="preserve"> </w:t>
        </w:r>
        <w:proofErr w:type="gramStart"/>
        <w:r w:rsidR="00A16E05">
          <w:rPr>
            <w:lang w:val="en-AU"/>
          </w:rPr>
          <w:t>Weber (2004),</w:t>
        </w:r>
        <w:proofErr w:type="gramEnd"/>
        <w:r w:rsidR="00A16E05">
          <w:rPr>
            <w:lang w:val="en-AU"/>
          </w:rPr>
          <w:t xml:space="preserve"> discusses how once these practices embed, </w:t>
        </w:r>
      </w:ins>
      <w:ins w:id="825" w:author="Graham Inglert" w:date="2025-10-20T12:53:00Z" w16du:dateUtc="2025-10-20T01:53:00Z">
        <w:r w:rsidR="00A16E05">
          <w:rPr>
            <w:lang w:val="en-AU"/>
          </w:rPr>
          <w:t>professional rationale becomes reconfigured to enforce an inherent riskiness or inefficiency o</w:t>
        </w:r>
      </w:ins>
      <w:ins w:id="826" w:author="Graham Inglert" w:date="2025-10-20T12:54:00Z" w16du:dateUtc="2025-10-20T01:54:00Z">
        <w:r w:rsidR="00A16E05">
          <w:rPr>
            <w:lang w:val="en-AU"/>
          </w:rPr>
          <w:t xml:space="preserve">n the part of alternative instrumentation. </w:t>
        </w:r>
      </w:ins>
      <w:ins w:id="827" w:author="Graham Inglert" w:date="2025-10-20T12:53:00Z" w16du:dateUtc="2025-10-20T01:53:00Z">
        <w:r w:rsidR="00A16E05">
          <w:rPr>
            <w:lang w:val="en-AU"/>
          </w:rPr>
          <w:t xml:space="preserve"> </w:t>
        </w:r>
      </w:ins>
    </w:p>
    <w:p w14:paraId="1DAC9424" w14:textId="77777777" w:rsidR="009709F4" w:rsidRPr="00030B78" w:rsidRDefault="009709F4" w:rsidP="00E93CC1">
      <w:pPr>
        <w:pStyle w:val="NormalWeb"/>
        <w:spacing w:line="480" w:lineRule="auto"/>
        <w:ind w:firstLine="720"/>
        <w:rPr>
          <w:lang w:val="en-AU"/>
        </w:rPr>
      </w:pPr>
      <w:r w:rsidRPr="00030B78">
        <w:rPr>
          <w:lang w:val="en-AU"/>
        </w:rPr>
        <w:t xml:space="preserve">A key barrier identified within the stability/fragility code was the attribution of technical problems to an inherent "unreliability" of open-source tools, while similar failures in proprietary software are typically attributed to user error or acceptable system limitations. This double-standard of risk perception was demonstrated by Participant #2 who characterised FLOSS experimentation as untrustworthy or unstable: </w:t>
      </w:r>
    </w:p>
    <w:p w14:paraId="00BBDA9C" w14:textId="77777777" w:rsidR="009709F4" w:rsidRPr="00030B78" w:rsidRDefault="009709F4" w:rsidP="00E93CC1">
      <w:pPr>
        <w:pStyle w:val="NormalWeb"/>
        <w:spacing w:line="480" w:lineRule="auto"/>
        <w:rPr>
          <w:i/>
          <w:iCs/>
          <w:lang w:val="en-AU"/>
        </w:rPr>
      </w:pPr>
      <w:r w:rsidRPr="00030B78">
        <w:rPr>
          <w:i/>
          <w:iCs/>
          <w:lang w:val="en-AU"/>
        </w:rPr>
        <w:lastRenderedPageBreak/>
        <w:t xml:space="preserve">"I've tended to rely on using software companies that are established that you have to pay for because they're more, they're more reliable." </w:t>
      </w:r>
    </w:p>
    <w:p w14:paraId="41BE489F" w14:textId="37FA68DE" w:rsidR="009709F4" w:rsidRPr="00030B78" w:rsidRDefault="009709F4" w:rsidP="00E93CC1">
      <w:pPr>
        <w:pStyle w:val="NormalWeb"/>
        <w:spacing w:line="480" w:lineRule="auto"/>
        <w:ind w:firstLine="360"/>
        <w:rPr>
          <w:lang w:val="en-AU"/>
        </w:rPr>
      </w:pPr>
      <w:r w:rsidRPr="00030B78">
        <w:rPr>
          <w:lang w:val="en-AU"/>
        </w:rPr>
        <w:t xml:space="preserve">This finding </w:t>
      </w:r>
      <w:r w:rsidR="00F90648" w:rsidRPr="00030B78">
        <w:rPr>
          <w:lang w:val="en-AU"/>
        </w:rPr>
        <w:t>recognises that</w:t>
      </w:r>
      <w:r w:rsidRPr="00030B78">
        <w:rPr>
          <w:lang w:val="en-AU"/>
        </w:rPr>
        <w:t xml:space="preserve"> the same technical phenomena can be understood differently depending on social context and prior assumptions of the interpreter</w:t>
      </w:r>
      <w:r w:rsidR="00F90648" w:rsidRPr="00030B78">
        <w:rPr>
          <w:lang w:val="en-AU"/>
        </w:rPr>
        <w:t>.</w:t>
      </w:r>
      <w:r w:rsidRPr="00030B78">
        <w:rPr>
          <w:lang w:val="en-AU"/>
        </w:rPr>
        <w:t xml:space="preserve"> The results suggests that FLOSS adoption is hindered not by inherent technical instability, but by structural cultures that interpret technical problems through predetermined frameworks that favour proprietary offerings.</w:t>
      </w:r>
      <w:ins w:id="828" w:author="Graham Inglert" w:date="2025-10-20T12:54:00Z" w16du:dateUtc="2025-10-20T01:54:00Z">
        <w:r w:rsidR="00A16E05">
          <w:rPr>
            <w:lang w:val="en-AU"/>
          </w:rPr>
          <w:t xml:space="preserve"> These</w:t>
        </w:r>
      </w:ins>
      <w:ins w:id="829" w:author="Graham Inglert" w:date="2025-10-20T12:55:00Z" w16du:dateUtc="2025-10-20T01:55:00Z">
        <w:r w:rsidR="00A16E05">
          <w:rPr>
            <w:lang w:val="en-AU"/>
          </w:rPr>
          <w:t xml:space="preserve"> observations have been discussed by Ovadia (2013) and Awan (2022)</w:t>
        </w:r>
        <w:r w:rsidR="005564A2">
          <w:rPr>
            <w:lang w:val="en-AU"/>
          </w:rPr>
          <w:t xml:space="preserve"> </w:t>
        </w:r>
      </w:ins>
      <w:ins w:id="830" w:author="Graham Inglert" w:date="2025-10-20T12:56:00Z" w16du:dateUtc="2025-10-20T01:56:00Z">
        <w:r w:rsidR="005564A2">
          <w:rPr>
            <w:lang w:val="en-AU"/>
          </w:rPr>
          <w:t xml:space="preserve">as inherent perception biases where cost is associated with </w:t>
        </w:r>
      </w:ins>
      <w:ins w:id="831" w:author="Graham Inglert" w:date="2025-10-20T12:58:00Z" w16du:dateUtc="2025-10-20T01:58:00Z">
        <w:r w:rsidR="005564A2">
          <w:rPr>
            <w:lang w:val="en-AU"/>
          </w:rPr>
          <w:t>legitimacy</w:t>
        </w:r>
      </w:ins>
      <w:ins w:id="832" w:author="Graham Inglert" w:date="2025-10-20T12:56:00Z" w16du:dateUtc="2025-10-20T01:56:00Z">
        <w:r w:rsidR="005564A2">
          <w:rPr>
            <w:lang w:val="en-AU"/>
          </w:rPr>
          <w:t xml:space="preserve"> and market prevalence for </w:t>
        </w:r>
      </w:ins>
      <w:ins w:id="833" w:author="Graham Inglert" w:date="2025-10-20T12:57:00Z" w16du:dateUtc="2025-10-20T01:57:00Z">
        <w:r w:rsidR="005564A2">
          <w:rPr>
            <w:lang w:val="en-AU"/>
          </w:rPr>
          <w:t xml:space="preserve">relative utility. Positioned within ANT, this reflects Latour’s (1987) discussion of social inscription within artefacts and stability’s reinforcement through symbolic </w:t>
        </w:r>
      </w:ins>
      <w:ins w:id="834" w:author="Graham Inglert" w:date="2025-10-20T12:58:00Z" w16du:dateUtc="2025-10-20T01:58:00Z">
        <w:r w:rsidR="005564A2">
          <w:rPr>
            <w:lang w:val="en-AU"/>
          </w:rPr>
          <w:t xml:space="preserve">power rather than performative function. </w:t>
        </w:r>
      </w:ins>
    </w:p>
    <w:p w14:paraId="3BF4CD36" w14:textId="7A100C15" w:rsidR="009709F4" w:rsidRPr="00CA461A" w:rsidRDefault="00C9270C" w:rsidP="00047C44">
      <w:pPr>
        <w:pStyle w:val="Heading3"/>
        <w:rPr>
          <w:rStyle w:val="Strong"/>
          <w:rFonts w:cs="Times New Roman"/>
          <w:b w:val="0"/>
          <w:bCs w:val="0"/>
          <w:color w:val="000000" w:themeColor="text1"/>
          <w:u w:val="single"/>
          <w:lang w:val="en-AU"/>
        </w:rPr>
      </w:pPr>
      <w:bookmarkStart w:id="835" w:name="_Toc211885028"/>
      <w:r w:rsidRPr="00CA461A">
        <w:rPr>
          <w:rStyle w:val="Strong"/>
          <w:rFonts w:cs="Times New Roman"/>
          <w:b w:val="0"/>
          <w:bCs w:val="0"/>
          <w:color w:val="000000" w:themeColor="text1"/>
          <w:u w:val="single"/>
          <w:lang w:val="en-AU"/>
        </w:rPr>
        <w:t>4.</w:t>
      </w:r>
      <w:ins w:id="836" w:author="Graham Inglert" w:date="2025-10-20T11:51:00Z" w16du:dateUtc="2025-10-20T00:51:00Z">
        <w:r w:rsidR="00AB2607">
          <w:rPr>
            <w:rStyle w:val="Strong"/>
            <w:rFonts w:cs="Times New Roman"/>
            <w:b w:val="0"/>
            <w:bCs w:val="0"/>
            <w:color w:val="000000" w:themeColor="text1"/>
            <w:u w:val="single"/>
            <w:lang w:val="en-AU"/>
          </w:rPr>
          <w:t>3</w:t>
        </w:r>
      </w:ins>
      <w:del w:id="837"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.5 </w:t>
      </w:r>
      <w:r w:rsidR="009709F4" w:rsidRPr="00CA461A">
        <w:rPr>
          <w:rStyle w:val="Strong"/>
          <w:rFonts w:cs="Times New Roman"/>
          <w:b w:val="0"/>
          <w:bCs w:val="0"/>
          <w:color w:val="000000" w:themeColor="text1"/>
          <w:u w:val="single"/>
          <w:lang w:val="en-AU"/>
        </w:rPr>
        <w:t xml:space="preserve">Interactions and Relations: An Enthusiastic Community Marred by Institutional </w:t>
      </w:r>
      <w:bookmarkEnd w:id="717"/>
      <w:r w:rsidR="009709F4" w:rsidRPr="00CA461A">
        <w:rPr>
          <w:rStyle w:val="Strong"/>
          <w:rFonts w:cs="Times New Roman"/>
          <w:b w:val="0"/>
          <w:bCs w:val="0"/>
          <w:color w:val="000000" w:themeColor="text1"/>
          <w:u w:val="single"/>
          <w:lang w:val="en-AU"/>
        </w:rPr>
        <w:t>Trepidation</w:t>
      </w:r>
      <w:bookmarkEnd w:id="835"/>
    </w:p>
    <w:p w14:paraId="50E15F47" w14:textId="77777777" w:rsidR="00047C44" w:rsidRPr="00030B78" w:rsidRDefault="00047C44" w:rsidP="00047C44">
      <w:pPr>
        <w:rPr>
          <w:lang w:val="en-AU"/>
        </w:rPr>
      </w:pPr>
    </w:p>
    <w:p w14:paraId="39716091" w14:textId="2FE7F5B4" w:rsidR="009709F4" w:rsidRPr="00030B78" w:rsidRDefault="009709F4" w:rsidP="00E93CC1">
      <w:pPr>
        <w:pStyle w:val="NormalWeb"/>
        <w:spacing w:line="480" w:lineRule="auto"/>
        <w:ind w:firstLine="720"/>
        <w:rPr>
          <w:lang w:val="en-AU"/>
        </w:rPr>
      </w:pPr>
      <w:r w:rsidRPr="00030B78">
        <w:rPr>
          <w:lang w:val="en-AU"/>
        </w:rPr>
        <w:t xml:space="preserve">Interactions and relations as a code was identified 89 times. The analysis of interactions and relations reveals how collaborative networks emerged as a </w:t>
      </w:r>
      <w:del w:id="838" w:author="Graham Inglert" w:date="2025-10-20T13:00:00Z" w16du:dateUtc="2025-10-20T02:00:00Z">
        <w:r w:rsidRPr="00030B78" w:rsidDel="005564A2">
          <w:rPr>
            <w:lang w:val="en-AU"/>
          </w:rPr>
          <w:delText xml:space="preserve">decisive </w:delText>
        </w:r>
        <w:r w:rsidR="00957C2D" w:rsidRPr="00030B78" w:rsidDel="005564A2">
          <w:rPr>
            <w:lang w:val="en-AU"/>
          </w:rPr>
          <w:delText>structure</w:delText>
        </w:r>
        <w:r w:rsidRPr="00030B78" w:rsidDel="005564A2">
          <w:rPr>
            <w:lang w:val="en-AU"/>
          </w:rPr>
          <w:delText xml:space="preserve"> shaping </w:delText>
        </w:r>
        <w:r w:rsidR="00957C2D" w:rsidRPr="00030B78" w:rsidDel="005564A2">
          <w:rPr>
            <w:lang w:val="en-AU"/>
          </w:rPr>
          <w:delText xml:space="preserve">patterns of </w:delText>
        </w:r>
        <w:r w:rsidRPr="00030B78" w:rsidDel="005564A2">
          <w:rPr>
            <w:lang w:val="en-AU"/>
          </w:rPr>
          <w:delText xml:space="preserve">FLOSS </w:delText>
        </w:r>
        <w:r w:rsidR="00957C2D" w:rsidRPr="00030B78" w:rsidDel="005564A2">
          <w:rPr>
            <w:lang w:val="en-AU"/>
          </w:rPr>
          <w:delText>uptake</w:delText>
        </w:r>
      </w:del>
      <w:ins w:id="839" w:author="Graham Inglert" w:date="2025-10-20T13:00:00Z" w16du:dateUtc="2025-10-20T02:00:00Z">
        <w:r w:rsidR="005564A2" w:rsidRPr="00030B78">
          <w:rPr>
            <w:lang w:val="en-AU"/>
          </w:rPr>
          <w:t>decisive structure shaping pattern of FLOSS uptake</w:t>
        </w:r>
      </w:ins>
      <w:r w:rsidRPr="00030B78">
        <w:rPr>
          <w:lang w:val="en-AU"/>
        </w:rPr>
        <w:t xml:space="preserve">, with peer support systems emerging as crucial facilitators while organisational silos create ever-present barriers. Informal peer support networks emerged as a unique universal facilitator providing confidence and problem-solving guidance. This phenomenon was illustrated by Participant #8’s reflection on their growing technical confidence: </w:t>
      </w:r>
    </w:p>
    <w:p w14:paraId="4D926D3F" w14:textId="77777777" w:rsidR="009709F4" w:rsidRPr="00030B78" w:rsidRDefault="009709F4" w:rsidP="00E93CC1">
      <w:pPr>
        <w:pStyle w:val="NormalWeb"/>
        <w:spacing w:line="480" w:lineRule="auto"/>
        <w:rPr>
          <w:i/>
          <w:iCs/>
          <w:lang w:val="en-AU"/>
        </w:rPr>
      </w:pPr>
      <w:r w:rsidRPr="00030B78">
        <w:rPr>
          <w:i/>
          <w:iCs/>
          <w:lang w:val="en-AU"/>
        </w:rPr>
        <w:t>"</w:t>
      </w:r>
      <w:proofErr w:type="gramStart"/>
      <w:r w:rsidRPr="00030B78">
        <w:rPr>
          <w:i/>
          <w:iCs/>
          <w:lang w:val="en-AU"/>
        </w:rPr>
        <w:t>So</w:t>
      </w:r>
      <w:proofErr w:type="gramEnd"/>
      <w:r w:rsidRPr="00030B78">
        <w:rPr>
          <w:i/>
          <w:iCs/>
          <w:lang w:val="en-AU"/>
        </w:rPr>
        <w:t xml:space="preserve"> I think I become more confident to use that </w:t>
      </w:r>
      <w:r w:rsidRPr="00030B78">
        <w:rPr>
          <w:lang w:val="en-AU"/>
        </w:rPr>
        <w:t>(QGIS)</w:t>
      </w:r>
      <w:r w:rsidRPr="00030B78">
        <w:rPr>
          <w:i/>
          <w:iCs/>
          <w:lang w:val="en-AU"/>
        </w:rPr>
        <w:t xml:space="preserve"> in these days, especially in people because I think </w:t>
      </w:r>
      <w:proofErr w:type="gramStart"/>
      <w:r w:rsidRPr="00030B78">
        <w:rPr>
          <w:i/>
          <w:iCs/>
          <w:lang w:val="en-AU"/>
        </w:rPr>
        <w:t>recently</w:t>
      </w:r>
      <w:proofErr w:type="gramEnd"/>
      <w:r w:rsidRPr="00030B78">
        <w:rPr>
          <w:i/>
          <w:iCs/>
          <w:lang w:val="en-AU"/>
        </w:rPr>
        <w:t xml:space="preserve"> I've got a lot of friends. We've got a lot of friends recently. </w:t>
      </w:r>
      <w:proofErr w:type="gramStart"/>
      <w:r w:rsidRPr="00030B78">
        <w:rPr>
          <w:i/>
          <w:iCs/>
          <w:lang w:val="en-AU"/>
        </w:rPr>
        <w:t>So</w:t>
      </w:r>
      <w:proofErr w:type="gramEnd"/>
      <w:r w:rsidRPr="00030B78">
        <w:rPr>
          <w:i/>
          <w:iCs/>
          <w:lang w:val="en-AU"/>
        </w:rPr>
        <w:t xml:space="preserve"> if we have any problem then we can just discuss with them." </w:t>
      </w:r>
    </w:p>
    <w:p w14:paraId="0575EA2C" w14:textId="60F2BEFA" w:rsidR="009709F4" w:rsidRPr="00030B78" w:rsidRDefault="009709F4" w:rsidP="00E93CC1">
      <w:pPr>
        <w:pStyle w:val="NormalWeb"/>
        <w:spacing w:line="480" w:lineRule="auto"/>
        <w:ind w:firstLine="720"/>
        <w:rPr>
          <w:lang w:val="en-AU"/>
        </w:rPr>
      </w:pPr>
      <w:r w:rsidRPr="00030B78">
        <w:rPr>
          <w:lang w:val="en-AU"/>
        </w:rPr>
        <w:lastRenderedPageBreak/>
        <w:t xml:space="preserve">This finding demonstrates how social capital and peer relationships influence individual engagement with </w:t>
      </w:r>
      <w:r w:rsidR="00F90648" w:rsidRPr="00030B78">
        <w:rPr>
          <w:lang w:val="en-AU"/>
        </w:rPr>
        <w:t>FLOSS and OAD.</w:t>
      </w:r>
      <w:ins w:id="840" w:author="Graham Inglert" w:date="2025-10-20T13:03:00Z" w16du:dateUtc="2025-10-20T02:03:00Z">
        <w:r w:rsidR="005564A2">
          <w:rPr>
            <w:lang w:val="en-AU"/>
          </w:rPr>
          <w:t xml:space="preserve"> </w:t>
        </w:r>
        <w:proofErr w:type="spellStart"/>
        <w:r w:rsidR="005564A2">
          <w:rPr>
            <w:lang w:val="en-AU"/>
          </w:rPr>
          <w:t>G</w:t>
        </w:r>
      </w:ins>
      <w:ins w:id="841" w:author="Graham Inglert" w:date="2025-10-20T13:04:00Z" w16du:dateUtc="2025-10-20T02:04:00Z">
        <w:r w:rsidR="005564A2">
          <w:rPr>
            <w:lang w:val="en-AU"/>
          </w:rPr>
          <w:t>ranovetter’s</w:t>
        </w:r>
        <w:proofErr w:type="spellEnd"/>
        <w:r w:rsidR="005564A2">
          <w:rPr>
            <w:lang w:val="en-AU"/>
          </w:rPr>
          <w:t xml:space="preserve"> (1973) “strength of weak ties” posits that the decentralised </w:t>
        </w:r>
      </w:ins>
      <w:ins w:id="842" w:author="Graham Inglert" w:date="2025-10-20T13:05:00Z" w16du:dateUtc="2025-10-20T02:05:00Z">
        <w:r w:rsidR="00D72855">
          <w:rPr>
            <w:lang w:val="en-AU"/>
          </w:rPr>
          <w:t>relationships among</w:t>
        </w:r>
        <w:r w:rsidR="005564A2">
          <w:rPr>
            <w:lang w:val="en-AU"/>
          </w:rPr>
          <w:t xml:space="preserve"> actors </w:t>
        </w:r>
        <w:r w:rsidR="00D72855">
          <w:rPr>
            <w:lang w:val="en-AU"/>
          </w:rPr>
          <w:t>often</w:t>
        </w:r>
        <w:r w:rsidR="005564A2">
          <w:rPr>
            <w:lang w:val="en-AU"/>
          </w:rPr>
          <w:t xml:space="preserve"> perform as </w:t>
        </w:r>
        <w:r w:rsidR="00D72855">
          <w:rPr>
            <w:lang w:val="en-AU"/>
          </w:rPr>
          <w:t>conduits encouraging novel information</w:t>
        </w:r>
      </w:ins>
      <w:ins w:id="843" w:author="Graham Inglert" w:date="2025-10-20T13:06:00Z" w16du:dateUtc="2025-10-20T02:06:00Z">
        <w:r w:rsidR="00D72855">
          <w:rPr>
            <w:lang w:val="en-AU"/>
          </w:rPr>
          <w:t>. In this case these “weak ties”</w:t>
        </w:r>
      </w:ins>
      <w:ins w:id="844" w:author="Graham Inglert" w:date="2025-10-20T13:05:00Z" w16du:dateUtc="2025-10-20T02:05:00Z">
        <w:r w:rsidR="00D72855">
          <w:rPr>
            <w:lang w:val="en-AU"/>
          </w:rPr>
          <w:t xml:space="preserve"> </w:t>
        </w:r>
      </w:ins>
      <w:ins w:id="845" w:author="Graham Inglert" w:date="2025-10-20T13:06:00Z" w16du:dateUtc="2025-10-20T02:06:00Z">
        <w:r w:rsidR="00D72855">
          <w:rPr>
            <w:lang w:val="en-AU"/>
          </w:rPr>
          <w:t>may inherently</w:t>
        </w:r>
      </w:ins>
      <w:ins w:id="846" w:author="Graham Inglert" w:date="2025-10-20T13:05:00Z" w16du:dateUtc="2025-10-20T02:05:00Z">
        <w:r w:rsidR="00D72855">
          <w:rPr>
            <w:lang w:val="en-AU"/>
          </w:rPr>
          <w:t xml:space="preserve"> favour FLOSS c</w:t>
        </w:r>
      </w:ins>
      <w:ins w:id="847" w:author="Graham Inglert" w:date="2025-10-20T13:06:00Z" w16du:dateUtc="2025-10-20T02:06:00Z">
        <w:r w:rsidR="00D72855">
          <w:rPr>
            <w:lang w:val="en-AU"/>
          </w:rPr>
          <w:t xml:space="preserve">ommunities of peer mentorship and collaborative iteration. </w:t>
        </w:r>
      </w:ins>
    </w:p>
    <w:p w14:paraId="17A55D1F" w14:textId="48F31290" w:rsidR="009709F4" w:rsidRPr="00030B78" w:rsidRDefault="009709F4" w:rsidP="00E93CC1">
      <w:pPr>
        <w:pStyle w:val="NormalWeb"/>
        <w:spacing w:line="480" w:lineRule="auto"/>
        <w:ind w:firstLine="720"/>
        <w:rPr>
          <w:lang w:val="en-AU"/>
        </w:rPr>
      </w:pPr>
      <w:r w:rsidRPr="00030B78">
        <w:rPr>
          <w:lang w:val="en-AU"/>
        </w:rPr>
        <w:t xml:space="preserve">The outcome </w:t>
      </w:r>
      <w:del w:id="848" w:author="Graham Inglert" w:date="2025-10-20T13:09:00Z" w16du:dateUtc="2025-10-20T02:09:00Z">
        <w:r w:rsidRPr="00030B78" w:rsidDel="00D72855">
          <w:rPr>
            <w:lang w:val="en-AU"/>
          </w:rPr>
          <w:delText xml:space="preserve">also </w:delText>
        </w:r>
      </w:del>
      <w:r w:rsidRPr="00030B78">
        <w:rPr>
          <w:lang w:val="en-AU"/>
        </w:rPr>
        <w:t>revealed the</w:t>
      </w:r>
      <w:ins w:id="849" w:author="Graham Inglert" w:date="2025-10-20T13:09:00Z" w16du:dateUtc="2025-10-20T02:09:00Z">
        <w:r w:rsidR="00D72855">
          <w:rPr>
            <w:lang w:val="en-AU"/>
          </w:rPr>
          <w:t>se</w:t>
        </w:r>
      </w:ins>
      <w:r w:rsidRPr="00030B78">
        <w:rPr>
          <w:lang w:val="en-AU"/>
        </w:rPr>
        <w:t xml:space="preserve"> distinctive characteristics of open-source communities, where users can access direct developer support and extensive knowledge repositories. Collective </w:t>
      </w:r>
      <w:del w:id="850" w:author="Graham Inglert" w:date="2025-10-20T13:10:00Z" w16du:dateUtc="2025-10-20T02:10:00Z">
        <w:r w:rsidRPr="00030B78" w:rsidDel="00D72855">
          <w:rPr>
            <w:lang w:val="en-AU"/>
          </w:rPr>
          <w:delText xml:space="preserve">passion </w:delText>
        </w:r>
      </w:del>
      <w:ins w:id="851" w:author="Graham Inglert" w:date="2025-10-20T13:10:00Z" w16du:dateUtc="2025-10-20T02:10:00Z">
        <w:r w:rsidR="00D72855">
          <w:rPr>
            <w:lang w:val="en-AU"/>
          </w:rPr>
          <w:t>contribution</w:t>
        </w:r>
        <w:r w:rsidR="00D72855" w:rsidRPr="00030B78">
          <w:rPr>
            <w:lang w:val="en-AU"/>
          </w:rPr>
          <w:t xml:space="preserve"> </w:t>
        </w:r>
      </w:ins>
      <w:r w:rsidRPr="00030B78">
        <w:rPr>
          <w:lang w:val="en-AU"/>
        </w:rPr>
        <w:t xml:space="preserve">emerged as a motivating factor for the development of comprehensive support networks. </w:t>
      </w:r>
      <w:ins w:id="852" w:author="Graham Inglert" w:date="2025-10-20T13:11:00Z" w16du:dateUtc="2025-10-20T02:11:00Z">
        <w:r w:rsidR="00D72855">
          <w:rPr>
            <w:lang w:val="en-AU"/>
          </w:rPr>
          <w:t xml:space="preserve">Lave and Wenger (1991) discuss this contribution process as “legitimate peripheral participation” where </w:t>
        </w:r>
      </w:ins>
      <w:ins w:id="853" w:author="Graham Inglert" w:date="2025-10-20T13:12:00Z" w16du:dateUtc="2025-10-20T02:12:00Z">
        <w:r w:rsidR="00D72855">
          <w:rPr>
            <w:lang w:val="en-AU"/>
          </w:rPr>
          <w:t>users</w:t>
        </w:r>
      </w:ins>
      <w:ins w:id="854" w:author="Graham Inglert" w:date="2025-10-20T13:11:00Z" w16du:dateUtc="2025-10-20T02:11:00Z">
        <w:r w:rsidR="00D72855">
          <w:rPr>
            <w:lang w:val="en-AU"/>
          </w:rPr>
          <w:t xml:space="preserve"> build comp</w:t>
        </w:r>
      </w:ins>
      <w:ins w:id="855" w:author="Graham Inglert" w:date="2025-10-20T13:12:00Z" w16du:dateUtc="2025-10-20T02:12:00Z">
        <w:r w:rsidR="00D72855">
          <w:rPr>
            <w:lang w:val="en-AU"/>
          </w:rPr>
          <w:t xml:space="preserve">etence by engaging with others in communities of practice. </w:t>
        </w:r>
      </w:ins>
      <w:r w:rsidRPr="00030B78">
        <w:rPr>
          <w:lang w:val="en-AU"/>
        </w:rPr>
        <w:t xml:space="preserve">Participant #12’s recounting of contacting the specific software developers embodies this bilateralism, fundamentally separating FLOSS and OAD dispersion from proprietary tools.    </w:t>
      </w:r>
    </w:p>
    <w:p w14:paraId="3DF23E83" w14:textId="77777777" w:rsidR="009709F4" w:rsidRPr="00030B78" w:rsidRDefault="009709F4" w:rsidP="00E93CC1">
      <w:pPr>
        <w:pStyle w:val="NormalWeb"/>
        <w:spacing w:line="480" w:lineRule="auto"/>
        <w:rPr>
          <w:i/>
          <w:iCs/>
          <w:lang w:val="en-AU"/>
        </w:rPr>
      </w:pPr>
      <w:r w:rsidRPr="00030B78">
        <w:rPr>
          <w:i/>
          <w:iCs/>
          <w:lang w:val="en-AU"/>
        </w:rPr>
        <w:t xml:space="preserve">"Sometimes I've had problems with some small plugin. You just email the guy, you're like, please, I'm having this issue... I'm always continually surprised about how much free time people dedicate to improving open-source software." </w:t>
      </w:r>
    </w:p>
    <w:p w14:paraId="1154EFAD" w14:textId="6CAC8440" w:rsidR="009709F4" w:rsidRPr="00030B78" w:rsidRDefault="009709F4" w:rsidP="00E93CC1">
      <w:pPr>
        <w:pStyle w:val="NormalWeb"/>
        <w:spacing w:line="480" w:lineRule="auto"/>
        <w:rPr>
          <w:lang w:val="en-AU"/>
        </w:rPr>
      </w:pPr>
      <w:r w:rsidRPr="00030B78">
        <w:rPr>
          <w:lang w:val="en-AU"/>
        </w:rPr>
        <w:t xml:space="preserve">Participant #9 similarly highlighted the </w:t>
      </w:r>
      <w:r w:rsidR="00F90648" w:rsidRPr="00030B78">
        <w:rPr>
          <w:lang w:val="en-AU"/>
        </w:rPr>
        <w:t xml:space="preserve">value of </w:t>
      </w:r>
      <w:r w:rsidRPr="00030B78">
        <w:rPr>
          <w:lang w:val="en-AU"/>
        </w:rPr>
        <w:t xml:space="preserve">community support infrastructure: </w:t>
      </w:r>
    </w:p>
    <w:p w14:paraId="027B6949" w14:textId="77777777" w:rsidR="009709F4" w:rsidRPr="00030B78" w:rsidRDefault="009709F4" w:rsidP="00E93CC1">
      <w:pPr>
        <w:pStyle w:val="NormalWeb"/>
        <w:spacing w:line="480" w:lineRule="auto"/>
        <w:rPr>
          <w:i/>
          <w:iCs/>
          <w:lang w:val="en-AU"/>
        </w:rPr>
      </w:pPr>
      <w:r w:rsidRPr="00030B78">
        <w:rPr>
          <w:i/>
          <w:iCs/>
          <w:lang w:val="en-AU"/>
        </w:rPr>
        <w:t xml:space="preserve">"You know, and an open-source software has a strong community... There's notice boards and discussion circles and tutorial videos and everything you need online." </w:t>
      </w:r>
    </w:p>
    <w:p w14:paraId="5382DA27" w14:textId="73E139DE" w:rsidR="009709F4" w:rsidRPr="00030B78" w:rsidRDefault="009709F4" w:rsidP="00E93CC1">
      <w:pPr>
        <w:pStyle w:val="NormalWeb"/>
        <w:spacing w:line="480" w:lineRule="auto"/>
        <w:ind w:firstLine="720"/>
        <w:rPr>
          <w:lang w:val="en-AU"/>
        </w:rPr>
      </w:pPr>
      <w:r w:rsidRPr="00030B78">
        <w:rPr>
          <w:lang w:val="en-AU"/>
        </w:rPr>
        <w:t xml:space="preserve">These observations </w:t>
      </w:r>
      <w:del w:id="856" w:author="Graham Inglert" w:date="2025-10-20T13:27:00Z" w16du:dateUtc="2025-10-20T02:27:00Z">
        <w:r w:rsidR="00F90648" w:rsidRPr="00030B78" w:rsidDel="006E74AF">
          <w:rPr>
            <w:lang w:val="en-AU"/>
          </w:rPr>
          <w:delText>supports</w:delText>
        </w:r>
      </w:del>
      <w:ins w:id="857" w:author="Graham Inglert" w:date="2025-10-20T13:27:00Z" w16du:dateUtc="2025-10-20T02:27:00Z">
        <w:r w:rsidR="006E74AF" w:rsidRPr="00030B78">
          <w:rPr>
            <w:lang w:val="en-AU"/>
          </w:rPr>
          <w:t>support</w:t>
        </w:r>
      </w:ins>
      <w:r w:rsidR="00F90648" w:rsidRPr="00030B78">
        <w:rPr>
          <w:lang w:val="en-AU"/>
        </w:rPr>
        <w:t xml:space="preserve"> the effectiveness of decentralised </w:t>
      </w:r>
      <w:r w:rsidRPr="00030B78">
        <w:rPr>
          <w:lang w:val="en-AU"/>
        </w:rPr>
        <w:t xml:space="preserve">knowledge dispersion </w:t>
      </w:r>
      <w:r w:rsidR="00F90648" w:rsidRPr="00030B78">
        <w:rPr>
          <w:lang w:val="en-AU"/>
        </w:rPr>
        <w:t>methods via</w:t>
      </w:r>
      <w:r w:rsidRPr="00030B78">
        <w:rPr>
          <w:lang w:val="en-AU"/>
        </w:rPr>
        <w:t xml:space="preserve"> user networks rather than formal organisational structures</w:t>
      </w:r>
      <w:r w:rsidR="00F90648" w:rsidRPr="00030B78">
        <w:rPr>
          <w:lang w:val="en-AU"/>
        </w:rPr>
        <w:t>.</w:t>
      </w:r>
      <w:ins w:id="858" w:author="Graham Inglert" w:date="2025-10-20T13:28:00Z" w16du:dateUtc="2025-10-20T02:28:00Z">
        <w:r w:rsidR="006E74AF">
          <w:rPr>
            <w:lang w:val="en-AU"/>
          </w:rPr>
          <w:t xml:space="preserve"> Von Krogh &amp; Spaeth (2007) observe that transparent and reciprocal iteration within FLOSS development creates self-</w:t>
        </w:r>
      </w:ins>
      <w:ins w:id="859" w:author="Graham Inglert" w:date="2025-10-20T13:29:00Z" w16du:dateUtc="2025-10-20T02:29:00Z">
        <w:r w:rsidR="006E74AF">
          <w:rPr>
            <w:lang w:val="en-AU"/>
          </w:rPr>
          <w:lastRenderedPageBreak/>
          <w:t>reinforcing ecologies</w:t>
        </w:r>
      </w:ins>
      <w:ins w:id="860" w:author="Graham Inglert" w:date="2025-10-20T13:30:00Z" w16du:dateUtc="2025-10-20T02:30:00Z">
        <w:r w:rsidR="006E74AF">
          <w:rPr>
            <w:lang w:val="en-AU"/>
          </w:rPr>
          <w:t>.</w:t>
        </w:r>
      </w:ins>
      <w:ins w:id="861" w:author="Graham Inglert" w:date="2025-10-20T13:29:00Z" w16du:dateUtc="2025-10-20T02:29:00Z">
        <w:r w:rsidR="006E74AF">
          <w:rPr>
            <w:lang w:val="en-AU"/>
          </w:rPr>
          <w:t xml:space="preserve"> </w:t>
        </w:r>
      </w:ins>
      <w:ins w:id="862" w:author="Graham Inglert" w:date="2025-10-20T13:30:00Z" w16du:dateUtc="2025-10-20T02:30:00Z">
        <w:r w:rsidR="006E74AF">
          <w:rPr>
            <w:lang w:val="en-AU"/>
          </w:rPr>
          <w:t>W</w:t>
        </w:r>
      </w:ins>
      <w:ins w:id="863" w:author="Graham Inglert" w:date="2025-10-20T13:29:00Z" w16du:dateUtc="2025-10-20T02:29:00Z">
        <w:r w:rsidR="006E74AF">
          <w:rPr>
            <w:lang w:val="en-AU"/>
          </w:rPr>
          <w:t>ithin ANT, these interactions</w:t>
        </w:r>
      </w:ins>
      <w:ins w:id="864" w:author="Graham Inglert" w:date="2025-10-20T13:30:00Z" w16du:dateUtc="2025-10-20T02:30:00Z">
        <w:r w:rsidR="006E74AF">
          <w:rPr>
            <w:lang w:val="en-AU"/>
          </w:rPr>
          <w:t xml:space="preserve"> may</w:t>
        </w:r>
      </w:ins>
      <w:ins w:id="865" w:author="Graham Inglert" w:date="2025-10-20T13:29:00Z" w16du:dateUtc="2025-10-20T02:29:00Z">
        <w:r w:rsidR="006E74AF">
          <w:rPr>
            <w:lang w:val="en-AU"/>
          </w:rPr>
          <w:t xml:space="preserve"> </w:t>
        </w:r>
      </w:ins>
      <w:ins w:id="866" w:author="Graham Inglert" w:date="2025-10-20T13:30:00Z" w16du:dateUtc="2025-10-20T02:30:00Z">
        <w:r w:rsidR="006E74AF">
          <w:rPr>
            <w:lang w:val="en-AU"/>
          </w:rPr>
          <w:t>operate as</w:t>
        </w:r>
      </w:ins>
      <w:ins w:id="867" w:author="Graham Inglert" w:date="2025-10-20T13:29:00Z" w16du:dateUtc="2025-10-20T02:29:00Z">
        <w:r w:rsidR="006E74AF">
          <w:rPr>
            <w:lang w:val="en-AU"/>
          </w:rPr>
          <w:t xml:space="preserve"> micro-level translators serving as structures that stabilise actor networks through trust and recog</w:t>
        </w:r>
      </w:ins>
      <w:ins w:id="868" w:author="Graham Inglert" w:date="2025-10-20T13:30:00Z" w16du:dateUtc="2025-10-20T02:30:00Z">
        <w:r w:rsidR="006E74AF">
          <w:rPr>
            <w:lang w:val="en-AU"/>
          </w:rPr>
          <w:t xml:space="preserve">nition. </w:t>
        </w:r>
      </w:ins>
    </w:p>
    <w:p w14:paraId="5DF7F2B2" w14:textId="77777777" w:rsidR="009709F4" w:rsidRPr="00030B78" w:rsidRDefault="009709F4" w:rsidP="00E93CC1">
      <w:pPr>
        <w:pStyle w:val="NormalWeb"/>
        <w:spacing w:line="480" w:lineRule="auto"/>
        <w:ind w:firstLine="720"/>
        <w:rPr>
          <w:lang w:val="en-AU"/>
        </w:rPr>
      </w:pPr>
      <w:r w:rsidRPr="00030B78">
        <w:rPr>
          <w:lang w:val="en-AU"/>
        </w:rPr>
        <w:t xml:space="preserve">However, the data reveals that these collaborative potentials are constrained by resistant organisational divisions that segregate knowledge between different professional roles. The separation between technical specialists and planning practitioners emerged as one such barrier, with Participant #1 explaining the risks of role boundary crossing: </w:t>
      </w:r>
    </w:p>
    <w:p w14:paraId="0C26700F" w14:textId="77777777" w:rsidR="009709F4" w:rsidRPr="00030B78" w:rsidRDefault="009709F4" w:rsidP="00E93CC1">
      <w:pPr>
        <w:pStyle w:val="NormalWeb"/>
        <w:spacing w:line="480" w:lineRule="auto"/>
        <w:rPr>
          <w:i/>
          <w:iCs/>
          <w:lang w:val="en-AU"/>
        </w:rPr>
      </w:pPr>
      <w:r w:rsidRPr="00030B78">
        <w:rPr>
          <w:i/>
          <w:iCs/>
          <w:lang w:val="en-AU"/>
        </w:rPr>
        <w:t xml:space="preserve">"And there's risk. There's risks as well like in the urban designer taking on too much of that role. Because if we, you know, most of us... won't have any formal training in GIS... There'll be very much a GIS team is usually in a completely different division." </w:t>
      </w:r>
    </w:p>
    <w:p w14:paraId="39A59750" w14:textId="4F18B07A" w:rsidR="009709F4" w:rsidRPr="00030B78" w:rsidRDefault="009709F4" w:rsidP="00E93CC1">
      <w:pPr>
        <w:pStyle w:val="NormalWeb"/>
        <w:spacing w:line="480" w:lineRule="auto"/>
        <w:ind w:firstLine="720"/>
        <w:rPr>
          <w:lang w:val="en-AU"/>
        </w:rPr>
      </w:pPr>
      <w:r w:rsidRPr="00030B78">
        <w:rPr>
          <w:lang w:val="en-AU"/>
        </w:rPr>
        <w:t xml:space="preserve">This departmental segregation prevents the interrelationship of technical knowledge that could facilitate broader FLOSS adoption. </w:t>
      </w:r>
      <w:ins w:id="869" w:author="Graham Inglert" w:date="2025-10-20T13:31:00Z" w16du:dateUtc="2025-10-20T02:31:00Z">
        <w:r w:rsidR="006E74AF">
          <w:rPr>
            <w:lang w:val="en-AU"/>
          </w:rPr>
          <w:t xml:space="preserve">“Professional Siloing” as is identified by Fox-Rogers and Murphy (2015) reflects this professional segregation </w:t>
        </w:r>
      </w:ins>
      <w:ins w:id="870" w:author="Graham Inglert" w:date="2025-10-20T13:32:00Z" w16du:dateUtc="2025-10-20T02:32:00Z">
        <w:r w:rsidR="006E74AF">
          <w:rPr>
            <w:lang w:val="en-AU"/>
          </w:rPr>
          <w:t>as divergence of professional roles and knowledge bases fragment collective innovation. Within ANT, silos</w:t>
        </w:r>
      </w:ins>
      <w:ins w:id="871" w:author="Graham Inglert" w:date="2025-10-20T13:33:00Z" w16du:dateUtc="2025-10-20T02:33:00Z">
        <w:r w:rsidR="006E74AF">
          <w:rPr>
            <w:lang w:val="en-AU"/>
          </w:rPr>
          <w:t xml:space="preserve"> may serve as</w:t>
        </w:r>
        <w:r w:rsidR="00244EB5">
          <w:rPr>
            <w:lang w:val="en-AU"/>
          </w:rPr>
          <w:t xml:space="preserve"> unlinked nodes </w:t>
        </w:r>
      </w:ins>
      <w:ins w:id="872" w:author="Graham Inglert" w:date="2025-10-20T13:34:00Z" w16du:dateUtc="2025-10-20T02:34:00Z">
        <w:r w:rsidR="00244EB5">
          <w:rPr>
            <w:lang w:val="en-AU"/>
          </w:rPr>
          <w:t xml:space="preserve">(Latour, 2005) </w:t>
        </w:r>
      </w:ins>
      <w:ins w:id="873" w:author="Graham Inglert" w:date="2025-10-20T13:33:00Z" w16du:dateUtc="2025-10-20T02:33:00Z">
        <w:r w:rsidR="00244EB5">
          <w:rPr>
            <w:lang w:val="en-AU"/>
          </w:rPr>
          <w:t>that reduce network density and resilience.</w:t>
        </w:r>
      </w:ins>
      <w:ins w:id="874" w:author="Graham Inglert" w:date="2025-10-20T13:32:00Z" w16du:dateUtc="2025-10-20T02:32:00Z">
        <w:r w:rsidR="006E74AF">
          <w:rPr>
            <w:lang w:val="en-AU"/>
          </w:rPr>
          <w:t xml:space="preserve"> </w:t>
        </w:r>
      </w:ins>
      <w:r w:rsidRPr="00030B78">
        <w:rPr>
          <w:lang w:val="en-AU"/>
        </w:rPr>
        <w:t>This analysis of interactions/relations suggests that while open-source communities provide rich collaborative environments, persistent organisational structures in practice often fragment these networks, limiting the potential of peer-to-peer knowledge sharing and reinforcing dependence on centralised technical expertise.</w:t>
      </w:r>
    </w:p>
    <w:p w14:paraId="20AAA3D1" w14:textId="75325890" w:rsidR="009709F4" w:rsidRPr="00CA461A" w:rsidRDefault="00047C44" w:rsidP="00047C44">
      <w:pPr>
        <w:pStyle w:val="Heading3"/>
        <w:rPr>
          <w:rStyle w:val="Strong"/>
          <w:rFonts w:cs="Times New Roman"/>
          <w:b w:val="0"/>
          <w:bCs w:val="0"/>
          <w:color w:val="000000" w:themeColor="text1"/>
          <w:u w:val="single"/>
          <w:lang w:val="en-AU"/>
        </w:rPr>
      </w:pPr>
      <w:bookmarkStart w:id="875" w:name="_Toc211885029"/>
      <w:r w:rsidRPr="00CA461A">
        <w:rPr>
          <w:rStyle w:val="Strong"/>
          <w:rFonts w:cs="Times New Roman"/>
          <w:b w:val="0"/>
          <w:bCs w:val="0"/>
          <w:color w:val="000000" w:themeColor="text1"/>
          <w:u w:val="single"/>
          <w:lang w:val="en-AU"/>
        </w:rPr>
        <w:t>4.</w:t>
      </w:r>
      <w:ins w:id="876" w:author="Graham Inglert" w:date="2025-10-20T11:51:00Z" w16du:dateUtc="2025-10-20T00:51:00Z">
        <w:r w:rsidR="00AB2607">
          <w:rPr>
            <w:rStyle w:val="Strong"/>
            <w:rFonts w:cs="Times New Roman"/>
            <w:b w:val="0"/>
            <w:bCs w:val="0"/>
            <w:color w:val="000000" w:themeColor="text1"/>
            <w:u w:val="single"/>
            <w:lang w:val="en-AU"/>
          </w:rPr>
          <w:t>3</w:t>
        </w:r>
      </w:ins>
      <w:del w:id="877"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.6. Legitimacy</w:t>
      </w:r>
      <w:r w:rsidR="009709F4" w:rsidRPr="00CA461A">
        <w:rPr>
          <w:rStyle w:val="Strong"/>
          <w:rFonts w:cs="Times New Roman"/>
          <w:b w:val="0"/>
          <w:bCs w:val="0"/>
          <w:color w:val="000000" w:themeColor="text1"/>
          <w:u w:val="single"/>
          <w:lang w:val="en-AU"/>
        </w:rPr>
        <w:t xml:space="preserve"> Work: A Future of Publicly Accessible Privacy Infringement</w:t>
      </w:r>
      <w:bookmarkEnd w:id="875"/>
    </w:p>
    <w:p w14:paraId="5FD37EFC" w14:textId="77777777" w:rsidR="00047C44" w:rsidRPr="00030B78" w:rsidRDefault="00047C44" w:rsidP="00047C44">
      <w:pPr>
        <w:rPr>
          <w:lang w:val="en-AU"/>
        </w:rPr>
      </w:pPr>
    </w:p>
    <w:p w14:paraId="4D5B54E7" w14:textId="74F96A3E" w:rsidR="009709F4" w:rsidRPr="00030B78" w:rsidRDefault="009709F4" w:rsidP="00E93CC1">
      <w:pPr>
        <w:pStyle w:val="NormalWeb"/>
        <w:spacing w:line="480" w:lineRule="auto"/>
        <w:ind w:firstLine="720"/>
        <w:rPr>
          <w:lang w:val="en-AU"/>
        </w:rPr>
      </w:pPr>
      <w:r w:rsidRPr="00030B78">
        <w:rPr>
          <w:lang w:val="en-AU"/>
        </w:rPr>
        <w:t xml:space="preserve">Legitimacy work was coded 82 times. The coding analysis of legitimacy work reveals a dynamic where fragments of FLOSS and OAD can both enhance and undermine professional credibility, depending on the context and audience involved. Individual practitioners </w:t>
      </w:r>
      <w:r w:rsidRPr="00030B78">
        <w:rPr>
          <w:lang w:val="en-AU"/>
        </w:rPr>
        <w:lastRenderedPageBreak/>
        <w:t xml:space="preserve">demonstrated the capacity to gain significant reputational advantages through novel FLOSS applications, particularly when these efforts demonstrate visible professional outcomes. This pattern was exemplified by Participant #12’s career </w:t>
      </w:r>
      <w:r w:rsidR="009837C6" w:rsidRPr="00030B78">
        <w:rPr>
          <w:lang w:val="en-AU"/>
        </w:rPr>
        <w:t>utilisation</w:t>
      </w:r>
      <w:r w:rsidRPr="00030B78">
        <w:rPr>
          <w:lang w:val="en-AU"/>
        </w:rPr>
        <w:t xml:space="preserve"> using FLOSS and OAD: </w:t>
      </w:r>
    </w:p>
    <w:p w14:paraId="43D502CD" w14:textId="77777777" w:rsidR="009709F4" w:rsidRPr="00030B78" w:rsidRDefault="009709F4" w:rsidP="00E93CC1">
      <w:pPr>
        <w:pStyle w:val="NormalWeb"/>
        <w:spacing w:line="480" w:lineRule="auto"/>
        <w:rPr>
          <w:i/>
          <w:iCs/>
          <w:lang w:val="en-AU"/>
        </w:rPr>
      </w:pPr>
      <w:r w:rsidRPr="00030B78">
        <w:rPr>
          <w:i/>
          <w:iCs/>
          <w:lang w:val="en-AU"/>
        </w:rPr>
        <w:t xml:space="preserve">"So then last year I did three research projects for YIMBY Melbourne, </w:t>
      </w:r>
      <w:proofErr w:type="gramStart"/>
      <w:r w:rsidRPr="00030B78">
        <w:rPr>
          <w:i/>
          <w:iCs/>
          <w:lang w:val="en-AU"/>
        </w:rPr>
        <w:t>Pretty</w:t>
      </w:r>
      <w:proofErr w:type="gramEnd"/>
      <w:r w:rsidRPr="00030B78">
        <w:rPr>
          <w:i/>
          <w:iCs/>
          <w:lang w:val="en-AU"/>
        </w:rPr>
        <w:t xml:space="preserve"> big ones. They all got decent amount of press and media attention... And then I used that to get my current job as a data analyst at Infrastructure Victoria." </w:t>
      </w:r>
    </w:p>
    <w:p w14:paraId="5DD946FE" w14:textId="77777777" w:rsidR="009709F4" w:rsidRPr="00030B78" w:rsidRDefault="009709F4" w:rsidP="00E93CC1">
      <w:pPr>
        <w:pStyle w:val="NormalWeb"/>
        <w:spacing w:line="480" w:lineRule="auto"/>
        <w:rPr>
          <w:lang w:val="en-AU"/>
        </w:rPr>
      </w:pPr>
      <w:r w:rsidRPr="00030B78">
        <w:rPr>
          <w:lang w:val="en-AU"/>
        </w:rPr>
        <w:t xml:space="preserve">Similarly, Participant #9 described how showcasing open-source capabilities… </w:t>
      </w:r>
    </w:p>
    <w:p w14:paraId="738553EA" w14:textId="77777777" w:rsidR="009709F4" w:rsidRPr="00030B78" w:rsidRDefault="009709F4" w:rsidP="00E93CC1">
      <w:pPr>
        <w:pStyle w:val="NormalWeb"/>
        <w:spacing w:line="480" w:lineRule="auto"/>
        <w:rPr>
          <w:i/>
          <w:iCs/>
          <w:lang w:val="en-AU"/>
        </w:rPr>
      </w:pPr>
      <w:r w:rsidRPr="00030B78">
        <w:rPr>
          <w:i/>
          <w:iCs/>
          <w:lang w:val="en-AU"/>
        </w:rPr>
        <w:t>"</w:t>
      </w:r>
      <w:proofErr w:type="gramStart"/>
      <w:r w:rsidRPr="00030B78">
        <w:rPr>
          <w:i/>
          <w:iCs/>
          <w:lang w:val="en-AU"/>
        </w:rPr>
        <w:t>definitely</w:t>
      </w:r>
      <w:proofErr w:type="gramEnd"/>
      <w:r w:rsidRPr="00030B78">
        <w:rPr>
          <w:i/>
          <w:iCs/>
          <w:lang w:val="en-AU"/>
        </w:rPr>
        <w:t xml:space="preserve"> turned a lot of heads" </w:t>
      </w:r>
    </w:p>
    <w:p w14:paraId="5CF12973" w14:textId="4DEBDFF6" w:rsidR="009709F4" w:rsidRPr="00030B78" w:rsidRDefault="009709F4" w:rsidP="00244EB5">
      <w:pPr>
        <w:pStyle w:val="NormalWeb"/>
        <w:spacing w:line="480" w:lineRule="auto"/>
        <w:ind w:firstLine="720"/>
        <w:rPr>
          <w:lang w:val="en-AU"/>
        </w:rPr>
        <w:pPrChange w:id="878" w:author="Graham Inglert" w:date="2025-10-20T13:36:00Z" w16du:dateUtc="2025-10-20T02:36:00Z">
          <w:pPr>
            <w:pStyle w:val="NormalWeb"/>
            <w:spacing w:line="480" w:lineRule="auto"/>
          </w:pPr>
        </w:pPrChange>
      </w:pPr>
      <w:r w:rsidRPr="00030B78">
        <w:rPr>
          <w:lang w:val="en-AU"/>
        </w:rPr>
        <w:t>These findings suggest that FLOSS competency can function as a form of cultural capital distinguishing practitioners as technically sophisticated and innovative,</w:t>
      </w:r>
      <w:r w:rsidR="00F90648" w:rsidRPr="00030B78">
        <w:rPr>
          <w:lang w:val="en-AU"/>
        </w:rPr>
        <w:t xml:space="preserve"> </w:t>
      </w:r>
      <w:r w:rsidRPr="00030B78">
        <w:rPr>
          <w:lang w:val="en-AU"/>
        </w:rPr>
        <w:t xml:space="preserve">where FLOSS legitimacy can be enhanced through </w:t>
      </w:r>
      <w:r w:rsidR="00933BAC" w:rsidRPr="00030B78">
        <w:rPr>
          <w:lang w:val="en-AU"/>
        </w:rPr>
        <w:t>visible</w:t>
      </w:r>
      <w:r w:rsidRPr="00030B78">
        <w:rPr>
          <w:lang w:val="en-AU"/>
        </w:rPr>
        <w:t xml:space="preserve"> </w:t>
      </w:r>
      <w:r w:rsidR="00933BAC" w:rsidRPr="00030B78">
        <w:rPr>
          <w:lang w:val="en-AU"/>
        </w:rPr>
        <w:t>use cases</w:t>
      </w:r>
      <w:r w:rsidRPr="00030B78">
        <w:rPr>
          <w:lang w:val="en-AU"/>
        </w:rPr>
        <w:t xml:space="preserve">. </w:t>
      </w:r>
      <w:ins w:id="879" w:author="Graham Inglert" w:date="2025-10-20T13:36:00Z" w16du:dateUtc="2025-10-20T02:36:00Z">
        <w:r w:rsidR="00244EB5">
          <w:rPr>
            <w:lang w:val="en-AU"/>
          </w:rPr>
          <w:t xml:space="preserve">Bourdieu’s (1986) cultural capital </w:t>
        </w:r>
      </w:ins>
      <w:ins w:id="880" w:author="Graham Inglert" w:date="2025-10-20T13:37:00Z" w16du:dateUtc="2025-10-20T02:37:00Z">
        <w:r w:rsidR="008A6484">
          <w:rPr>
            <w:lang w:val="en-AU"/>
          </w:rPr>
          <w:t>concept interrogates how</w:t>
        </w:r>
        <w:r w:rsidR="00244EB5">
          <w:rPr>
            <w:lang w:val="en-AU"/>
          </w:rPr>
          <w:t xml:space="preserve"> these non-dominant however symbolically </w:t>
        </w:r>
      </w:ins>
      <w:ins w:id="881" w:author="Graham Inglert" w:date="2025-10-20T13:38:00Z" w16du:dateUtc="2025-10-20T02:38:00Z">
        <w:r w:rsidR="008A6484">
          <w:rPr>
            <w:lang w:val="en-AU"/>
          </w:rPr>
          <w:t>valuable</w:t>
        </w:r>
      </w:ins>
      <w:ins w:id="882" w:author="Graham Inglert" w:date="2025-10-20T13:37:00Z" w16du:dateUtc="2025-10-20T02:37:00Z">
        <w:r w:rsidR="00244EB5">
          <w:rPr>
            <w:lang w:val="en-AU"/>
          </w:rPr>
          <w:t xml:space="preserve"> proficiencies </w:t>
        </w:r>
      </w:ins>
      <w:ins w:id="883" w:author="Graham Inglert" w:date="2025-10-20T13:38:00Z" w16du:dateUtc="2025-10-20T02:38:00Z">
        <w:r w:rsidR="008A6484">
          <w:rPr>
            <w:lang w:val="en-AU"/>
          </w:rPr>
          <w:t>may</w:t>
        </w:r>
      </w:ins>
      <w:ins w:id="884" w:author="Graham Inglert" w:date="2025-10-20T13:37:00Z" w16du:dateUtc="2025-10-20T02:37:00Z">
        <w:r w:rsidR="008A6484">
          <w:rPr>
            <w:lang w:val="en-AU"/>
          </w:rPr>
          <w:t xml:space="preserve"> serve </w:t>
        </w:r>
      </w:ins>
      <w:ins w:id="885" w:author="Graham Inglert" w:date="2025-10-20T13:38:00Z" w16du:dateUtc="2025-10-20T02:38:00Z">
        <w:r w:rsidR="008A6484">
          <w:rPr>
            <w:lang w:val="en-AU"/>
          </w:rPr>
          <w:t xml:space="preserve">as a structure of professional </w:t>
        </w:r>
      </w:ins>
      <w:ins w:id="886" w:author="Graham Inglert" w:date="2025-10-20T13:39:00Z" w16du:dateUtc="2025-10-20T02:39:00Z">
        <w:r w:rsidR="008A6484">
          <w:rPr>
            <w:lang w:val="en-AU"/>
          </w:rPr>
          <w:t xml:space="preserve">position within hierarchies of practice. </w:t>
        </w:r>
      </w:ins>
    </w:p>
    <w:p w14:paraId="2ACFFAC5" w14:textId="77777777" w:rsidR="009709F4" w:rsidRPr="00030B78" w:rsidRDefault="009709F4" w:rsidP="00244EB5">
      <w:pPr>
        <w:pStyle w:val="NormalWeb"/>
        <w:spacing w:line="480" w:lineRule="auto"/>
        <w:ind w:firstLine="720"/>
        <w:rPr>
          <w:lang w:val="en-AU"/>
        </w:rPr>
        <w:pPrChange w:id="887" w:author="Graham Inglert" w:date="2025-10-20T13:36:00Z" w16du:dateUtc="2025-10-20T02:36:00Z">
          <w:pPr>
            <w:pStyle w:val="NormalWeb"/>
            <w:spacing w:line="480" w:lineRule="auto"/>
          </w:pPr>
        </w:pPrChange>
      </w:pPr>
      <w:r w:rsidRPr="00030B78">
        <w:rPr>
          <w:lang w:val="en-AU"/>
        </w:rPr>
        <w:t xml:space="preserve">The legitimacy of FLOSS and OAD was further reinforced through academic and professional validation of their technical superiority in specific contexts. Participant #11’s assessment of OpenStreetMap illustrates this pattern: </w:t>
      </w:r>
    </w:p>
    <w:p w14:paraId="07D410D1" w14:textId="77777777" w:rsidR="009709F4" w:rsidRPr="00030B78" w:rsidRDefault="009709F4" w:rsidP="00E93CC1">
      <w:pPr>
        <w:pStyle w:val="NormalWeb"/>
        <w:spacing w:line="480" w:lineRule="auto"/>
        <w:rPr>
          <w:i/>
          <w:iCs/>
          <w:lang w:val="en-AU"/>
        </w:rPr>
      </w:pPr>
      <w:r w:rsidRPr="00030B78">
        <w:rPr>
          <w:i/>
          <w:iCs/>
          <w:lang w:val="en-AU"/>
        </w:rPr>
        <w:t xml:space="preserve">"Higher quality, more reliable. I find especially with the OpenStreetMap... I've used it time and again in official capacity." </w:t>
      </w:r>
    </w:p>
    <w:p w14:paraId="6D95CCB5" w14:textId="6081F155" w:rsidR="009709F4" w:rsidRPr="00030B78" w:rsidRDefault="009709F4" w:rsidP="00E93CC1">
      <w:pPr>
        <w:pStyle w:val="NormalWeb"/>
        <w:spacing w:line="480" w:lineRule="auto"/>
        <w:rPr>
          <w:lang w:val="en-AU"/>
        </w:rPr>
      </w:pPr>
      <w:r w:rsidRPr="00030B78">
        <w:rPr>
          <w:lang w:val="en-AU"/>
        </w:rPr>
        <w:t>This pattern demonstrates how FLOSS tools can achieve legitimacy through demonstrated performance rather than institutional backing</w:t>
      </w:r>
      <w:ins w:id="888" w:author="Graham Inglert" w:date="2025-10-20T13:45:00Z" w16du:dateUtc="2025-10-20T02:45:00Z">
        <w:r w:rsidR="008A6484">
          <w:rPr>
            <w:lang w:val="en-AU"/>
          </w:rPr>
          <w:t xml:space="preserve"> reinforcing </w:t>
        </w:r>
      </w:ins>
      <w:proofErr w:type="spellStart"/>
      <w:ins w:id="889" w:author="Graham Inglert" w:date="2025-10-20T13:46:00Z" w16du:dateUtc="2025-10-20T02:46:00Z">
        <w:r w:rsidR="008A6484">
          <w:rPr>
            <w:lang w:val="en-AU"/>
          </w:rPr>
          <w:t>Hakley</w:t>
        </w:r>
        <w:proofErr w:type="spellEnd"/>
        <w:r w:rsidR="008A6484">
          <w:rPr>
            <w:lang w:val="en-AU"/>
          </w:rPr>
          <w:t xml:space="preserve"> and Weber’s (2008)</w:t>
        </w:r>
      </w:ins>
      <w:ins w:id="890" w:author="Graham Inglert" w:date="2025-10-20T13:45:00Z" w16du:dateUtc="2025-10-20T02:45:00Z">
        <w:r w:rsidR="008A6484">
          <w:rPr>
            <w:lang w:val="en-AU"/>
          </w:rPr>
          <w:t xml:space="preserve"> claim that </w:t>
        </w:r>
        <w:r w:rsidR="008A6484">
          <w:rPr>
            <w:lang w:val="en-AU"/>
          </w:rPr>
          <w:lastRenderedPageBreak/>
          <w:t>open collaborative models can surpass proprietary methods when technical verifiability influences epistemological trust</w:t>
        </w:r>
      </w:ins>
      <w:ins w:id="891" w:author="Graham Inglert" w:date="2025-10-20T18:47:00Z" w16du:dateUtc="2025-10-20T07:47:00Z">
        <w:r w:rsidR="000E00C0">
          <w:rPr>
            <w:lang w:val="en-AU"/>
          </w:rPr>
          <w:t xml:space="preserve"> as </w:t>
        </w:r>
      </w:ins>
      <w:ins w:id="892" w:author="Graham Inglert" w:date="2025-10-20T13:45:00Z" w16du:dateUtc="2025-10-20T02:45:00Z">
        <w:r w:rsidR="008A6484">
          <w:rPr>
            <w:lang w:val="en-AU"/>
          </w:rPr>
          <w:t>demonstra</w:t>
        </w:r>
      </w:ins>
      <w:ins w:id="893" w:author="Graham Inglert" w:date="2025-10-20T13:46:00Z" w16du:dateUtc="2025-10-20T02:46:00Z">
        <w:r w:rsidR="008A6484">
          <w:rPr>
            <w:lang w:val="en-AU"/>
          </w:rPr>
          <w:t>ted by Boeing et al. (2022)</w:t>
        </w:r>
      </w:ins>
      <w:r w:rsidRPr="00030B78">
        <w:rPr>
          <w:lang w:val="en-AU"/>
        </w:rPr>
        <w:t>.</w:t>
      </w:r>
      <w:ins w:id="894" w:author="Graham Inglert" w:date="2025-10-20T13:44:00Z" w16du:dateUtc="2025-10-20T02:44:00Z">
        <w:r w:rsidR="008A6484">
          <w:rPr>
            <w:lang w:val="en-AU"/>
          </w:rPr>
          <w:t xml:space="preserve"> </w:t>
        </w:r>
      </w:ins>
    </w:p>
    <w:p w14:paraId="26DB3118" w14:textId="69755AD6" w:rsidR="009709F4" w:rsidRPr="00030B78" w:rsidRDefault="009709F4" w:rsidP="00E93CC1">
      <w:pPr>
        <w:pStyle w:val="NormalWeb"/>
        <w:spacing w:line="480" w:lineRule="auto"/>
        <w:ind w:firstLine="720"/>
        <w:rPr>
          <w:lang w:val="en-AU"/>
        </w:rPr>
      </w:pPr>
      <w:proofErr w:type="gramStart"/>
      <w:r w:rsidRPr="00030B78">
        <w:rPr>
          <w:lang w:val="en-AU"/>
        </w:rPr>
        <w:t>That being said, the</w:t>
      </w:r>
      <w:proofErr w:type="gramEnd"/>
      <w:r w:rsidRPr="00030B78">
        <w:rPr>
          <w:lang w:val="en-AU"/>
        </w:rPr>
        <w:t xml:space="preserve"> </w:t>
      </w:r>
      <w:r w:rsidR="009837C6" w:rsidRPr="00030B78">
        <w:rPr>
          <w:lang w:val="en-AU"/>
        </w:rPr>
        <w:t>analysis</w:t>
      </w:r>
      <w:r w:rsidRPr="00030B78">
        <w:rPr>
          <w:lang w:val="en-AU"/>
        </w:rPr>
        <w:t xml:space="preserve"> </w:t>
      </w:r>
      <w:r w:rsidR="009837C6" w:rsidRPr="00030B78">
        <w:rPr>
          <w:lang w:val="en-AU"/>
        </w:rPr>
        <w:t>uncovers</w:t>
      </w:r>
      <w:r w:rsidRPr="00030B78">
        <w:rPr>
          <w:lang w:val="en-AU"/>
        </w:rPr>
        <w:t xml:space="preserve"> consistent institutional biases that privilege proprietary software as tenants of professional legitimacy. The association between industry-standard software and professional identity was notable among students and early-career practitioners. According to Participant #3: </w:t>
      </w:r>
    </w:p>
    <w:p w14:paraId="41F72A6E" w14:textId="77777777" w:rsidR="009709F4" w:rsidRPr="00030B78" w:rsidRDefault="009709F4" w:rsidP="00E93CC1">
      <w:pPr>
        <w:pStyle w:val="NormalWeb"/>
        <w:spacing w:line="480" w:lineRule="auto"/>
        <w:rPr>
          <w:i/>
          <w:iCs/>
          <w:lang w:val="en-AU"/>
        </w:rPr>
      </w:pPr>
      <w:r w:rsidRPr="00030B78">
        <w:rPr>
          <w:i/>
          <w:iCs/>
          <w:lang w:val="en-AU"/>
        </w:rPr>
        <w:t xml:space="preserve">"And you feel more professional if you use the industry standard. You feel like a professional... ArcGIS, like it's. And things like Photoshop, they're like industry standards." </w:t>
      </w:r>
    </w:p>
    <w:p w14:paraId="12823D26" w14:textId="4FFBB2C3" w:rsidR="00551877" w:rsidRDefault="00551877" w:rsidP="00551877">
      <w:pPr>
        <w:pStyle w:val="NormalWeb"/>
        <w:spacing w:line="480" w:lineRule="auto"/>
        <w:ind w:firstLine="720"/>
        <w:rPr>
          <w:ins w:id="895" w:author="Graham Inglert" w:date="2025-10-20T13:50:00Z" w16du:dateUtc="2025-10-20T02:50:00Z"/>
          <w:lang w:val="en-AU"/>
        </w:rPr>
      </w:pPr>
      <w:ins w:id="896" w:author="Graham Inglert" w:date="2025-10-20T13:48:00Z" w16du:dateUtc="2025-10-20T02:48:00Z">
        <w:r>
          <w:rPr>
            <w:lang w:val="en-AU"/>
          </w:rPr>
          <w:t>These structures of “normative isomorphism” (DiMaggio &amp; Powell, 1980) reappear as a key challenge facing FLOSS and OAD uptake</w:t>
        </w:r>
      </w:ins>
      <w:ins w:id="897" w:author="Graham Inglert" w:date="2025-10-20T13:49:00Z" w16du:dateUtc="2025-10-20T02:49:00Z">
        <w:r>
          <w:rPr>
            <w:lang w:val="en-AU"/>
          </w:rPr>
          <w:t xml:space="preserve">. Within Smart Cities, this conformity to corporate infrastructures determines professionalism </w:t>
        </w:r>
      </w:ins>
      <w:ins w:id="898" w:author="Graham Inglert" w:date="2025-10-20T13:50:00Z" w16du:dateUtc="2025-10-20T02:50:00Z">
        <w:r>
          <w:rPr>
            <w:lang w:val="en-AU"/>
          </w:rPr>
          <w:t xml:space="preserve">as an explicitly neoliberal </w:t>
        </w:r>
      </w:ins>
      <w:ins w:id="899" w:author="Graham Inglert" w:date="2025-10-20T18:47:00Z" w16du:dateUtc="2025-10-20T07:47:00Z">
        <w:r w:rsidR="000E00C0">
          <w:rPr>
            <w:lang w:val="en-AU"/>
          </w:rPr>
          <w:t>process (</w:t>
        </w:r>
      </w:ins>
      <w:ins w:id="900" w:author="Graham Inglert" w:date="2025-10-20T13:49:00Z" w16du:dateUtc="2025-10-20T02:49:00Z">
        <w:r>
          <w:rPr>
            <w:lang w:val="en-AU"/>
          </w:rPr>
          <w:t xml:space="preserve">Grossi &amp; </w:t>
        </w:r>
        <w:proofErr w:type="spellStart"/>
        <w:r>
          <w:rPr>
            <w:lang w:val="en-AU"/>
          </w:rPr>
          <w:t>Pianezzi</w:t>
        </w:r>
        <w:proofErr w:type="spellEnd"/>
        <w:r>
          <w:rPr>
            <w:lang w:val="en-AU"/>
          </w:rPr>
          <w:t xml:space="preserve">, 2017). </w:t>
        </w:r>
      </w:ins>
    </w:p>
    <w:p w14:paraId="25EFBDAD" w14:textId="11245AC7" w:rsidR="00551877" w:rsidRDefault="009709F4" w:rsidP="00551877">
      <w:pPr>
        <w:pStyle w:val="NormalWeb"/>
        <w:spacing w:line="480" w:lineRule="auto"/>
        <w:ind w:firstLine="720"/>
        <w:rPr>
          <w:ins w:id="901" w:author="Graham Inglert" w:date="2025-10-20T13:50:00Z" w16du:dateUtc="2025-10-20T02:50:00Z"/>
          <w:lang w:val="en-AU"/>
        </w:rPr>
      </w:pPr>
      <w:r w:rsidRPr="00030B78">
        <w:rPr>
          <w:lang w:val="en-AU"/>
        </w:rPr>
        <w:t xml:space="preserve">This observation </w:t>
      </w:r>
      <w:r w:rsidR="00933BAC" w:rsidRPr="00030B78">
        <w:rPr>
          <w:lang w:val="en-AU"/>
        </w:rPr>
        <w:t>identifies</w:t>
      </w:r>
      <w:r w:rsidRPr="00030B78">
        <w:rPr>
          <w:lang w:val="en-AU"/>
        </w:rPr>
        <w:t xml:space="preserve"> </w:t>
      </w:r>
      <w:r w:rsidR="00933BAC" w:rsidRPr="00030B78">
        <w:rPr>
          <w:lang w:val="en-AU"/>
        </w:rPr>
        <w:t>that</w:t>
      </w:r>
      <w:r w:rsidRPr="00030B78">
        <w:rPr>
          <w:lang w:val="en-AU"/>
        </w:rPr>
        <w:t xml:space="preserve"> organisations </w:t>
      </w:r>
      <w:r w:rsidR="00933BAC" w:rsidRPr="00030B78">
        <w:rPr>
          <w:lang w:val="en-AU"/>
        </w:rPr>
        <w:t xml:space="preserve">tend to </w:t>
      </w:r>
      <w:r w:rsidRPr="00030B78">
        <w:rPr>
          <w:lang w:val="en-AU"/>
        </w:rPr>
        <w:t xml:space="preserve">embrace practices that confer </w:t>
      </w:r>
      <w:ins w:id="902" w:author="Graham Inglert" w:date="2025-10-20T18:48:00Z" w16du:dateUtc="2025-10-20T07:48:00Z">
        <w:r w:rsidR="000E00C0">
          <w:rPr>
            <w:lang w:val="en-AU"/>
          </w:rPr>
          <w:t xml:space="preserve">normative </w:t>
        </w:r>
      </w:ins>
      <w:r w:rsidRPr="00030B78">
        <w:rPr>
          <w:lang w:val="en-AU"/>
        </w:rPr>
        <w:t xml:space="preserve">legitimacy rather than efficiency. </w:t>
      </w:r>
    </w:p>
    <w:p w14:paraId="42238717" w14:textId="767C9F14" w:rsidR="009709F4" w:rsidRPr="00030B78" w:rsidRDefault="009709F4" w:rsidP="00551877">
      <w:pPr>
        <w:pStyle w:val="NormalWeb"/>
        <w:spacing w:line="480" w:lineRule="auto"/>
        <w:ind w:firstLine="720"/>
        <w:rPr>
          <w:lang w:val="en-AU"/>
        </w:rPr>
      </w:pPr>
      <w:r w:rsidRPr="00030B78">
        <w:rPr>
          <w:lang w:val="en-AU"/>
        </w:rPr>
        <w:t>The analysis also identified</w:t>
      </w:r>
      <w:r w:rsidR="00933BAC" w:rsidRPr="00030B78">
        <w:rPr>
          <w:lang w:val="en-AU"/>
        </w:rPr>
        <w:t xml:space="preserve"> consistent perceptions of</w:t>
      </w:r>
      <w:r w:rsidRPr="00030B78">
        <w:rPr>
          <w:lang w:val="en-AU"/>
        </w:rPr>
        <w:t xml:space="preserve"> reputational risks associated with FLOSS adoption, particularly in government contexts where </w:t>
      </w:r>
      <w:r w:rsidR="00933BAC" w:rsidRPr="00030B78">
        <w:rPr>
          <w:lang w:val="en-AU"/>
        </w:rPr>
        <w:t>FLOSS and OAD</w:t>
      </w:r>
      <w:r w:rsidRPr="00030B78">
        <w:rPr>
          <w:lang w:val="en-AU"/>
        </w:rPr>
        <w:t xml:space="preserve"> raise concerns regarding privacy and confidentiality, potentially reflecting poorly on public sector professionals. As Participant #10 explains: </w:t>
      </w:r>
    </w:p>
    <w:p w14:paraId="680261FB" w14:textId="77777777" w:rsidR="009709F4" w:rsidRPr="00030B78" w:rsidRDefault="009709F4" w:rsidP="00E93CC1">
      <w:pPr>
        <w:pStyle w:val="NormalWeb"/>
        <w:spacing w:line="480" w:lineRule="auto"/>
        <w:rPr>
          <w:i/>
          <w:iCs/>
          <w:lang w:val="en-AU"/>
        </w:rPr>
      </w:pPr>
      <w:r w:rsidRPr="00030B78">
        <w:rPr>
          <w:i/>
          <w:iCs/>
          <w:lang w:val="en-AU"/>
        </w:rPr>
        <w:lastRenderedPageBreak/>
        <w:t xml:space="preserve">"And again, it might be because of my role in government…the red flag for me is the privacy and confidentiality… we will have open data, everything can be accessible and confidentiality and the privacy and of all of </w:t>
      </w:r>
      <w:proofErr w:type="gramStart"/>
      <w:r w:rsidRPr="00030B78">
        <w:rPr>
          <w:i/>
          <w:iCs/>
          <w:lang w:val="en-AU"/>
        </w:rPr>
        <w:t>this problems</w:t>
      </w:r>
      <w:proofErr w:type="gramEnd"/>
      <w:r w:rsidRPr="00030B78">
        <w:rPr>
          <w:i/>
          <w:iCs/>
          <w:lang w:val="en-AU"/>
        </w:rPr>
        <w:t xml:space="preserve"> that it created."</w:t>
      </w:r>
    </w:p>
    <w:p w14:paraId="3E75D837" w14:textId="6B24828C" w:rsidR="009709F4" w:rsidRPr="00030B78" w:rsidRDefault="009709F4" w:rsidP="00E93CC1">
      <w:pPr>
        <w:pStyle w:val="NormalWeb"/>
        <w:spacing w:line="480" w:lineRule="auto"/>
        <w:ind w:firstLine="720"/>
        <w:rPr>
          <w:lang w:val="en-AU"/>
        </w:rPr>
      </w:pPr>
      <w:r w:rsidRPr="00030B78">
        <w:rPr>
          <w:lang w:val="en-AU"/>
        </w:rPr>
        <w:t xml:space="preserve">These barriers to legitimacy create what the </w:t>
      </w:r>
      <w:del w:id="903" w:author="Graham Inglert" w:date="2025-10-20T10:20:00Z" w16du:dateUtc="2025-10-19T23:20:00Z">
        <w:r w:rsidRPr="00030B78" w:rsidDel="002E0820">
          <w:rPr>
            <w:lang w:val="en-AU"/>
          </w:rPr>
          <w:delText xml:space="preserve">research </w:delText>
        </w:r>
      </w:del>
      <w:ins w:id="904" w:author="Graham Inglert" w:date="2025-10-20T10:20:00Z" w16du:dateUtc="2025-10-19T23:20:00Z">
        <w:r w:rsidR="002E0820">
          <w:rPr>
            <w:lang w:val="en-AU"/>
          </w:rPr>
          <w:t>coding process</w:t>
        </w:r>
        <w:r w:rsidR="002E0820" w:rsidRPr="00030B78">
          <w:rPr>
            <w:lang w:val="en-AU"/>
          </w:rPr>
          <w:t xml:space="preserve"> </w:t>
        </w:r>
      </w:ins>
      <w:del w:id="905" w:author="Graham Inglert" w:date="2025-10-20T10:20:00Z" w16du:dateUtc="2025-10-19T23:20:00Z">
        <w:r w:rsidRPr="00030B78" w:rsidDel="002E0820">
          <w:rPr>
            <w:lang w:val="en-AU"/>
          </w:rPr>
          <w:delText xml:space="preserve">reveals </w:delText>
        </w:r>
      </w:del>
      <w:ins w:id="906" w:author="Graham Inglert" w:date="2025-10-20T10:20:00Z" w16du:dateUtc="2025-10-19T23:20:00Z">
        <w:r w:rsidR="002E0820">
          <w:rPr>
            <w:lang w:val="en-AU"/>
          </w:rPr>
          <w:t>unveils</w:t>
        </w:r>
        <w:r w:rsidR="002E0820" w:rsidRPr="00030B78">
          <w:rPr>
            <w:lang w:val="en-AU"/>
          </w:rPr>
          <w:t xml:space="preserve"> </w:t>
        </w:r>
      </w:ins>
      <w:r w:rsidRPr="00030B78">
        <w:rPr>
          <w:lang w:val="en-AU"/>
        </w:rPr>
        <w:t>as a persistent conflict between individual innovation and institutional conformity, where practitioners must reconcile competing pressures for technical advancement and professional respectability within established organisational cultures.</w:t>
      </w:r>
      <w:ins w:id="907" w:author="Graham Inglert" w:date="2025-10-20T13:51:00Z" w16du:dateUtc="2025-10-20T02:51:00Z">
        <w:r w:rsidR="00551877">
          <w:rPr>
            <w:lang w:val="en-AU"/>
          </w:rPr>
          <w:t xml:space="preserve"> These “open data paradoxes” (</w:t>
        </w:r>
        <w:proofErr w:type="spellStart"/>
        <w:r w:rsidR="00551877">
          <w:rPr>
            <w:lang w:val="en-AU"/>
          </w:rPr>
          <w:t>Kapacková</w:t>
        </w:r>
        <w:proofErr w:type="spellEnd"/>
        <w:r w:rsidR="00551877">
          <w:rPr>
            <w:lang w:val="en-AU"/>
          </w:rPr>
          <w:t xml:space="preserve"> &amp; </w:t>
        </w:r>
        <w:proofErr w:type="spellStart"/>
        <w:r w:rsidR="00551877">
          <w:rPr>
            <w:lang w:val="en-AU"/>
          </w:rPr>
          <w:t>Libalová</w:t>
        </w:r>
        <w:proofErr w:type="spellEnd"/>
        <w:r w:rsidR="00551877">
          <w:rPr>
            <w:lang w:val="en-AU"/>
          </w:rPr>
          <w:t xml:space="preserve">, 2023) </w:t>
        </w:r>
      </w:ins>
      <w:ins w:id="908" w:author="Graham Inglert" w:date="2025-10-20T13:55:00Z" w16du:dateUtc="2025-10-20T02:55:00Z">
        <w:r w:rsidR="00551877">
          <w:rPr>
            <w:lang w:val="en-AU"/>
          </w:rPr>
          <w:t xml:space="preserve">exhibit how rhetoric of </w:t>
        </w:r>
      </w:ins>
      <w:ins w:id="909" w:author="Graham Inglert" w:date="2025-10-20T13:56:00Z" w16du:dateUtc="2025-10-20T02:56:00Z">
        <w:r w:rsidR="00551877">
          <w:rPr>
            <w:lang w:val="en-AU"/>
          </w:rPr>
          <w:t xml:space="preserve">professional </w:t>
        </w:r>
      </w:ins>
      <w:ins w:id="910" w:author="Graham Inglert" w:date="2025-10-20T13:55:00Z" w16du:dateUtc="2025-10-20T02:55:00Z">
        <w:r w:rsidR="00551877">
          <w:rPr>
            <w:lang w:val="en-AU"/>
          </w:rPr>
          <w:t xml:space="preserve">privacy and security </w:t>
        </w:r>
      </w:ins>
      <w:ins w:id="911" w:author="Graham Inglert" w:date="2025-10-20T13:56:00Z" w16du:dateUtc="2025-10-20T02:56:00Z">
        <w:r w:rsidR="00551877">
          <w:rPr>
            <w:lang w:val="en-AU"/>
          </w:rPr>
          <w:t>can be contradictions t</w:t>
        </w:r>
      </w:ins>
      <w:ins w:id="912" w:author="Graham Inglert" w:date="2025-10-20T18:48:00Z" w16du:dateUtc="2025-10-20T07:48:00Z">
        <w:r w:rsidR="000E00C0">
          <w:rPr>
            <w:lang w:val="en-AU"/>
          </w:rPr>
          <w:t>o</w:t>
        </w:r>
      </w:ins>
      <w:ins w:id="913" w:author="Graham Inglert" w:date="2025-10-20T13:56:00Z" w16du:dateUtc="2025-10-20T02:56:00Z">
        <w:r w:rsidR="00551877">
          <w:rPr>
            <w:lang w:val="en-AU"/>
          </w:rPr>
          <w:t xml:space="preserve"> democratic processes of </w:t>
        </w:r>
      </w:ins>
      <w:ins w:id="914" w:author="Graham Inglert" w:date="2025-10-20T18:48:00Z" w16du:dateUtc="2025-10-20T07:48:00Z">
        <w:r w:rsidR="000E00C0">
          <w:rPr>
            <w:lang w:val="en-AU"/>
          </w:rPr>
          <w:t>transparen</w:t>
        </w:r>
      </w:ins>
      <w:ins w:id="915" w:author="Graham Inglert" w:date="2025-10-20T18:49:00Z" w16du:dateUtc="2025-10-20T07:49:00Z">
        <w:r w:rsidR="000E00C0">
          <w:rPr>
            <w:lang w:val="en-AU"/>
          </w:rPr>
          <w:t xml:space="preserve">cy and </w:t>
        </w:r>
      </w:ins>
      <w:ins w:id="916" w:author="Graham Inglert" w:date="2025-10-20T13:56:00Z" w16du:dateUtc="2025-10-20T02:56:00Z">
        <w:r w:rsidR="00551877">
          <w:rPr>
            <w:lang w:val="en-AU"/>
          </w:rPr>
          <w:t xml:space="preserve">accessibility. </w:t>
        </w:r>
      </w:ins>
      <w:ins w:id="917" w:author="Graham Inglert" w:date="2025-10-20T13:57:00Z" w16du:dateUtc="2025-10-20T02:57:00Z">
        <w:r w:rsidR="00551877">
          <w:rPr>
            <w:lang w:val="en-AU"/>
          </w:rPr>
          <w:t xml:space="preserve">Callon (1986) approaches a similar question of durability in which technical competence must also </w:t>
        </w:r>
        <w:r w:rsidR="002D44CB">
          <w:rPr>
            <w:lang w:val="en-AU"/>
          </w:rPr>
          <w:t>confer moral acceptability.</w:t>
        </w:r>
      </w:ins>
    </w:p>
    <w:p w14:paraId="49F47D63" w14:textId="0BD93902" w:rsidR="009709F4" w:rsidRPr="00CA461A" w:rsidRDefault="00C9270C" w:rsidP="00047C44">
      <w:pPr>
        <w:pStyle w:val="Heading3"/>
        <w:rPr>
          <w:rStyle w:val="Strong"/>
          <w:rFonts w:cs="Times New Roman"/>
          <w:b w:val="0"/>
          <w:bCs w:val="0"/>
          <w:color w:val="000000" w:themeColor="text1"/>
          <w:u w:val="single"/>
          <w:lang w:val="en-AU"/>
        </w:rPr>
      </w:pPr>
      <w:bookmarkStart w:id="918" w:name="OLE_LINK2"/>
      <w:bookmarkStart w:id="919" w:name="_Toc211885030"/>
      <w:r w:rsidRPr="00CA461A">
        <w:rPr>
          <w:rStyle w:val="Strong"/>
          <w:rFonts w:cs="Times New Roman"/>
          <w:b w:val="0"/>
          <w:bCs w:val="0"/>
          <w:color w:val="000000" w:themeColor="text1"/>
          <w:u w:val="single"/>
          <w:lang w:val="en-AU"/>
        </w:rPr>
        <w:t>4.</w:t>
      </w:r>
      <w:ins w:id="920" w:author="Graham Inglert" w:date="2025-10-20T11:51:00Z" w16du:dateUtc="2025-10-20T00:51:00Z">
        <w:r w:rsidR="00AB2607">
          <w:rPr>
            <w:rStyle w:val="Strong"/>
            <w:rFonts w:cs="Times New Roman"/>
            <w:b w:val="0"/>
            <w:bCs w:val="0"/>
            <w:color w:val="000000" w:themeColor="text1"/>
            <w:u w:val="single"/>
            <w:lang w:val="en-AU"/>
          </w:rPr>
          <w:t>3</w:t>
        </w:r>
      </w:ins>
      <w:del w:id="921"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.7</w:t>
      </w:r>
      <w:r w:rsidR="00047C44" w:rsidRPr="00CA461A">
        <w:rPr>
          <w:rStyle w:val="Strong"/>
          <w:rFonts w:cs="Times New Roman"/>
          <w:b w:val="0"/>
          <w:bCs w:val="0"/>
          <w:color w:val="000000" w:themeColor="text1"/>
          <w:u w:val="single"/>
          <w:lang w:val="en-AU"/>
        </w:rPr>
        <w:t xml:space="preserve">. </w:t>
      </w:r>
      <w:r w:rsidR="009709F4" w:rsidRPr="00CA461A">
        <w:rPr>
          <w:rStyle w:val="Strong"/>
          <w:rFonts w:cs="Times New Roman"/>
          <w:b w:val="0"/>
          <w:bCs w:val="0"/>
          <w:color w:val="000000" w:themeColor="text1"/>
          <w:u w:val="single"/>
          <w:lang w:val="en-AU"/>
        </w:rPr>
        <w:t xml:space="preserve">Translation and </w:t>
      </w:r>
      <w:del w:id="922" w:author="Graham Inglert" w:date="2025-10-20T20:34:00Z" w16du:dateUtc="2025-10-20T09:34:00Z">
        <w:r w:rsidR="009709F4" w:rsidRPr="00CA461A" w:rsidDel="00C36B4B">
          <w:rPr>
            <w:rStyle w:val="Strong"/>
            <w:rFonts w:cs="Times New Roman"/>
            <w:b w:val="0"/>
            <w:bCs w:val="0"/>
            <w:color w:val="000000" w:themeColor="text1"/>
            <w:u w:val="single"/>
            <w:lang w:val="en-AU"/>
          </w:rPr>
          <w:delText>Enrolment</w:delText>
        </w:r>
      </w:del>
      <w:proofErr w:type="spellStart"/>
      <w:ins w:id="923" w:author="Graham Inglert" w:date="2025-10-20T20:34:00Z" w16du:dateUtc="2025-10-20T09:34:00Z">
        <w:r w:rsidR="00C36B4B">
          <w:rPr>
            <w:rStyle w:val="Strong"/>
            <w:rFonts w:cs="Times New Roman"/>
            <w:b w:val="0"/>
            <w:bCs w:val="0"/>
            <w:color w:val="000000" w:themeColor="text1"/>
            <w:u w:val="single"/>
            <w:lang w:val="en-AU"/>
          </w:rPr>
          <w:t>Enrollment</w:t>
        </w:r>
      </w:ins>
      <w:proofErr w:type="spellEnd"/>
      <w:r w:rsidR="009709F4" w:rsidRPr="00CA461A">
        <w:rPr>
          <w:rStyle w:val="Strong"/>
          <w:rFonts w:cs="Times New Roman"/>
          <w:b w:val="0"/>
          <w:bCs w:val="0"/>
          <w:color w:val="000000" w:themeColor="text1"/>
          <w:u w:val="single"/>
          <w:lang w:val="en-AU"/>
        </w:rPr>
        <w:t>: Vanguards in Need of Institutional Backing</w:t>
      </w:r>
      <w:bookmarkEnd w:id="919"/>
      <w:r w:rsidR="009709F4" w:rsidRPr="00CA461A">
        <w:rPr>
          <w:rStyle w:val="Strong"/>
          <w:rFonts w:cs="Times New Roman"/>
          <w:b w:val="0"/>
          <w:bCs w:val="0"/>
          <w:color w:val="000000" w:themeColor="text1"/>
          <w:u w:val="single"/>
          <w:lang w:val="en-AU"/>
        </w:rPr>
        <w:t xml:space="preserve"> </w:t>
      </w:r>
    </w:p>
    <w:p w14:paraId="662A3F5B" w14:textId="77777777" w:rsidR="00047C44" w:rsidRPr="00030B78" w:rsidRDefault="00047C44" w:rsidP="00047C44">
      <w:pPr>
        <w:rPr>
          <w:lang w:val="en-AU"/>
        </w:rPr>
      </w:pPr>
    </w:p>
    <w:bookmarkEnd w:id="918"/>
    <w:p w14:paraId="437B1CC6" w14:textId="40FFFE4C" w:rsidR="009709F4" w:rsidRPr="00030B78" w:rsidRDefault="009709F4" w:rsidP="00E93CC1">
      <w:pPr>
        <w:pStyle w:val="NormalWeb"/>
        <w:spacing w:line="480" w:lineRule="auto"/>
        <w:ind w:firstLine="720"/>
        <w:rPr>
          <w:lang w:val="en-AU"/>
        </w:rPr>
      </w:pPr>
      <w:r w:rsidRPr="00030B78">
        <w:rPr>
          <w:lang w:val="en-AU"/>
        </w:rPr>
        <w:t xml:space="preserve">Translation and </w:t>
      </w:r>
      <w:del w:id="924" w:author="Graham Inglert" w:date="2025-10-20T20:34:00Z" w16du:dateUtc="2025-10-20T09:34:00Z">
        <w:r w:rsidRPr="00030B78" w:rsidDel="00C36B4B">
          <w:rPr>
            <w:lang w:val="en-AU"/>
          </w:rPr>
          <w:delText>Enrolment</w:delText>
        </w:r>
      </w:del>
      <w:proofErr w:type="spellStart"/>
      <w:ins w:id="925" w:author="Graham Inglert" w:date="2025-10-20T20:34:00Z" w16du:dateUtc="2025-10-20T09:34:00Z">
        <w:r w:rsidR="00C36B4B">
          <w:rPr>
            <w:lang w:val="en-AU"/>
          </w:rPr>
          <w:t>Enrollment</w:t>
        </w:r>
      </w:ins>
      <w:proofErr w:type="spellEnd"/>
      <w:r w:rsidRPr="00030B78">
        <w:rPr>
          <w:lang w:val="en-AU"/>
        </w:rPr>
        <w:t xml:space="preserve"> was coded the fewest of all the coded responses with 42 instances. The analysis of translation and </w:t>
      </w:r>
      <w:del w:id="926" w:author="Graham Inglert" w:date="2025-10-20T20:34:00Z" w16du:dateUtc="2025-10-20T09:34:00Z">
        <w:r w:rsidRPr="00030B78" w:rsidDel="00C36B4B">
          <w:rPr>
            <w:lang w:val="en-AU"/>
          </w:rPr>
          <w:delText>enrolment</w:delText>
        </w:r>
      </w:del>
      <w:proofErr w:type="spellStart"/>
      <w:ins w:id="927" w:author="Graham Inglert" w:date="2025-10-20T20:34:00Z" w16du:dateUtc="2025-10-20T09:34:00Z">
        <w:r w:rsidR="00C36B4B">
          <w:rPr>
            <w:lang w:val="en-AU"/>
          </w:rPr>
          <w:t>Enrollment</w:t>
        </w:r>
      </w:ins>
      <w:proofErr w:type="spellEnd"/>
      <w:r w:rsidRPr="00030B78">
        <w:rPr>
          <w:lang w:val="en-AU"/>
        </w:rPr>
        <w:t xml:space="preserve"> processes reveals that successful FLOSS adoption is contingent on the presence of skilled advocates who can effectively display utility and guide their colleagues through the process of adoption. Vanguard </w:t>
      </w:r>
      <w:ins w:id="928" w:author="Graham Inglert" w:date="2025-10-20T18:45:00Z" w16du:dateUtc="2025-10-20T07:45:00Z">
        <w:r w:rsidR="000E00C0">
          <w:rPr>
            <w:lang w:val="en-AU"/>
          </w:rPr>
          <w:t>A</w:t>
        </w:r>
      </w:ins>
      <w:del w:id="929" w:author="Graham Inglert" w:date="2025-10-20T18:45:00Z" w16du:dateUtc="2025-10-20T07:45:00Z">
        <w:r w:rsidRPr="00030B78" w:rsidDel="000E00C0">
          <w:rPr>
            <w:lang w:val="en-AU"/>
          </w:rPr>
          <w:delText>a</w:delText>
        </w:r>
      </w:del>
      <w:r w:rsidRPr="00030B78">
        <w:rPr>
          <w:lang w:val="en-AU"/>
        </w:rPr>
        <w:t xml:space="preserve">ctors emerged again as a key significant factor: those who actively convince colleagues through practical exhibition of </w:t>
      </w:r>
      <w:r w:rsidR="00933BAC" w:rsidRPr="00030B78">
        <w:rPr>
          <w:lang w:val="en-AU"/>
        </w:rPr>
        <w:t>FLOSS and OAD</w:t>
      </w:r>
      <w:r w:rsidRPr="00030B78">
        <w:rPr>
          <w:lang w:val="en-AU"/>
        </w:rPr>
        <w:t xml:space="preserve"> capabilities. This process was exemplified by Participant #9’s reflection on leadership and influence: </w:t>
      </w:r>
    </w:p>
    <w:p w14:paraId="650BC1A7" w14:textId="77777777" w:rsidR="009709F4" w:rsidRPr="00030B78" w:rsidRDefault="009709F4" w:rsidP="00E93CC1">
      <w:pPr>
        <w:pStyle w:val="NormalWeb"/>
        <w:spacing w:line="480" w:lineRule="auto"/>
        <w:rPr>
          <w:i/>
          <w:iCs/>
          <w:lang w:val="en-AU"/>
        </w:rPr>
      </w:pPr>
      <w:r w:rsidRPr="00030B78">
        <w:rPr>
          <w:i/>
          <w:iCs/>
          <w:lang w:val="en-AU"/>
        </w:rPr>
        <w:t xml:space="preserve">"I think someone needs to take the lead and invest in this and then people around them who might be less inclined... Will learn through the value that it creates, but not before then." </w:t>
      </w:r>
    </w:p>
    <w:p w14:paraId="0F1108D3" w14:textId="77777777" w:rsidR="009709F4" w:rsidRPr="00030B78" w:rsidRDefault="009709F4" w:rsidP="00E93CC1">
      <w:pPr>
        <w:pStyle w:val="NormalWeb"/>
        <w:spacing w:line="480" w:lineRule="auto"/>
        <w:rPr>
          <w:lang w:val="en-AU"/>
        </w:rPr>
      </w:pPr>
      <w:r w:rsidRPr="00030B78">
        <w:rPr>
          <w:lang w:val="en-AU"/>
        </w:rPr>
        <w:t xml:space="preserve">Practitioner #9’s own introduction experience illustrates the importance of influential educators: </w:t>
      </w:r>
    </w:p>
    <w:p w14:paraId="1B8C425F" w14:textId="77777777" w:rsidR="009709F4" w:rsidRPr="00030B78" w:rsidRDefault="009709F4" w:rsidP="00E93CC1">
      <w:pPr>
        <w:pStyle w:val="NormalWeb"/>
        <w:spacing w:line="480" w:lineRule="auto"/>
        <w:rPr>
          <w:i/>
          <w:iCs/>
          <w:lang w:val="en-AU"/>
        </w:rPr>
      </w:pPr>
      <w:r w:rsidRPr="00030B78">
        <w:rPr>
          <w:i/>
          <w:iCs/>
          <w:lang w:val="en-AU"/>
        </w:rPr>
        <w:lastRenderedPageBreak/>
        <w:t xml:space="preserve">"I only got into </w:t>
      </w:r>
      <w:proofErr w:type="gramStart"/>
      <w:r w:rsidRPr="00030B78">
        <w:rPr>
          <w:i/>
          <w:iCs/>
          <w:lang w:val="en-AU"/>
        </w:rPr>
        <w:t>open source</w:t>
      </w:r>
      <w:proofErr w:type="gramEnd"/>
      <w:r w:rsidRPr="00030B78">
        <w:rPr>
          <w:i/>
          <w:iCs/>
          <w:lang w:val="en-AU"/>
        </w:rPr>
        <w:t xml:space="preserve"> coding because I attended... a class with someone named </w:t>
      </w:r>
      <w:r w:rsidRPr="00030B78">
        <w:rPr>
          <w:lang w:val="en-AU"/>
        </w:rPr>
        <w:t>[REDACTED NAME]</w:t>
      </w:r>
      <w:r w:rsidRPr="00030B78">
        <w:rPr>
          <w:i/>
          <w:iCs/>
          <w:lang w:val="en-AU"/>
        </w:rPr>
        <w:t xml:space="preserve"> who did... He introduced us to </w:t>
      </w:r>
      <w:proofErr w:type="spellStart"/>
      <w:r w:rsidRPr="00030B78">
        <w:rPr>
          <w:i/>
          <w:iCs/>
          <w:lang w:val="en-AU"/>
        </w:rPr>
        <w:t>modeling</w:t>
      </w:r>
      <w:proofErr w:type="spellEnd"/>
      <w:r w:rsidRPr="00030B78">
        <w:rPr>
          <w:i/>
          <w:iCs/>
          <w:lang w:val="en-AU"/>
        </w:rPr>
        <w:t xml:space="preserve"> using R." </w:t>
      </w:r>
    </w:p>
    <w:p w14:paraId="6EDB076F" w14:textId="2702F0CD" w:rsidR="009709F4" w:rsidRPr="00030B78" w:rsidRDefault="00933BAC" w:rsidP="00E93CC1">
      <w:pPr>
        <w:pStyle w:val="NormalWeb"/>
        <w:spacing w:line="480" w:lineRule="auto"/>
        <w:rPr>
          <w:lang w:val="en-AU"/>
        </w:rPr>
      </w:pPr>
      <w:r w:rsidRPr="00030B78">
        <w:rPr>
          <w:lang w:val="en-AU"/>
        </w:rPr>
        <w:t>T</w:t>
      </w:r>
      <w:r w:rsidR="009709F4" w:rsidRPr="00030B78">
        <w:rPr>
          <w:lang w:val="en-AU"/>
        </w:rPr>
        <w:t xml:space="preserve">ranslation processes </w:t>
      </w:r>
      <w:del w:id="930" w:author="Graham Inglert" w:date="2025-10-20T18:33:00Z" w16du:dateUtc="2025-10-20T07:33:00Z">
        <w:r w:rsidR="009709F4" w:rsidRPr="00030B78" w:rsidDel="00894164">
          <w:rPr>
            <w:lang w:val="en-AU"/>
          </w:rPr>
          <w:delText>supports</w:delText>
        </w:r>
      </w:del>
      <w:ins w:id="931" w:author="Graham Inglert" w:date="2025-10-20T18:33:00Z" w16du:dateUtc="2025-10-20T07:33:00Z">
        <w:r w:rsidR="00894164" w:rsidRPr="00030B78">
          <w:rPr>
            <w:lang w:val="en-AU"/>
          </w:rPr>
          <w:t>support</w:t>
        </w:r>
      </w:ins>
      <w:r w:rsidR="009709F4" w:rsidRPr="00030B78">
        <w:rPr>
          <w:lang w:val="en-AU"/>
        </w:rPr>
        <w:t xml:space="preserve"> this identification, where successful </w:t>
      </w:r>
      <w:del w:id="932" w:author="Graham Inglert" w:date="2025-10-20T20:34:00Z" w16du:dateUtc="2025-10-20T09:34:00Z">
        <w:r w:rsidR="009709F4" w:rsidRPr="00030B78" w:rsidDel="00C36B4B">
          <w:rPr>
            <w:lang w:val="en-AU"/>
          </w:rPr>
          <w:delText>enrolment</w:delText>
        </w:r>
      </w:del>
      <w:proofErr w:type="spellStart"/>
      <w:ins w:id="933" w:author="Graham Inglert" w:date="2025-10-20T20:34:00Z" w16du:dateUtc="2025-10-20T09:34:00Z">
        <w:r w:rsidR="00C36B4B">
          <w:rPr>
            <w:lang w:val="en-AU"/>
          </w:rPr>
          <w:t>Enrollment</w:t>
        </w:r>
      </w:ins>
      <w:proofErr w:type="spellEnd"/>
      <w:r w:rsidR="009709F4" w:rsidRPr="00030B78">
        <w:rPr>
          <w:lang w:val="en-AU"/>
        </w:rPr>
        <w:t xml:space="preserve"> requires interested actors who can enunciate benefits and guide others through the challenges of uptake.</w:t>
      </w:r>
      <w:ins w:id="934" w:author="Graham Inglert" w:date="2025-10-20T14:01:00Z" w16du:dateUtc="2025-10-20T03:01:00Z">
        <w:r w:rsidR="002D44CB">
          <w:rPr>
            <w:lang w:val="en-AU"/>
          </w:rPr>
          <w:t xml:space="preserve"> Callon’s (1986) “moments of translation</w:t>
        </w:r>
      </w:ins>
      <w:ins w:id="935" w:author="Graham Inglert" w:date="2025-10-20T14:02:00Z" w16du:dateUtc="2025-10-20T03:02:00Z">
        <w:r w:rsidR="002D44CB">
          <w:rPr>
            <w:lang w:val="en-AU"/>
          </w:rPr>
          <w:t>” particularly</w:t>
        </w:r>
      </w:ins>
      <w:ins w:id="936" w:author="Graham Inglert" w:date="2025-10-20T14:01:00Z" w16du:dateUtc="2025-10-20T03:01:00Z">
        <w:r w:rsidR="002D44CB">
          <w:rPr>
            <w:lang w:val="en-AU"/>
          </w:rPr>
          <w:t xml:space="preserve"> </w:t>
        </w:r>
      </w:ins>
      <w:ins w:id="937" w:author="Graham Inglert" w:date="2025-10-20T14:02:00Z" w16du:dateUtc="2025-10-20T03:02:00Z">
        <w:r w:rsidR="002D44CB">
          <w:rPr>
            <w:lang w:val="en-AU"/>
          </w:rPr>
          <w:t>“problematisation” and “</w:t>
        </w:r>
      </w:ins>
      <w:proofErr w:type="spellStart"/>
      <w:ins w:id="938" w:author="Graham Inglert" w:date="2025-10-20T20:34:00Z" w16du:dateUtc="2025-10-20T09:34:00Z">
        <w:r w:rsidR="00C36B4B">
          <w:rPr>
            <w:lang w:val="en-AU"/>
          </w:rPr>
          <w:t>Enrollment</w:t>
        </w:r>
      </w:ins>
      <w:proofErr w:type="spellEnd"/>
      <w:ins w:id="939" w:author="Graham Inglert" w:date="2025-10-20T14:02:00Z" w16du:dateUtc="2025-10-20T03:02:00Z">
        <w:r w:rsidR="002D44CB">
          <w:rPr>
            <w:lang w:val="en-AU"/>
          </w:rPr>
          <w:t xml:space="preserve">” reflect these processes </w:t>
        </w:r>
      </w:ins>
      <w:ins w:id="940" w:author="Graham Inglert" w:date="2025-10-20T14:03:00Z" w16du:dateUtc="2025-10-20T03:03:00Z">
        <w:r w:rsidR="002D44CB">
          <w:rPr>
            <w:lang w:val="en-AU"/>
          </w:rPr>
          <w:t xml:space="preserve">where </w:t>
        </w:r>
      </w:ins>
      <w:ins w:id="941" w:author="Graham Inglert" w:date="2025-10-20T14:04:00Z" w16du:dateUtc="2025-10-20T03:04:00Z">
        <w:r w:rsidR="002D44CB">
          <w:rPr>
            <w:lang w:val="en-AU"/>
          </w:rPr>
          <w:t xml:space="preserve">network success is contingent on both individual persuasion and on </w:t>
        </w:r>
        <w:proofErr w:type="spellStart"/>
        <w:r w:rsidR="002D44CB">
          <w:rPr>
            <w:lang w:val="en-AU"/>
          </w:rPr>
          <w:t>enroling</w:t>
        </w:r>
        <w:proofErr w:type="spellEnd"/>
        <w:r w:rsidR="002D44CB">
          <w:rPr>
            <w:lang w:val="en-AU"/>
          </w:rPr>
          <w:t xml:space="preserve"> institutional allies into </w:t>
        </w:r>
      </w:ins>
      <w:ins w:id="942" w:author="Graham Inglert" w:date="2025-10-20T14:05:00Z" w16du:dateUtc="2025-10-20T03:05:00Z">
        <w:r w:rsidR="002D44CB">
          <w:rPr>
            <w:lang w:val="en-AU"/>
          </w:rPr>
          <w:t>bilaterally</w:t>
        </w:r>
      </w:ins>
      <w:ins w:id="943" w:author="Graham Inglert" w:date="2025-10-20T14:04:00Z" w16du:dateUtc="2025-10-20T03:04:00Z">
        <w:r w:rsidR="002D44CB">
          <w:rPr>
            <w:lang w:val="en-AU"/>
          </w:rPr>
          <w:t xml:space="preserve"> </w:t>
        </w:r>
        <w:proofErr w:type="gramStart"/>
        <w:r w:rsidR="002D44CB">
          <w:rPr>
            <w:lang w:val="en-AU"/>
          </w:rPr>
          <w:t xml:space="preserve">reinforcing  </w:t>
        </w:r>
      </w:ins>
      <w:ins w:id="944" w:author="Graham Inglert" w:date="2025-10-20T14:05:00Z" w16du:dateUtc="2025-10-20T03:05:00Z">
        <w:r w:rsidR="002D44CB">
          <w:rPr>
            <w:lang w:val="en-AU"/>
          </w:rPr>
          <w:t>alliances</w:t>
        </w:r>
        <w:proofErr w:type="gramEnd"/>
        <w:r w:rsidR="002D44CB">
          <w:rPr>
            <w:lang w:val="en-AU"/>
          </w:rPr>
          <w:t xml:space="preserve">. Latour (2005) emphasises the collective nature of </w:t>
        </w:r>
      </w:ins>
      <w:proofErr w:type="spellStart"/>
      <w:ins w:id="945" w:author="Graham Inglert" w:date="2025-10-20T20:34:00Z" w16du:dateUtc="2025-10-20T09:34:00Z">
        <w:r w:rsidR="00C36B4B">
          <w:rPr>
            <w:lang w:val="en-AU"/>
          </w:rPr>
          <w:t>Enrollment</w:t>
        </w:r>
      </w:ins>
      <w:proofErr w:type="spellEnd"/>
      <w:ins w:id="946" w:author="Graham Inglert" w:date="2025-10-20T14:05:00Z" w16du:dateUtc="2025-10-20T03:05:00Z">
        <w:r w:rsidR="002D44CB">
          <w:rPr>
            <w:lang w:val="en-AU"/>
          </w:rPr>
          <w:t xml:space="preserve"> where isolated </w:t>
        </w:r>
        <w:proofErr w:type="spellStart"/>
        <w:r w:rsidR="002D44CB">
          <w:rPr>
            <w:lang w:val="en-AU"/>
          </w:rPr>
          <w:t>innovaters</w:t>
        </w:r>
        <w:proofErr w:type="spellEnd"/>
        <w:r w:rsidR="002D44CB">
          <w:rPr>
            <w:lang w:val="en-AU"/>
          </w:rPr>
          <w:t xml:space="preserve"> may be able to initiate </w:t>
        </w:r>
        <w:proofErr w:type="gramStart"/>
        <w:r w:rsidR="002D44CB">
          <w:rPr>
            <w:lang w:val="en-AU"/>
          </w:rPr>
          <w:t>epistemologies</w:t>
        </w:r>
        <w:proofErr w:type="gramEnd"/>
        <w:r w:rsidR="002D44CB">
          <w:rPr>
            <w:lang w:val="en-AU"/>
          </w:rPr>
          <w:t xml:space="preserve"> but </w:t>
        </w:r>
      </w:ins>
      <w:ins w:id="947" w:author="Graham Inglert" w:date="2025-10-20T14:06:00Z" w16du:dateUtc="2025-10-20T03:06:00Z">
        <w:r w:rsidR="002D44CB">
          <w:rPr>
            <w:lang w:val="en-AU"/>
          </w:rPr>
          <w:t xml:space="preserve">network </w:t>
        </w:r>
      </w:ins>
      <w:ins w:id="948" w:author="Graham Inglert" w:date="2025-10-20T14:05:00Z" w16du:dateUtc="2025-10-20T03:05:00Z">
        <w:r w:rsidR="002D44CB">
          <w:rPr>
            <w:lang w:val="en-AU"/>
          </w:rPr>
          <w:t xml:space="preserve">stabilisation </w:t>
        </w:r>
      </w:ins>
      <w:ins w:id="949" w:author="Graham Inglert" w:date="2025-10-20T14:06:00Z" w16du:dateUtc="2025-10-20T03:06:00Z">
        <w:r w:rsidR="002D44CB">
          <w:rPr>
            <w:lang w:val="en-AU"/>
          </w:rPr>
          <w:t xml:space="preserve">must occur through process collectivisation. </w:t>
        </w:r>
      </w:ins>
    </w:p>
    <w:p w14:paraId="63B90DC1" w14:textId="36DCABE9" w:rsidR="009709F4" w:rsidRPr="00030B78" w:rsidRDefault="002D44CB" w:rsidP="002D44CB">
      <w:pPr>
        <w:pStyle w:val="NormalWeb"/>
        <w:spacing w:line="480" w:lineRule="auto"/>
        <w:ind w:firstLine="720"/>
        <w:rPr>
          <w:lang w:val="en-AU"/>
        </w:rPr>
        <w:pPrChange w:id="950" w:author="Graham Inglert" w:date="2025-10-20T14:06:00Z" w16du:dateUtc="2025-10-20T03:06:00Z">
          <w:pPr>
            <w:pStyle w:val="NormalWeb"/>
            <w:spacing w:line="480" w:lineRule="auto"/>
          </w:pPr>
        </w:pPrChange>
      </w:pPr>
      <w:ins w:id="951" w:author="Graham Inglert" w:date="2025-10-20T14:06:00Z" w16du:dateUtc="2025-10-20T03:06:00Z">
        <w:r>
          <w:rPr>
            <w:lang w:val="en-AU"/>
          </w:rPr>
          <w:t>T</w:t>
        </w:r>
      </w:ins>
      <w:del w:id="952" w:author="Graham Inglert" w:date="2025-10-20T14:06:00Z" w16du:dateUtc="2025-10-20T03:06:00Z">
        <w:r w:rsidR="009709F4" w:rsidRPr="00030B78" w:rsidDel="002D44CB">
          <w:rPr>
            <w:lang w:val="en-AU"/>
          </w:rPr>
          <w:delText>T</w:delText>
        </w:r>
      </w:del>
      <w:r w:rsidR="009709F4" w:rsidRPr="00030B78">
        <w:rPr>
          <w:lang w:val="en-AU"/>
        </w:rPr>
        <w:t xml:space="preserve">he identified results </w:t>
      </w:r>
      <w:del w:id="953" w:author="Graham Inglert" w:date="2025-10-20T14:06:00Z" w16du:dateUtc="2025-10-20T03:06:00Z">
        <w:r w:rsidR="009709F4" w:rsidRPr="00030B78" w:rsidDel="002D44CB">
          <w:rPr>
            <w:lang w:val="en-AU"/>
          </w:rPr>
          <w:delText xml:space="preserve">also </w:delText>
        </w:r>
      </w:del>
      <w:r w:rsidR="009709F4" w:rsidRPr="00030B78">
        <w:rPr>
          <w:lang w:val="en-AU"/>
        </w:rPr>
        <w:t xml:space="preserve">revealed the significance of peer-to-peer processes of </w:t>
      </w:r>
      <w:del w:id="954" w:author="Graham Inglert" w:date="2025-10-20T20:34:00Z" w16du:dateUtc="2025-10-20T09:34:00Z">
        <w:r w:rsidR="009709F4" w:rsidRPr="00030B78" w:rsidDel="00C36B4B">
          <w:rPr>
            <w:lang w:val="en-AU"/>
          </w:rPr>
          <w:delText>enrolment</w:delText>
        </w:r>
      </w:del>
      <w:proofErr w:type="spellStart"/>
      <w:ins w:id="955" w:author="Graham Inglert" w:date="2025-10-20T20:34:00Z" w16du:dateUtc="2025-10-20T09:34:00Z">
        <w:r w:rsidR="00C36B4B">
          <w:rPr>
            <w:lang w:val="en-AU"/>
          </w:rPr>
          <w:t>Enrollment</w:t>
        </w:r>
      </w:ins>
      <w:proofErr w:type="spellEnd"/>
      <w:r w:rsidR="009709F4" w:rsidRPr="00030B78">
        <w:rPr>
          <w:lang w:val="en-AU"/>
        </w:rPr>
        <w:t xml:space="preserve">, where informal demonstrations may quickly convert potential users. This was expressed by Participant #3’s immediate experimentation following casual exposure: </w:t>
      </w:r>
    </w:p>
    <w:p w14:paraId="4D519CA0" w14:textId="77777777" w:rsidR="009709F4" w:rsidRPr="00030B78" w:rsidRDefault="009709F4" w:rsidP="00E93CC1">
      <w:pPr>
        <w:pStyle w:val="NormalWeb"/>
        <w:spacing w:line="480" w:lineRule="auto"/>
        <w:rPr>
          <w:i/>
          <w:iCs/>
          <w:lang w:val="en-AU"/>
        </w:rPr>
      </w:pPr>
      <w:r w:rsidRPr="00030B78">
        <w:rPr>
          <w:i/>
          <w:iCs/>
          <w:lang w:val="en-AU"/>
        </w:rPr>
        <w:t xml:space="preserve">"Just word of mouth. I just had a friend who I saw was using it in class one day I was like, wow, that looks great. Downloaded it five minutes later and then we're set up." </w:t>
      </w:r>
    </w:p>
    <w:p w14:paraId="4EF27519" w14:textId="77777777" w:rsidR="009709F4" w:rsidRPr="00030B78" w:rsidRDefault="009709F4" w:rsidP="00E93CC1">
      <w:pPr>
        <w:pStyle w:val="NormalWeb"/>
        <w:spacing w:line="480" w:lineRule="auto"/>
        <w:ind w:firstLine="720"/>
        <w:rPr>
          <w:lang w:val="en-AU"/>
        </w:rPr>
      </w:pPr>
      <w:r w:rsidRPr="00030B78">
        <w:rPr>
          <w:lang w:val="en-AU"/>
        </w:rPr>
        <w:t xml:space="preserve">Based on this pattern, this identified response suggests that for FLOSS tools which possess advantages in lower barriers for entry, translation can occur swiftly through social networks rather than formal institutional mediums. </w:t>
      </w:r>
    </w:p>
    <w:p w14:paraId="46832B28" w14:textId="4ABBCF67" w:rsidR="009709F4" w:rsidRPr="00030B78" w:rsidRDefault="009709F4" w:rsidP="00E93CC1">
      <w:pPr>
        <w:pStyle w:val="NormalWeb"/>
        <w:spacing w:line="480" w:lineRule="auto"/>
        <w:ind w:firstLine="720"/>
        <w:rPr>
          <w:lang w:val="en-AU"/>
        </w:rPr>
      </w:pPr>
      <w:r w:rsidRPr="00030B78">
        <w:rPr>
          <w:lang w:val="en-AU"/>
        </w:rPr>
        <w:t xml:space="preserve">The absence of compelling use cases emerged as a critical barrier for uptake of FLOSS tools within the translation and </w:t>
      </w:r>
      <w:del w:id="956" w:author="Graham Inglert" w:date="2025-10-20T20:34:00Z" w16du:dateUtc="2025-10-20T09:34:00Z">
        <w:r w:rsidRPr="00030B78" w:rsidDel="00C36B4B">
          <w:rPr>
            <w:lang w:val="en-AU"/>
          </w:rPr>
          <w:delText>enrolment</w:delText>
        </w:r>
      </w:del>
      <w:proofErr w:type="spellStart"/>
      <w:ins w:id="957" w:author="Graham Inglert" w:date="2025-10-20T20:34:00Z" w16du:dateUtc="2025-10-20T09:34:00Z">
        <w:r w:rsidR="00C36B4B">
          <w:rPr>
            <w:lang w:val="en-AU"/>
          </w:rPr>
          <w:t>Enrollment</w:t>
        </w:r>
      </w:ins>
      <w:proofErr w:type="spellEnd"/>
      <w:r w:rsidRPr="00030B78">
        <w:rPr>
          <w:lang w:val="en-AU"/>
        </w:rPr>
        <w:t xml:space="preserve"> process, with Participant #6 expressing annoyance at inadequately supported methods for transition: </w:t>
      </w:r>
    </w:p>
    <w:p w14:paraId="311B66AA" w14:textId="77777777" w:rsidR="009709F4" w:rsidRPr="00030B78" w:rsidRDefault="009709F4" w:rsidP="00E93CC1">
      <w:pPr>
        <w:pStyle w:val="NormalWeb"/>
        <w:spacing w:line="480" w:lineRule="auto"/>
        <w:rPr>
          <w:i/>
          <w:iCs/>
          <w:lang w:val="en-AU"/>
        </w:rPr>
      </w:pPr>
      <w:r w:rsidRPr="00030B78">
        <w:rPr>
          <w:i/>
          <w:iCs/>
          <w:lang w:val="en-AU"/>
        </w:rPr>
        <w:lastRenderedPageBreak/>
        <w:t>"</w:t>
      </w:r>
      <w:proofErr w:type="gramStart"/>
      <w:r w:rsidRPr="00030B78">
        <w:rPr>
          <w:i/>
          <w:iCs/>
          <w:lang w:val="en-AU"/>
        </w:rPr>
        <w:t>So</w:t>
      </w:r>
      <w:proofErr w:type="gramEnd"/>
      <w:r w:rsidRPr="00030B78">
        <w:rPr>
          <w:i/>
          <w:iCs/>
          <w:lang w:val="en-AU"/>
        </w:rPr>
        <w:t xml:space="preserve"> you insist me to use some </w:t>
      </w:r>
      <w:proofErr w:type="gramStart"/>
      <w:r w:rsidRPr="00030B78">
        <w:rPr>
          <w:i/>
          <w:iCs/>
          <w:lang w:val="en-AU"/>
        </w:rPr>
        <w:t>open source</w:t>
      </w:r>
      <w:proofErr w:type="gramEnd"/>
      <w:r w:rsidRPr="00030B78">
        <w:rPr>
          <w:i/>
          <w:iCs/>
          <w:lang w:val="en-AU"/>
        </w:rPr>
        <w:t xml:space="preserve"> software... But that's literally my stereotype is that that's literally so clunky and I don't know where to start. And </w:t>
      </w:r>
      <w:proofErr w:type="gramStart"/>
      <w:r w:rsidRPr="00030B78">
        <w:rPr>
          <w:i/>
          <w:iCs/>
          <w:lang w:val="en-AU"/>
        </w:rPr>
        <w:t>also</w:t>
      </w:r>
      <w:proofErr w:type="gramEnd"/>
      <w:r w:rsidRPr="00030B78">
        <w:rPr>
          <w:i/>
          <w:iCs/>
          <w:lang w:val="en-AU"/>
        </w:rPr>
        <w:t xml:space="preserve"> the learning resources is much more not that organised." </w:t>
      </w:r>
    </w:p>
    <w:p w14:paraId="033E4607" w14:textId="7893042B" w:rsidR="009709F4" w:rsidRPr="00030B78" w:rsidRDefault="009709F4" w:rsidP="00E93CC1">
      <w:pPr>
        <w:pStyle w:val="NormalWeb"/>
        <w:spacing w:line="480" w:lineRule="auto"/>
        <w:ind w:firstLine="720"/>
        <w:rPr>
          <w:lang w:val="en-AU"/>
        </w:rPr>
      </w:pPr>
      <w:r w:rsidRPr="00030B78">
        <w:rPr>
          <w:lang w:val="en-AU"/>
        </w:rPr>
        <w:t xml:space="preserve">The lack of structured training infrastructure exacerbates these </w:t>
      </w:r>
      <w:del w:id="958" w:author="Graham Inglert" w:date="2025-10-20T18:44:00Z" w16du:dateUtc="2025-10-20T07:44:00Z">
        <w:r w:rsidRPr="00030B78" w:rsidDel="000E00C0">
          <w:rPr>
            <w:lang w:val="en-AU"/>
          </w:rPr>
          <w:delText>challenges, the lack of educational institutions providing formalised support networks of FLOSS exemplified this. Significantly</w:delText>
        </w:r>
      </w:del>
      <w:ins w:id="959" w:author="Graham Inglert" w:date="2025-10-20T18:44:00Z" w16du:dateUtc="2025-10-20T07:44:00Z">
        <w:r w:rsidR="000E00C0" w:rsidRPr="00030B78">
          <w:rPr>
            <w:lang w:val="en-AU"/>
          </w:rPr>
          <w:t>challenges. Significantly</w:t>
        </w:r>
      </w:ins>
      <w:r w:rsidRPr="00030B78">
        <w:rPr>
          <w:lang w:val="en-AU"/>
        </w:rPr>
        <w:t xml:space="preserve">, organisational failures to mesh FLOSS uptake with existing technical infrastructure create barriers that undermine even technically successful adoption. As Participant #10 explained: </w:t>
      </w:r>
    </w:p>
    <w:p w14:paraId="07112BD9" w14:textId="77777777" w:rsidR="009709F4" w:rsidRPr="00030B78" w:rsidRDefault="009709F4" w:rsidP="00E93CC1">
      <w:pPr>
        <w:pStyle w:val="NormalWeb"/>
        <w:spacing w:line="480" w:lineRule="auto"/>
        <w:rPr>
          <w:i/>
          <w:iCs/>
          <w:lang w:val="en-AU"/>
        </w:rPr>
      </w:pPr>
      <w:r w:rsidRPr="00030B78">
        <w:rPr>
          <w:i/>
          <w:iCs/>
          <w:lang w:val="en-AU"/>
        </w:rPr>
        <w:t>"</w:t>
      </w:r>
      <w:proofErr w:type="gramStart"/>
      <w:r w:rsidRPr="00030B78">
        <w:rPr>
          <w:i/>
          <w:iCs/>
          <w:lang w:val="en-AU"/>
        </w:rPr>
        <w:t>So</w:t>
      </w:r>
      <w:proofErr w:type="gramEnd"/>
      <w:r w:rsidRPr="00030B78">
        <w:rPr>
          <w:i/>
          <w:iCs/>
          <w:lang w:val="en-AU"/>
        </w:rPr>
        <w:t xml:space="preserve"> the transferring all of the data... implementing training and integrating with the other systems... they all hadn't been supported... So then even the software might be good. The implementation failed." </w:t>
      </w:r>
    </w:p>
    <w:p w14:paraId="38CBEB3E" w14:textId="18F2FFB2" w:rsidR="009709F4" w:rsidRPr="00030B78" w:rsidRDefault="009709F4" w:rsidP="00E93CC1">
      <w:pPr>
        <w:pStyle w:val="NormalWeb"/>
        <w:spacing w:line="480" w:lineRule="auto"/>
        <w:ind w:firstLine="720"/>
        <w:rPr>
          <w:lang w:val="en-AU"/>
        </w:rPr>
      </w:pPr>
      <w:del w:id="960" w:author="Graham Inglert" w:date="2025-10-20T14:07:00Z" w16du:dateUtc="2025-10-20T03:07:00Z">
        <w:r w:rsidRPr="00030B78" w:rsidDel="00F946E4">
          <w:rPr>
            <w:lang w:val="en-AU"/>
          </w:rPr>
          <w:delText xml:space="preserve">The results suggest that </w:delText>
        </w:r>
        <w:r w:rsidR="0055185F" w:rsidRPr="00030B78" w:rsidDel="00F946E4">
          <w:rPr>
            <w:lang w:val="en-AU"/>
          </w:rPr>
          <w:delText>wider</w:delText>
        </w:r>
        <w:r w:rsidRPr="00030B78" w:rsidDel="00F946E4">
          <w:rPr>
            <w:lang w:val="en-AU"/>
          </w:rPr>
          <w:delText xml:space="preserve"> </w:delText>
        </w:r>
        <w:r w:rsidR="0055185F" w:rsidRPr="00030B78" w:rsidDel="00F946E4">
          <w:rPr>
            <w:lang w:val="en-AU"/>
          </w:rPr>
          <w:delText>uptake</w:delText>
        </w:r>
        <w:r w:rsidRPr="00030B78" w:rsidDel="00F946E4">
          <w:rPr>
            <w:lang w:val="en-AU"/>
          </w:rPr>
          <w:delText xml:space="preserve"> </w:delText>
        </w:r>
        <w:r w:rsidR="0055185F" w:rsidRPr="00030B78" w:rsidDel="00F946E4">
          <w:rPr>
            <w:lang w:val="en-AU"/>
          </w:rPr>
          <w:delText>calls for</w:delText>
        </w:r>
        <w:r w:rsidRPr="00030B78" w:rsidDel="00F946E4">
          <w:rPr>
            <w:lang w:val="en-AU"/>
          </w:rPr>
          <w:delText xml:space="preserve"> institutional commitment</w:delText>
        </w:r>
        <w:r w:rsidR="0055185F" w:rsidRPr="00030B78" w:rsidDel="00F946E4">
          <w:rPr>
            <w:lang w:val="en-AU"/>
          </w:rPr>
          <w:delText>s</w:delText>
        </w:r>
        <w:r w:rsidRPr="00030B78" w:rsidDel="00F946E4">
          <w:rPr>
            <w:lang w:val="en-AU"/>
          </w:rPr>
          <w:delText xml:space="preserve"> to </w:delText>
        </w:r>
        <w:r w:rsidR="00933BAC" w:rsidRPr="00030B78" w:rsidDel="00F946E4">
          <w:rPr>
            <w:lang w:val="en-AU"/>
          </w:rPr>
          <w:delText xml:space="preserve">FLOSS </w:delText>
        </w:r>
        <w:r w:rsidRPr="00030B78" w:rsidDel="00F946E4">
          <w:rPr>
            <w:lang w:val="en-AU"/>
          </w:rPr>
          <w:delText>integration</w:delText>
        </w:r>
        <w:r w:rsidR="00933BAC" w:rsidRPr="00030B78" w:rsidDel="00F946E4">
          <w:rPr>
            <w:lang w:val="en-AU"/>
          </w:rPr>
          <w:delText xml:space="preserve"> within practice</w:delText>
        </w:r>
        <w:r w:rsidR="0055185F" w:rsidRPr="00030B78" w:rsidDel="00F946E4">
          <w:rPr>
            <w:lang w:val="en-AU"/>
          </w:rPr>
          <w:delText>, including</w:delText>
        </w:r>
        <w:r w:rsidRPr="00030B78" w:rsidDel="00F946E4">
          <w:rPr>
            <w:lang w:val="en-AU"/>
          </w:rPr>
          <w:delText xml:space="preserve"> the apparatus to support training</w:delText>
        </w:r>
        <w:r w:rsidR="0055185F" w:rsidRPr="00030B78" w:rsidDel="00F946E4">
          <w:rPr>
            <w:lang w:val="en-AU"/>
          </w:rPr>
          <w:delText xml:space="preserve"> </w:delText>
        </w:r>
        <w:r w:rsidRPr="00030B78" w:rsidDel="00F946E4">
          <w:rPr>
            <w:lang w:val="en-AU"/>
          </w:rPr>
          <w:delText xml:space="preserve">and </w:delText>
        </w:r>
        <w:r w:rsidR="0055185F" w:rsidRPr="00030B78" w:rsidDel="00F946E4">
          <w:rPr>
            <w:lang w:val="en-AU"/>
          </w:rPr>
          <w:delText>ancillary</w:delText>
        </w:r>
        <w:r w:rsidRPr="00030B78" w:rsidDel="00F946E4">
          <w:rPr>
            <w:lang w:val="en-AU"/>
          </w:rPr>
          <w:delText xml:space="preserve"> technical support </w:delText>
        </w:r>
        <w:r w:rsidR="0055185F" w:rsidRPr="00030B78" w:rsidDel="00F946E4">
          <w:rPr>
            <w:lang w:val="en-AU"/>
          </w:rPr>
          <w:delText xml:space="preserve">trained in FLOSS </w:delText>
        </w:r>
        <w:r w:rsidRPr="00030B78" w:rsidDel="00F946E4">
          <w:rPr>
            <w:lang w:val="en-AU"/>
          </w:rPr>
          <w:delText xml:space="preserve">that many organisations currently lack despite the </w:delText>
        </w:r>
        <w:r w:rsidR="0055185F" w:rsidRPr="00030B78" w:rsidDel="00F946E4">
          <w:rPr>
            <w:lang w:val="en-AU"/>
          </w:rPr>
          <w:delText>action</w:delText>
        </w:r>
        <w:r w:rsidRPr="00030B78" w:rsidDel="00F946E4">
          <w:rPr>
            <w:lang w:val="en-AU"/>
          </w:rPr>
          <w:delText xml:space="preserve"> of individual vanguards who successfully translate FLOSS </w:delText>
        </w:r>
        <w:r w:rsidR="0055185F" w:rsidRPr="00030B78" w:rsidDel="00F946E4">
          <w:rPr>
            <w:lang w:val="en-AU"/>
          </w:rPr>
          <w:delText>utility</w:delText>
        </w:r>
        <w:r w:rsidRPr="00030B78" w:rsidDel="00F946E4">
          <w:rPr>
            <w:lang w:val="en-AU"/>
          </w:rPr>
          <w:delText xml:space="preserve"> and enrol colleagues. </w:delText>
        </w:r>
      </w:del>
      <w:ins w:id="961" w:author="Graham Inglert" w:date="2025-10-20T14:07:00Z" w16du:dateUtc="2025-10-20T03:07:00Z">
        <w:r w:rsidR="00F946E4">
          <w:rPr>
            <w:lang w:val="en-AU"/>
          </w:rPr>
          <w:t>These outco</w:t>
        </w:r>
      </w:ins>
      <w:ins w:id="962" w:author="Graham Inglert" w:date="2025-10-20T14:08:00Z" w16du:dateUtc="2025-10-20T03:08:00Z">
        <w:r w:rsidR="00F946E4">
          <w:rPr>
            <w:lang w:val="en-AU"/>
          </w:rPr>
          <w:t xml:space="preserve">mes while initially seeming </w:t>
        </w:r>
      </w:ins>
      <w:ins w:id="963" w:author="Graham Inglert" w:date="2025-10-20T14:10:00Z" w16du:dateUtc="2025-10-20T03:10:00Z">
        <w:r w:rsidR="00F946E4" w:rsidRPr="00F946E4">
          <w:rPr>
            <w:lang w:val="en-AU"/>
            <w:rPrChange w:id="964" w:author="Graham Inglert" w:date="2025-10-20T14:11:00Z" w16du:dateUtc="2025-10-20T03:11:00Z">
              <w:rPr>
                <w:i/>
                <w:iCs/>
                <w:lang w:val="en-AU"/>
              </w:rPr>
            </w:rPrChange>
          </w:rPr>
          <w:t>self-sabotaging</w:t>
        </w:r>
      </w:ins>
      <w:ins w:id="965" w:author="Graham Inglert" w:date="2025-10-20T14:09:00Z" w16du:dateUtc="2025-10-20T03:09:00Z">
        <w:r w:rsidR="00F946E4">
          <w:rPr>
            <w:lang w:val="en-AU"/>
          </w:rPr>
          <w:t xml:space="preserve"> </w:t>
        </w:r>
      </w:ins>
      <w:ins w:id="966" w:author="Graham Inglert" w:date="2025-10-20T14:11:00Z" w16du:dateUtc="2025-10-20T03:11:00Z">
        <w:r w:rsidR="00F946E4">
          <w:rPr>
            <w:lang w:val="en-AU"/>
          </w:rPr>
          <w:t xml:space="preserve">do reflect key elements of OSU (Berisha &amp; </w:t>
        </w:r>
        <w:proofErr w:type="spellStart"/>
        <w:r w:rsidR="00F946E4">
          <w:rPr>
            <w:lang w:val="en-AU"/>
          </w:rPr>
          <w:t>Juvančič</w:t>
        </w:r>
      </w:ins>
      <w:proofErr w:type="spellEnd"/>
      <w:ins w:id="967" w:author="Graham Inglert" w:date="2025-10-20T14:12:00Z" w16du:dateUtc="2025-10-20T03:12:00Z">
        <w:r w:rsidR="00F946E4">
          <w:rPr>
            <w:lang w:val="en-AU"/>
          </w:rPr>
          <w:t>, 2022</w:t>
        </w:r>
      </w:ins>
      <w:ins w:id="968" w:author="Graham Inglert" w:date="2025-10-20T14:24:00Z" w16du:dateUtc="2025-10-20T03:24:00Z">
        <w:r w:rsidR="009334EC">
          <w:rPr>
            <w:lang w:val="en-AU"/>
          </w:rPr>
          <w:t>), decentralised innovation relies on the institutional forces legitimating these Vanguard Actors</w:t>
        </w:r>
      </w:ins>
      <w:ins w:id="969" w:author="Graham Inglert" w:date="2025-10-20T14:25:00Z" w16du:dateUtc="2025-10-20T03:25:00Z">
        <w:r w:rsidR="009334EC">
          <w:rPr>
            <w:lang w:val="en-AU"/>
          </w:rPr>
          <w:t>. Without this alignment, FLOSS networks cannot be embraced, w</w:t>
        </w:r>
      </w:ins>
      <w:ins w:id="970" w:author="Graham Inglert" w:date="2025-10-20T14:26:00Z" w16du:dateUtc="2025-10-20T03:26:00Z">
        <w:r w:rsidR="009334EC">
          <w:rPr>
            <w:lang w:val="en-AU"/>
          </w:rPr>
          <w:t xml:space="preserve">here high innovation remains </w:t>
        </w:r>
      </w:ins>
      <w:ins w:id="971" w:author="Graham Inglert" w:date="2025-10-20T14:28:00Z" w16du:dateUtc="2025-10-20T03:28:00Z">
        <w:r w:rsidR="009334EC">
          <w:rPr>
            <w:lang w:val="en-AU"/>
          </w:rPr>
          <w:t>tenuous</w:t>
        </w:r>
      </w:ins>
      <w:ins w:id="972" w:author="Graham Inglert" w:date="2025-10-20T14:26:00Z" w16du:dateUtc="2025-10-20T03:26:00Z">
        <w:r w:rsidR="009334EC">
          <w:rPr>
            <w:lang w:val="en-AU"/>
          </w:rPr>
          <w:t xml:space="preserve">, </w:t>
        </w:r>
      </w:ins>
      <w:ins w:id="973" w:author="Graham Inglert" w:date="2025-10-20T14:27:00Z" w16du:dateUtc="2025-10-20T03:27:00Z">
        <w:r w:rsidR="009334EC">
          <w:rPr>
            <w:lang w:val="en-AU"/>
          </w:rPr>
          <w:t xml:space="preserve">and as Callon (1991) identifies as the fragility associated with incomplete mobilisation. </w:t>
        </w:r>
      </w:ins>
    </w:p>
    <w:p w14:paraId="2F0F314C" w14:textId="77777777" w:rsidR="00C9270C" w:rsidRPr="00030B78" w:rsidRDefault="00C9270C">
      <w:pPr>
        <w:spacing w:after="160" w:line="278" w:lineRule="auto"/>
        <w:rPr>
          <w:sz w:val="32"/>
          <w:szCs w:val="32"/>
          <w:lang w:val="en-AU"/>
        </w:rPr>
      </w:pPr>
      <w:r w:rsidRPr="00030B78">
        <w:rPr>
          <w:sz w:val="32"/>
          <w:szCs w:val="32"/>
          <w:lang w:val="en-AU"/>
        </w:rPr>
        <w:br w:type="page"/>
      </w:r>
    </w:p>
    <w:p w14:paraId="1A140A1B" w14:textId="3C971F39" w:rsidR="00047C44" w:rsidRPr="00030B78" w:rsidRDefault="00C9270C" w:rsidP="00047C44">
      <w:pPr>
        <w:pStyle w:val="Heading1"/>
        <w:jc w:val="center"/>
        <w:rPr>
          <w:rFonts w:ascii="Times New Roman" w:hAnsi="Times New Roman" w:cs="Times New Roman"/>
          <w:color w:val="000000" w:themeColor="text1"/>
        </w:rPr>
      </w:pPr>
      <w:bookmarkStart w:id="974" w:name="_Toc211885031"/>
      <w:r w:rsidRPr="00030B78">
        <w:rPr>
          <w:rFonts w:ascii="Times New Roman" w:hAnsi="Times New Roman" w:cs="Times New Roman"/>
          <w:color w:val="000000" w:themeColor="text1"/>
        </w:rPr>
        <w:lastRenderedPageBreak/>
        <w:t>Chapter V</w:t>
      </w:r>
      <w:r w:rsidR="00047C44" w:rsidRPr="00030B78">
        <w:rPr>
          <w:rFonts w:ascii="Times New Roman" w:hAnsi="Times New Roman" w:cs="Times New Roman"/>
          <w:color w:val="000000" w:themeColor="text1"/>
        </w:rPr>
        <w:t xml:space="preserve">: </w:t>
      </w:r>
      <w:del w:id="975" w:author="Graham Inglert" w:date="2025-10-20T14:28:00Z" w16du:dateUtc="2025-10-20T03:28:00Z">
        <w:r w:rsidR="009709F4" w:rsidRPr="00030B78" w:rsidDel="0093176B">
          <w:rPr>
            <w:rFonts w:ascii="Times New Roman" w:hAnsi="Times New Roman" w:cs="Times New Roman"/>
            <w:color w:val="000000" w:themeColor="text1"/>
          </w:rPr>
          <w:delText>Discussion</w:delText>
        </w:r>
      </w:del>
      <w:ins w:id="976" w:author="Graham Inglert" w:date="2025-10-20T14:28:00Z" w16du:dateUtc="2025-10-20T03:28:00Z">
        <w:r w:rsidR="0093176B">
          <w:rPr>
            <w:rFonts w:ascii="Times New Roman" w:hAnsi="Times New Roman" w:cs="Times New Roman"/>
            <w:color w:val="000000" w:themeColor="text1"/>
          </w:rPr>
          <w:t>Impact</w:t>
        </w:r>
        <w:r w:rsidR="0093176B">
          <w:rPr>
            <w:rFonts w:ascii="Times New Roman" w:hAnsi="Times New Roman" w:cs="Times New Roman"/>
            <w:color w:val="000000" w:themeColor="text1"/>
          </w:rPr>
          <w:t xml:space="preserve"> </w:t>
        </w:r>
      </w:ins>
      <w:proofErr w:type="gramStart"/>
      <w:ins w:id="977" w:author="Graham Inglert" w:date="2025-10-20T11:48:00Z" w16du:dateUtc="2025-10-20T00:48:00Z">
        <w:r w:rsidR="00AB2607">
          <w:rPr>
            <w:rFonts w:ascii="Times New Roman" w:hAnsi="Times New Roman" w:cs="Times New Roman"/>
            <w:color w:val="000000" w:themeColor="text1"/>
          </w:rPr>
          <w:t>And</w:t>
        </w:r>
        <w:proofErr w:type="gramEnd"/>
        <w:r w:rsidR="00AB2607">
          <w:rPr>
            <w:rFonts w:ascii="Times New Roman" w:hAnsi="Times New Roman" w:cs="Times New Roman"/>
            <w:color w:val="000000" w:themeColor="text1"/>
          </w:rPr>
          <w:t xml:space="preserve"> Recommendations</w:t>
        </w:r>
      </w:ins>
      <w:bookmarkEnd w:id="974"/>
    </w:p>
    <w:p w14:paraId="7FF5B9B7" w14:textId="77777777" w:rsidR="00180912" w:rsidRPr="00030B78" w:rsidRDefault="00180912" w:rsidP="00E93CC1">
      <w:pPr>
        <w:spacing w:before="100" w:beforeAutospacing="1" w:after="100" w:afterAutospacing="1" w:line="480" w:lineRule="auto"/>
        <w:jc w:val="center"/>
        <w:outlineLvl w:val="1"/>
        <w:rPr>
          <w:u w:val="single"/>
          <w:lang w:val="en-AU"/>
        </w:rPr>
      </w:pPr>
    </w:p>
    <w:p w14:paraId="3363101B" w14:textId="4457605A" w:rsidR="009709F4" w:rsidRPr="00030B78" w:rsidRDefault="00C9270C" w:rsidP="00180912">
      <w:pPr>
        <w:pStyle w:val="Heading2"/>
        <w:rPr>
          <w:rFonts w:ascii="Times New Roman" w:hAnsi="Times New Roman" w:cs="Times New Roman"/>
          <w:color w:val="000000" w:themeColor="text1"/>
          <w:lang w:val="en-AU"/>
        </w:rPr>
      </w:pPr>
      <w:bookmarkStart w:id="978" w:name="_Toc211885032"/>
      <w:r w:rsidRPr="00030B78">
        <w:rPr>
          <w:rFonts w:ascii="Times New Roman" w:hAnsi="Times New Roman" w:cs="Times New Roman"/>
          <w:color w:val="000000" w:themeColor="text1"/>
          <w:lang w:val="en-AU"/>
        </w:rPr>
        <w:t xml:space="preserve">5.1 </w:t>
      </w:r>
      <w:del w:id="979" w:author="Graham Inglert" w:date="2025-10-20T14:29:00Z" w16du:dateUtc="2025-10-20T03:29:00Z">
        <w:r w:rsidR="00180912" w:rsidRPr="00030B78" w:rsidDel="00B604EB">
          <w:rPr>
            <w:rFonts w:ascii="Times New Roman" w:hAnsi="Times New Roman" w:cs="Times New Roman"/>
            <w:color w:val="000000" w:themeColor="text1"/>
            <w:lang w:val="en-AU"/>
          </w:rPr>
          <w:delText>Discussion</w:delText>
        </w:r>
      </w:del>
      <w:ins w:id="980" w:author="Graham Inglert" w:date="2025-10-20T14:29:00Z" w16du:dateUtc="2025-10-20T03:29:00Z">
        <w:r w:rsidR="00B604EB">
          <w:rPr>
            <w:rFonts w:ascii="Times New Roman" w:hAnsi="Times New Roman" w:cs="Times New Roman"/>
            <w:color w:val="000000" w:themeColor="text1"/>
            <w:lang w:val="en-AU"/>
          </w:rPr>
          <w:t>Impact</w:t>
        </w:r>
      </w:ins>
      <w:bookmarkEnd w:id="978"/>
    </w:p>
    <w:p w14:paraId="7A6D9953" w14:textId="7805220D" w:rsidR="009709F4" w:rsidRPr="00030B78" w:rsidRDefault="009709F4" w:rsidP="00E93CC1">
      <w:pPr>
        <w:spacing w:before="100" w:beforeAutospacing="1" w:after="100" w:afterAutospacing="1" w:line="480" w:lineRule="auto"/>
        <w:ind w:firstLine="720"/>
        <w:rPr>
          <w:lang w:val="en-AU"/>
        </w:rPr>
      </w:pPr>
      <w:r w:rsidRPr="00030B78">
        <w:rPr>
          <w:lang w:val="en-AU"/>
        </w:rPr>
        <w:t>To the best knowledge of the author, this is the first research project to reveal the barriers and facilitators of open-source software</w:t>
      </w:r>
      <w:r w:rsidR="00933BAC" w:rsidRPr="00030B78">
        <w:rPr>
          <w:lang w:val="en-AU"/>
        </w:rPr>
        <w:t xml:space="preserve"> (FLOSS)</w:t>
      </w:r>
      <w:r w:rsidRPr="00030B78">
        <w:rPr>
          <w:lang w:val="en-AU"/>
        </w:rPr>
        <w:t xml:space="preserve"> and open-access data</w:t>
      </w:r>
      <w:r w:rsidR="00933BAC" w:rsidRPr="00030B78">
        <w:rPr>
          <w:lang w:val="en-AU"/>
        </w:rPr>
        <w:t xml:space="preserve"> (OAD)</w:t>
      </w:r>
      <w:r w:rsidRPr="00030B78">
        <w:rPr>
          <w:lang w:val="en-AU"/>
        </w:rPr>
        <w:t xml:space="preserve"> within professional geospatial, planning and design practice. While the potential benefits of FLOSS tools have been extensively documented in exploratory technical literature (Mader &amp; Schenk, 2017) (Yap et al., 2022) (Pardo-García, 2018), this study takes a different approach and reveals the intricate socio-technical networks that facilitate and impede FLOSS and OAD adoption in the context of professional practice taking influence from the principles of “Open-Source Urbanism” </w:t>
      </w:r>
      <w:r w:rsidR="00933BAC" w:rsidRPr="00030B78">
        <w:rPr>
          <w:lang w:val="en-AU"/>
        </w:rPr>
        <w:t xml:space="preserve">(OSU) </w:t>
      </w:r>
      <w:r w:rsidRPr="00030B78">
        <w:rPr>
          <w:lang w:val="en-AU"/>
        </w:rPr>
        <w:t xml:space="preserve">(Berisha &amp; </w:t>
      </w:r>
      <w:proofErr w:type="spellStart"/>
      <w:r w:rsidRPr="00030B78">
        <w:rPr>
          <w:lang w:val="en-AU"/>
        </w:rPr>
        <w:t>Juvančič</w:t>
      </w:r>
      <w:proofErr w:type="spellEnd"/>
      <w:r w:rsidRPr="00030B78">
        <w:rPr>
          <w:lang w:val="en-AU"/>
        </w:rPr>
        <w:t>, 2022) and “</w:t>
      </w:r>
      <w:proofErr w:type="spellStart"/>
      <w:r w:rsidRPr="00030B78">
        <w:rPr>
          <w:lang w:val="en-AU"/>
        </w:rPr>
        <w:t>Multipolarism</w:t>
      </w:r>
      <w:proofErr w:type="spellEnd"/>
      <w:r w:rsidRPr="00030B78">
        <w:rPr>
          <w:lang w:val="en-AU"/>
        </w:rPr>
        <w:t>” (</w:t>
      </w:r>
      <w:proofErr w:type="spellStart"/>
      <w:r w:rsidRPr="00030B78">
        <w:rPr>
          <w:lang w:val="en-AU"/>
        </w:rPr>
        <w:t>Mouffe</w:t>
      </w:r>
      <w:proofErr w:type="spellEnd"/>
      <w:r w:rsidRPr="00030B78">
        <w:rPr>
          <w:lang w:val="en-AU"/>
        </w:rPr>
        <w:t xml:space="preserve">, 2005). The analysis of twelve semi-structured interviews with planners, designers, analysts, and related professionals </w:t>
      </w:r>
      <w:r w:rsidR="00933BAC" w:rsidRPr="00030B78">
        <w:rPr>
          <w:lang w:val="en-AU"/>
        </w:rPr>
        <w:t xml:space="preserve">within built-environment practice </w:t>
      </w:r>
      <w:r w:rsidRPr="00030B78">
        <w:rPr>
          <w:lang w:val="en-AU"/>
        </w:rPr>
        <w:t xml:space="preserve">illustrates that FLOSS uptake is not only a matter of technical capability but rather relies on the successful continuity of human actors, institutional entities, material practices, and frameworks of legitimacy. The most prominent barriers to emerge included IT departments that adopted the role of gatekeepers, cognitive naturalisation of workflows, legitimacy and privacy concerns and the segregation of professional roles within professional practice. The most prominent facilitator to emerge from this research was the role of the </w:t>
      </w:r>
      <w:r w:rsidR="00933BAC" w:rsidRPr="00030B78">
        <w:rPr>
          <w:lang w:val="en-AU"/>
        </w:rPr>
        <w:t>vanguard champions</w:t>
      </w:r>
      <w:r w:rsidRPr="00030B78">
        <w:rPr>
          <w:lang w:val="en-AU"/>
        </w:rPr>
        <w:t xml:space="preserve"> who functioned as </w:t>
      </w:r>
      <w:r w:rsidR="00933BAC" w:rsidRPr="00030B78">
        <w:rPr>
          <w:lang w:val="en-AU"/>
        </w:rPr>
        <w:t>advocates</w:t>
      </w:r>
      <w:r w:rsidRPr="00030B78">
        <w:rPr>
          <w:lang w:val="en-AU"/>
        </w:rPr>
        <w:t xml:space="preserve"> within organisations pushing peers towards recognising the utility and agility offered by FLOSS </w:t>
      </w:r>
      <w:r w:rsidR="00933BAC" w:rsidRPr="00030B78">
        <w:rPr>
          <w:lang w:val="en-AU"/>
        </w:rPr>
        <w:t xml:space="preserve">and OAD </w:t>
      </w:r>
      <w:r w:rsidRPr="00030B78">
        <w:rPr>
          <w:lang w:val="en-AU"/>
        </w:rPr>
        <w:t xml:space="preserve">tools. </w:t>
      </w:r>
    </w:p>
    <w:p w14:paraId="599FFADD" w14:textId="1FECFC6B" w:rsidR="009709F4" w:rsidRPr="00CA461A" w:rsidDel="007A7EC8" w:rsidRDefault="00C9270C" w:rsidP="00180912">
      <w:pPr>
        <w:pStyle w:val="Heading3"/>
        <w:rPr>
          <w:del w:id="981" w:author="Graham Inglert" w:date="2025-10-20T10:55:00Z" w16du:dateUtc="2025-10-19T23:55:00Z"/>
          <w:rFonts w:cs="Times New Roman"/>
          <w:color w:val="000000" w:themeColor="text1"/>
          <w:u w:val="single"/>
          <w:lang w:val="en-AU"/>
        </w:rPr>
      </w:pPr>
      <w:del w:id="982" w:author="Graham Inglert" w:date="2025-10-20T10:55:00Z" w16du:dateUtc="2025-10-19T23:55:00Z">
        <w:r w:rsidRPr="00CA461A" w:rsidDel="007A7EC8">
          <w:rPr>
            <w:rFonts w:cs="Times New Roman"/>
            <w:color w:val="000000" w:themeColor="text1"/>
            <w:u w:val="single"/>
            <w:lang w:val="en-AU"/>
          </w:rPr>
          <w:lastRenderedPageBreak/>
          <w:delText xml:space="preserve">5.1.1 </w:delText>
        </w:r>
        <w:r w:rsidR="009709F4" w:rsidRPr="00CA461A" w:rsidDel="007A7EC8">
          <w:rPr>
            <w:rFonts w:cs="Times New Roman"/>
            <w:color w:val="000000" w:themeColor="text1"/>
            <w:u w:val="single"/>
            <w:lang w:val="en-AU"/>
          </w:rPr>
          <w:delText>Institutional IT Policies as Gatekeepers</w:delText>
        </w:r>
      </w:del>
    </w:p>
    <w:p w14:paraId="6967D7E9" w14:textId="2BC904E6" w:rsidR="009709F4" w:rsidRPr="00030B78" w:rsidDel="007A7EC8" w:rsidRDefault="009709F4" w:rsidP="00E93CC1">
      <w:pPr>
        <w:spacing w:before="100" w:beforeAutospacing="1" w:after="100" w:afterAutospacing="1" w:line="480" w:lineRule="auto"/>
        <w:ind w:firstLine="720"/>
        <w:rPr>
          <w:del w:id="983" w:author="Graham Inglert" w:date="2025-10-20T10:55:00Z" w16du:dateUtc="2025-10-19T23:55:00Z"/>
          <w:lang w:val="en-AU"/>
        </w:rPr>
      </w:pPr>
      <w:del w:id="984" w:author="Graham Inglert" w:date="2025-10-20T10:55:00Z" w16du:dateUtc="2025-10-19T23:55:00Z">
        <w:r w:rsidRPr="00030B78" w:rsidDel="007A7EC8">
          <w:rPr>
            <w:lang w:val="en-AU"/>
          </w:rPr>
          <w:delText>IT departments and the role of institutional IT policies in regulating FLOSS adoption play a major role in impacting FLOSS uptake, sometimes against the preference and technical competencies among practitioners. As Participant #9 explain</w:delText>
        </w:r>
        <w:r w:rsidR="00933BAC" w:rsidRPr="00030B78" w:rsidDel="007A7EC8">
          <w:rPr>
            <w:lang w:val="en-AU"/>
          </w:rPr>
          <w:delText>ed</w:delText>
        </w:r>
        <w:r w:rsidRPr="00030B78" w:rsidDel="007A7EC8">
          <w:rPr>
            <w:lang w:val="en-AU"/>
          </w:rPr>
          <w:delText xml:space="preserve">: </w:delText>
        </w:r>
      </w:del>
    </w:p>
    <w:p w14:paraId="4FD2E780" w14:textId="6D511341" w:rsidR="009709F4" w:rsidRPr="00030B78" w:rsidDel="007A7EC8" w:rsidRDefault="009709F4" w:rsidP="00E93CC1">
      <w:pPr>
        <w:spacing w:before="100" w:beforeAutospacing="1" w:after="100" w:afterAutospacing="1" w:line="480" w:lineRule="auto"/>
        <w:rPr>
          <w:del w:id="985" w:author="Graham Inglert" w:date="2025-10-20T10:55:00Z" w16du:dateUtc="2025-10-19T23:55:00Z"/>
          <w:i/>
          <w:iCs/>
          <w:lang w:val="en-AU"/>
        </w:rPr>
      </w:pPr>
      <w:del w:id="986" w:author="Graham Inglert" w:date="2025-10-20T10:55:00Z" w16du:dateUtc="2025-10-19T23:55:00Z">
        <w:r w:rsidRPr="00030B78" w:rsidDel="007A7EC8">
          <w:rPr>
            <w:i/>
            <w:iCs/>
            <w:lang w:val="en-AU"/>
          </w:rPr>
          <w:delText xml:space="preserve">"So I instead have to use it on my home computer. And there's been several requests by different staff to involve to allow us to download this program and use it in lieu of the one that's sanctioned by the organization. But it has simply not budged." </w:delText>
        </w:r>
      </w:del>
    </w:p>
    <w:p w14:paraId="26938573" w14:textId="2FBE5101" w:rsidR="00933BAC" w:rsidRPr="00030B78" w:rsidDel="007A7EC8" w:rsidRDefault="00933BAC" w:rsidP="00E93CC1">
      <w:pPr>
        <w:pStyle w:val="NormalWeb"/>
        <w:spacing w:line="480" w:lineRule="auto"/>
        <w:rPr>
          <w:del w:id="987" w:author="Graham Inglert" w:date="2025-10-20T10:55:00Z" w16du:dateUtc="2025-10-19T23:55:00Z"/>
          <w:lang w:val="en-AU"/>
        </w:rPr>
      </w:pPr>
      <w:del w:id="988" w:author="Graham Inglert" w:date="2025-10-20T10:55:00Z" w16du:dateUtc="2025-10-19T23:55:00Z">
        <w:r w:rsidRPr="00030B78" w:rsidDel="007A7EC8">
          <w:rPr>
            <w:lang w:val="en-AU"/>
          </w:rPr>
          <w:delText>Reinforced by Participant #1:</w:delText>
        </w:r>
      </w:del>
    </w:p>
    <w:p w14:paraId="6907FBE1" w14:textId="4736B606" w:rsidR="009709F4" w:rsidRPr="00030B78" w:rsidDel="007A7EC8" w:rsidRDefault="009709F4" w:rsidP="00E93CC1">
      <w:pPr>
        <w:pStyle w:val="NormalWeb"/>
        <w:spacing w:line="480" w:lineRule="auto"/>
        <w:rPr>
          <w:del w:id="989" w:author="Graham Inglert" w:date="2025-10-20T10:55:00Z" w16du:dateUtc="2025-10-19T23:55:00Z"/>
          <w:i/>
          <w:iCs/>
          <w:lang w:val="en-AU"/>
        </w:rPr>
      </w:pPr>
      <w:del w:id="990" w:author="Graham Inglert" w:date="2025-10-20T10:55:00Z" w16du:dateUtc="2025-10-19T23:55:00Z">
        <w:r w:rsidRPr="00030B78" w:rsidDel="007A7EC8">
          <w:rPr>
            <w:i/>
            <w:iCs/>
            <w:lang w:val="en-AU"/>
          </w:rPr>
          <w:delText xml:space="preserve">"When organisations are already signed up with ESRI, they're very reluctant to kind of even let you download QGIS... So even if it's free, they'll be reluctant to let you use it because it's not one of their approved programs." </w:delText>
        </w:r>
      </w:del>
    </w:p>
    <w:p w14:paraId="7256D388" w14:textId="06003324" w:rsidR="009709F4" w:rsidRPr="00030B78" w:rsidDel="007A7EC8" w:rsidRDefault="009709F4" w:rsidP="00E93CC1">
      <w:pPr>
        <w:spacing w:before="100" w:beforeAutospacing="1" w:after="100" w:afterAutospacing="1" w:line="480" w:lineRule="auto"/>
        <w:ind w:firstLine="720"/>
        <w:rPr>
          <w:del w:id="991" w:author="Graham Inglert" w:date="2025-10-20T10:55:00Z" w16du:dateUtc="2025-10-19T23:55:00Z"/>
          <w:lang w:val="en-AU"/>
        </w:rPr>
      </w:pPr>
      <w:del w:id="992" w:author="Graham Inglert" w:date="2025-10-20T10:55:00Z" w16du:dateUtc="2025-10-19T23:55:00Z">
        <w:r w:rsidRPr="00030B78" w:rsidDel="007A7EC8">
          <w:rPr>
            <w:lang w:val="en-AU"/>
          </w:rPr>
          <w:delText xml:space="preserve">This </w:delText>
        </w:r>
        <w:r w:rsidR="0055185F" w:rsidRPr="00030B78" w:rsidDel="007A7EC8">
          <w:rPr>
            <w:lang w:val="en-AU"/>
          </w:rPr>
          <w:delText>structural</w:delText>
        </w:r>
        <w:r w:rsidRPr="00030B78" w:rsidDel="007A7EC8">
          <w:rPr>
            <w:lang w:val="en-AU"/>
          </w:rPr>
          <w:delText xml:space="preserve"> </w:delText>
        </w:r>
        <w:r w:rsidR="0055185F" w:rsidRPr="00030B78" w:rsidDel="007A7EC8">
          <w:rPr>
            <w:lang w:val="en-AU"/>
          </w:rPr>
          <w:delText>opposition</w:delText>
        </w:r>
        <w:r w:rsidRPr="00030B78" w:rsidDel="007A7EC8">
          <w:rPr>
            <w:lang w:val="en-AU"/>
          </w:rPr>
          <w:delText xml:space="preserve"> persists regardless of the </w:delText>
        </w:r>
        <w:r w:rsidR="0055185F" w:rsidRPr="00030B78" w:rsidDel="007A7EC8">
          <w:rPr>
            <w:lang w:val="en-AU"/>
          </w:rPr>
          <w:delText>exhibited</w:delText>
        </w:r>
        <w:r w:rsidRPr="00030B78" w:rsidDel="007A7EC8">
          <w:rPr>
            <w:lang w:val="en-AU"/>
          </w:rPr>
          <w:delText xml:space="preserve"> technical </w:delText>
        </w:r>
        <w:r w:rsidR="0055185F" w:rsidRPr="00030B78" w:rsidDel="007A7EC8">
          <w:rPr>
            <w:lang w:val="en-AU"/>
          </w:rPr>
          <w:delText>capacity</w:delText>
        </w:r>
        <w:r w:rsidRPr="00030B78" w:rsidDel="007A7EC8">
          <w:rPr>
            <w:lang w:val="en-AU"/>
          </w:rPr>
          <w:delText xml:space="preserve"> and </w:delText>
        </w:r>
        <w:r w:rsidR="0055185F" w:rsidRPr="00030B78" w:rsidDel="007A7EC8">
          <w:rPr>
            <w:lang w:val="en-AU"/>
          </w:rPr>
          <w:delText>lower cost</w:delText>
        </w:r>
        <w:r w:rsidRPr="00030B78" w:rsidDel="007A7EC8">
          <w:rPr>
            <w:lang w:val="en-AU"/>
          </w:rPr>
          <w:delText xml:space="preserve"> of FLOSS alternatives, </w:delText>
        </w:r>
        <w:r w:rsidR="0055185F" w:rsidRPr="00030B78" w:rsidDel="007A7EC8">
          <w:rPr>
            <w:lang w:val="en-AU"/>
          </w:rPr>
          <w:delText>indicating</w:delText>
        </w:r>
        <w:r w:rsidRPr="00030B78" w:rsidDel="007A7EC8">
          <w:rPr>
            <w:lang w:val="en-AU"/>
          </w:rPr>
          <w:delText xml:space="preserve"> that </w:delText>
        </w:r>
        <w:r w:rsidR="0055185F" w:rsidRPr="00030B78" w:rsidDel="007A7EC8">
          <w:rPr>
            <w:lang w:val="en-AU"/>
          </w:rPr>
          <w:delText>uptake</w:delText>
        </w:r>
        <w:r w:rsidRPr="00030B78" w:rsidDel="007A7EC8">
          <w:rPr>
            <w:lang w:val="en-AU"/>
          </w:rPr>
          <w:delText xml:space="preserve"> barriers emit from organisational taboos rather than technical </w:delText>
        </w:r>
        <w:r w:rsidR="0055185F" w:rsidRPr="00030B78" w:rsidDel="007A7EC8">
          <w:rPr>
            <w:lang w:val="en-AU"/>
          </w:rPr>
          <w:delText>utility considerations</w:delText>
        </w:r>
        <w:r w:rsidRPr="00030B78" w:rsidDel="007A7EC8">
          <w:rPr>
            <w:lang w:val="en-AU"/>
          </w:rPr>
          <w:delText xml:space="preserve">. This outcome </w:delText>
        </w:r>
        <w:r w:rsidR="0055185F" w:rsidRPr="00030B78" w:rsidDel="007A7EC8">
          <w:rPr>
            <w:lang w:val="en-AU"/>
          </w:rPr>
          <w:delText>reinforces</w:delText>
        </w:r>
        <w:r w:rsidRPr="00030B78" w:rsidDel="007A7EC8">
          <w:rPr>
            <w:lang w:val="en-AU"/>
          </w:rPr>
          <w:delText xml:space="preserve"> </w:delText>
        </w:r>
        <w:r w:rsidR="0055185F" w:rsidRPr="00030B78" w:rsidDel="007A7EC8">
          <w:rPr>
            <w:lang w:val="en-AU"/>
          </w:rPr>
          <w:delText xml:space="preserve">Callon’s (1986) </w:delText>
        </w:r>
        <w:r w:rsidRPr="00030B78" w:rsidDel="007A7EC8">
          <w:rPr>
            <w:lang w:val="en-AU"/>
          </w:rPr>
          <w:delText xml:space="preserve">“obligatory passage points”, in this context, that restrict dispersion of FLOSS tools regardless of practitioner preference. This </w:delText>
        </w:r>
        <w:r w:rsidR="0055185F" w:rsidRPr="00030B78" w:rsidDel="007A7EC8">
          <w:rPr>
            <w:lang w:val="en-AU"/>
          </w:rPr>
          <w:delText>outcome</w:delText>
        </w:r>
        <w:r w:rsidRPr="00030B78" w:rsidDel="007A7EC8">
          <w:rPr>
            <w:lang w:val="en-AU"/>
          </w:rPr>
          <w:delText xml:space="preserve"> suggests that successful FLOSS dispersion requires </w:delText>
        </w:r>
        <w:r w:rsidR="00926438" w:rsidRPr="00030B78" w:rsidDel="007A7EC8">
          <w:rPr>
            <w:lang w:val="en-AU"/>
          </w:rPr>
          <w:delText>perspective</w:delText>
        </w:r>
        <w:r w:rsidRPr="00030B78" w:rsidDel="007A7EC8">
          <w:rPr>
            <w:lang w:val="en-AU"/>
          </w:rPr>
          <w:delText xml:space="preserve"> reorientation before technical training within organisations toward more flexible approaches</w:delText>
        </w:r>
        <w:r w:rsidR="00926438" w:rsidRPr="00030B78" w:rsidDel="007A7EC8">
          <w:rPr>
            <w:lang w:val="en-AU"/>
          </w:rPr>
          <w:delText xml:space="preserve"> of descision-making</w:delText>
        </w:r>
        <w:r w:rsidRPr="00030B78" w:rsidDel="007A7EC8">
          <w:rPr>
            <w:lang w:val="en-AU"/>
          </w:rPr>
          <w:delText>.</w:delText>
        </w:r>
      </w:del>
    </w:p>
    <w:p w14:paraId="07FDFEB9" w14:textId="47F87D9C" w:rsidR="009709F4" w:rsidRPr="00CA461A" w:rsidDel="007A7EC8" w:rsidRDefault="00C9270C" w:rsidP="00180912">
      <w:pPr>
        <w:pStyle w:val="Heading3"/>
        <w:rPr>
          <w:del w:id="993" w:author="Graham Inglert" w:date="2025-10-20T10:55:00Z" w16du:dateUtc="2025-10-19T23:55:00Z"/>
          <w:rFonts w:cs="Times New Roman"/>
          <w:color w:val="000000" w:themeColor="text1"/>
          <w:u w:val="single"/>
          <w:lang w:val="en-AU"/>
        </w:rPr>
      </w:pPr>
      <w:del w:id="994" w:author="Graham Inglert" w:date="2025-10-20T10:55:00Z" w16du:dateUtc="2025-10-19T23:55:00Z">
        <w:r w:rsidRPr="00CA461A" w:rsidDel="007A7EC8">
          <w:rPr>
            <w:rFonts w:cs="Times New Roman"/>
            <w:color w:val="000000" w:themeColor="text1"/>
            <w:u w:val="single"/>
            <w:lang w:val="en-AU"/>
          </w:rPr>
          <w:delText xml:space="preserve">5.1.2 </w:delText>
        </w:r>
        <w:r w:rsidR="009709F4" w:rsidRPr="00CA461A" w:rsidDel="007A7EC8">
          <w:rPr>
            <w:rFonts w:cs="Times New Roman"/>
            <w:color w:val="000000" w:themeColor="text1"/>
            <w:u w:val="single"/>
            <w:lang w:val="en-AU"/>
          </w:rPr>
          <w:delText>Black Boxes and Cognitive Entanglements</w:delText>
        </w:r>
      </w:del>
    </w:p>
    <w:p w14:paraId="2769C65D" w14:textId="22F7B126" w:rsidR="00180912" w:rsidRPr="00030B78" w:rsidDel="007A7EC8" w:rsidRDefault="00180912" w:rsidP="00180912">
      <w:pPr>
        <w:rPr>
          <w:del w:id="995" w:author="Graham Inglert" w:date="2025-10-20T10:55:00Z" w16du:dateUtc="2025-10-19T23:55:00Z"/>
          <w:lang w:val="en-AU"/>
        </w:rPr>
      </w:pPr>
    </w:p>
    <w:p w14:paraId="3621AB7E" w14:textId="1A5E44DA" w:rsidR="009709F4" w:rsidRPr="00274FCD" w:rsidDel="007A7EC8" w:rsidRDefault="009709F4" w:rsidP="00E93CC1">
      <w:pPr>
        <w:spacing w:before="100" w:beforeAutospacing="1" w:after="100" w:afterAutospacing="1" w:line="480" w:lineRule="auto"/>
        <w:ind w:firstLine="720"/>
        <w:rPr>
          <w:del w:id="996" w:author="Graham Inglert" w:date="2025-10-20T10:55:00Z" w16du:dateUtc="2025-10-19T23:55:00Z"/>
          <w:lang w:val="en-AU"/>
        </w:rPr>
      </w:pPr>
      <w:del w:id="997" w:author="Graham Inglert" w:date="2025-10-20T10:55:00Z" w16du:dateUtc="2025-10-19T23:55:00Z">
        <w:r w:rsidRPr="00274FCD" w:rsidDel="007A7EC8">
          <w:rPr>
            <w:lang w:val="en-AU"/>
          </w:rPr>
          <w:delText xml:space="preserve">The </w:delText>
        </w:r>
        <w:r w:rsidRPr="00030B78" w:rsidDel="007A7EC8">
          <w:rPr>
            <w:lang w:val="en-AU"/>
          </w:rPr>
          <w:delText>analysis</w:delText>
        </w:r>
        <w:r w:rsidRPr="00274FCD" w:rsidDel="007A7EC8">
          <w:rPr>
            <w:lang w:val="en-AU"/>
          </w:rPr>
          <w:delText xml:space="preserve"> revealed how established proprietary software function as a black box (Latour, 1987), where complex assemblages of tools, workflows, and cognitive patterns </w:delText>
        </w:r>
        <w:r w:rsidRPr="00030B78" w:rsidDel="007A7EC8">
          <w:rPr>
            <w:lang w:val="en-AU"/>
          </w:rPr>
          <w:delText>crystallise</w:delText>
        </w:r>
        <w:r w:rsidRPr="00274FCD" w:rsidDel="007A7EC8">
          <w:rPr>
            <w:lang w:val="en-AU"/>
          </w:rPr>
          <w:delText xml:space="preserve"> and </w:delText>
        </w:r>
        <w:r w:rsidRPr="00030B78" w:rsidDel="007A7EC8">
          <w:rPr>
            <w:lang w:val="en-AU"/>
          </w:rPr>
          <w:delText xml:space="preserve">develop </w:delText>
        </w:r>
        <w:r w:rsidRPr="00274FCD" w:rsidDel="007A7EC8">
          <w:rPr>
            <w:lang w:val="en-AU"/>
          </w:rPr>
          <w:delText xml:space="preserve">resistant to </w:delText>
        </w:r>
        <w:r w:rsidRPr="00030B78" w:rsidDel="007A7EC8">
          <w:rPr>
            <w:lang w:val="en-AU"/>
          </w:rPr>
          <w:delText>re-evaluation</w:delText>
        </w:r>
        <w:r w:rsidRPr="00274FCD" w:rsidDel="007A7EC8">
          <w:rPr>
            <w:lang w:val="en-AU"/>
          </w:rPr>
          <w:delText xml:space="preserve"> or </w:delText>
        </w:r>
        <w:r w:rsidRPr="00030B78" w:rsidDel="007A7EC8">
          <w:rPr>
            <w:lang w:val="en-AU"/>
          </w:rPr>
          <w:delText>alteration</w:delText>
        </w:r>
        <w:r w:rsidRPr="00274FCD" w:rsidDel="007A7EC8">
          <w:rPr>
            <w:lang w:val="en-AU"/>
          </w:rPr>
          <w:delText>.</w:delText>
        </w:r>
        <w:r w:rsidRPr="00030B78" w:rsidDel="007A7EC8">
          <w:rPr>
            <w:lang w:val="en-AU"/>
          </w:rPr>
          <w:delText xml:space="preserve"> </w:delText>
        </w:r>
        <w:r w:rsidRPr="00274FCD" w:rsidDel="007A7EC8">
          <w:rPr>
            <w:lang w:val="en-AU"/>
          </w:rPr>
          <w:delText xml:space="preserve">This was </w:delText>
        </w:r>
        <w:r w:rsidR="00926438" w:rsidRPr="00030B78" w:rsidDel="007A7EC8">
          <w:rPr>
            <w:lang w:val="en-AU"/>
          </w:rPr>
          <w:delText>prominently</w:delText>
        </w:r>
        <w:r w:rsidRPr="00274FCD" w:rsidDel="007A7EC8">
          <w:rPr>
            <w:lang w:val="en-AU"/>
          </w:rPr>
          <w:delText xml:space="preserve"> </w:delText>
        </w:r>
        <w:r w:rsidR="00926438" w:rsidRPr="00030B78" w:rsidDel="007A7EC8">
          <w:rPr>
            <w:lang w:val="en-AU"/>
          </w:rPr>
          <w:delText>illustrated</w:delText>
        </w:r>
        <w:r w:rsidRPr="00274FCD" w:rsidDel="007A7EC8">
          <w:rPr>
            <w:lang w:val="en-AU"/>
          </w:rPr>
          <w:delText xml:space="preserve"> in practitioners' cognitive anchoring to specific software interfaces and workflows, as observed by </w:delText>
        </w:r>
        <w:r w:rsidRPr="00030B78" w:rsidDel="007A7EC8">
          <w:rPr>
            <w:lang w:val="en-AU"/>
          </w:rPr>
          <w:delText xml:space="preserve">Participant #9: </w:delText>
        </w:r>
      </w:del>
    </w:p>
    <w:p w14:paraId="44BCC1A9" w14:textId="3E2C2966" w:rsidR="009709F4" w:rsidRPr="00274FCD" w:rsidDel="007A7EC8" w:rsidRDefault="009709F4" w:rsidP="00E93CC1">
      <w:pPr>
        <w:spacing w:before="100" w:beforeAutospacing="1" w:after="100" w:afterAutospacing="1" w:line="480" w:lineRule="auto"/>
        <w:rPr>
          <w:del w:id="998" w:author="Graham Inglert" w:date="2025-10-20T10:55:00Z" w16du:dateUtc="2025-10-19T23:55:00Z"/>
          <w:lang w:val="en-AU"/>
        </w:rPr>
      </w:pPr>
      <w:del w:id="999" w:author="Graham Inglert" w:date="2025-10-20T10:55:00Z" w16du:dateUtc="2025-10-19T23:55:00Z">
        <w:r w:rsidRPr="00274FCD" w:rsidDel="007A7EC8">
          <w:rPr>
            <w:i/>
            <w:iCs/>
            <w:lang w:val="en-AU"/>
          </w:rPr>
          <w:delText>"She was a former ArcGIS user, now she's been converted to QGIS. But the way that she approaches problems is thinking... Oh, I remember the ArcGIS function that I would use... Oh shit, that's not in QGIS."</w:delText>
        </w:r>
      </w:del>
    </w:p>
    <w:p w14:paraId="185E55C6" w14:textId="49CF5D71" w:rsidR="009709F4" w:rsidRPr="00274FCD" w:rsidDel="007A7EC8" w:rsidRDefault="009709F4" w:rsidP="00E93CC1">
      <w:pPr>
        <w:spacing w:before="100" w:beforeAutospacing="1" w:after="100" w:afterAutospacing="1" w:line="480" w:lineRule="auto"/>
        <w:ind w:firstLine="720"/>
        <w:rPr>
          <w:del w:id="1000" w:author="Graham Inglert" w:date="2025-10-20T10:55:00Z" w16du:dateUtc="2025-10-19T23:55:00Z"/>
          <w:lang w:val="en-AU"/>
        </w:rPr>
      </w:pPr>
      <w:del w:id="1001" w:author="Graham Inglert" w:date="2025-10-20T10:55:00Z" w16du:dateUtc="2025-10-19T23:55:00Z">
        <w:r w:rsidRPr="00030B78" w:rsidDel="007A7EC8">
          <w:rPr>
            <w:lang w:val="en-AU"/>
          </w:rPr>
          <w:delText xml:space="preserve">The research revealed that established proprietary routines create what Hughes (1987) describes as technological momentum, where existing systems become increasingly difficult to disrupt. </w:delText>
        </w:r>
        <w:r w:rsidRPr="00274FCD" w:rsidDel="007A7EC8">
          <w:rPr>
            <w:lang w:val="en-AU"/>
          </w:rPr>
          <w:delText xml:space="preserve">This finding demonstrates that proprietary software systems create </w:delText>
        </w:r>
        <w:r w:rsidRPr="00030B78" w:rsidDel="007A7EC8">
          <w:rPr>
            <w:lang w:val="en-AU"/>
          </w:rPr>
          <w:delText>magnetic</w:delText>
        </w:r>
        <w:r w:rsidRPr="00274FCD" w:rsidDel="007A7EC8">
          <w:rPr>
            <w:lang w:val="en-AU"/>
          </w:rPr>
          <w:delText xml:space="preserve"> networks that </w:delText>
        </w:r>
        <w:r w:rsidR="00B56645" w:rsidRPr="00030B78" w:rsidDel="007A7EC8">
          <w:rPr>
            <w:lang w:val="en-AU"/>
          </w:rPr>
          <w:delText xml:space="preserve">encompass more than </w:delText>
        </w:r>
        <w:r w:rsidRPr="00274FCD" w:rsidDel="007A7EC8">
          <w:rPr>
            <w:lang w:val="en-AU"/>
          </w:rPr>
          <w:delText xml:space="preserve">the software </w:delText>
        </w:r>
        <w:r w:rsidR="00B56645" w:rsidRPr="00030B78" w:rsidDel="007A7EC8">
          <w:rPr>
            <w:lang w:val="en-AU"/>
          </w:rPr>
          <w:delText>but also the</w:delText>
        </w:r>
        <w:r w:rsidRPr="00274FCD" w:rsidDel="007A7EC8">
          <w:rPr>
            <w:lang w:val="en-AU"/>
          </w:rPr>
          <w:delText xml:space="preserve"> cognitive practices </w:delText>
        </w:r>
        <w:r w:rsidRPr="00030B78" w:rsidDel="007A7EC8">
          <w:rPr>
            <w:lang w:val="en-AU"/>
          </w:rPr>
          <w:delText>and normative preferences</w:delText>
        </w:r>
        <w:r w:rsidR="00B56645" w:rsidRPr="00030B78" w:rsidDel="007A7EC8">
          <w:rPr>
            <w:lang w:val="en-AU"/>
          </w:rPr>
          <w:delText xml:space="preserve"> reinforced by perpetual use</w:delText>
        </w:r>
        <w:r w:rsidRPr="00274FCD" w:rsidDel="007A7EC8">
          <w:rPr>
            <w:lang w:val="en-AU"/>
          </w:rPr>
          <w:delText xml:space="preserve">. </w:delText>
        </w:r>
        <w:r w:rsidRPr="00030B78" w:rsidDel="007A7EC8">
          <w:rPr>
            <w:lang w:val="en-AU"/>
          </w:rPr>
          <w:delText>If FLOSS is to pierce these networks, s</w:delText>
        </w:r>
        <w:r w:rsidRPr="00274FCD" w:rsidDel="007A7EC8">
          <w:rPr>
            <w:lang w:val="en-AU"/>
          </w:rPr>
          <w:delText>uccessful</w:delText>
        </w:r>
        <w:r w:rsidRPr="00030B78" w:rsidDel="007A7EC8">
          <w:rPr>
            <w:lang w:val="en-AU"/>
          </w:rPr>
          <w:delText xml:space="preserve"> integration</w:delText>
        </w:r>
        <w:r w:rsidRPr="00274FCD" w:rsidDel="007A7EC8">
          <w:rPr>
            <w:lang w:val="en-AU"/>
          </w:rPr>
          <w:delText xml:space="preserve"> requires opening these black boxes and </w:delText>
        </w:r>
        <w:r w:rsidR="00B56645" w:rsidRPr="00030B78" w:rsidDel="007A7EC8">
          <w:rPr>
            <w:lang w:val="en-AU"/>
          </w:rPr>
          <w:delText>favouring</w:delText>
        </w:r>
        <w:r w:rsidRPr="00274FCD" w:rsidDel="007A7EC8">
          <w:rPr>
            <w:lang w:val="en-AU"/>
          </w:rPr>
          <w:delText xml:space="preserve"> network</w:delText>
        </w:r>
        <w:r w:rsidRPr="00030B78" w:rsidDel="007A7EC8">
          <w:rPr>
            <w:lang w:val="en-AU"/>
          </w:rPr>
          <w:delText>s</w:delText>
        </w:r>
        <w:r w:rsidRPr="00274FCD" w:rsidDel="007A7EC8">
          <w:rPr>
            <w:lang w:val="en-AU"/>
          </w:rPr>
          <w:delText xml:space="preserve"> </w:delText>
        </w:r>
        <w:r w:rsidRPr="00030B78" w:rsidDel="007A7EC8">
          <w:rPr>
            <w:lang w:val="en-AU"/>
          </w:rPr>
          <w:delText xml:space="preserve">that prioritise practitioner </w:delText>
        </w:r>
        <w:r w:rsidR="00B56645" w:rsidRPr="00030B78" w:rsidDel="007A7EC8">
          <w:rPr>
            <w:lang w:val="en-AU"/>
          </w:rPr>
          <w:delText>autonomy.</w:delText>
        </w:r>
        <w:r w:rsidRPr="00030B78" w:rsidDel="007A7EC8">
          <w:rPr>
            <w:lang w:val="en-AU"/>
          </w:rPr>
          <w:delText xml:space="preserve"> </w:delText>
        </w:r>
      </w:del>
    </w:p>
    <w:p w14:paraId="760D5D8D" w14:textId="180373B4" w:rsidR="009709F4" w:rsidRPr="00CA461A" w:rsidDel="007A7EC8" w:rsidRDefault="00C9270C" w:rsidP="00180912">
      <w:pPr>
        <w:pStyle w:val="Heading3"/>
        <w:rPr>
          <w:del w:id="1002" w:author="Graham Inglert" w:date="2025-10-20T10:55:00Z" w16du:dateUtc="2025-10-19T23:55:00Z"/>
          <w:rFonts w:cs="Times New Roman"/>
          <w:color w:val="000000" w:themeColor="text1"/>
          <w:u w:val="single"/>
          <w:lang w:val="en-AU"/>
        </w:rPr>
      </w:pPr>
      <w:del w:id="1003" w:author="Graham Inglert" w:date="2025-10-20T10:55:00Z" w16du:dateUtc="2025-10-19T23:55:00Z">
        <w:r w:rsidRPr="00CA461A" w:rsidDel="007A7EC8">
          <w:rPr>
            <w:rFonts w:cs="Times New Roman"/>
            <w:color w:val="000000" w:themeColor="text1"/>
            <w:u w:val="single"/>
            <w:lang w:val="en-AU"/>
          </w:rPr>
          <w:delText xml:space="preserve">5.1.3 </w:delText>
        </w:r>
        <w:r w:rsidR="009709F4" w:rsidRPr="00CA461A" w:rsidDel="007A7EC8">
          <w:rPr>
            <w:rFonts w:cs="Times New Roman"/>
            <w:color w:val="000000" w:themeColor="text1"/>
            <w:u w:val="single"/>
            <w:lang w:val="en-AU"/>
          </w:rPr>
          <w:delText>Individual Vanguards as Network Translators</w:delText>
        </w:r>
      </w:del>
    </w:p>
    <w:p w14:paraId="74333B79" w14:textId="577A8207" w:rsidR="00180912" w:rsidRPr="00030B78" w:rsidDel="007A7EC8" w:rsidRDefault="00180912" w:rsidP="00180912">
      <w:pPr>
        <w:rPr>
          <w:del w:id="1004" w:author="Graham Inglert" w:date="2025-10-20T10:55:00Z" w16du:dateUtc="2025-10-19T23:55:00Z"/>
          <w:lang w:val="en-AU"/>
        </w:rPr>
      </w:pPr>
    </w:p>
    <w:p w14:paraId="79CAD524" w14:textId="58F5848F" w:rsidR="009709F4" w:rsidRPr="00274FCD" w:rsidDel="007A7EC8" w:rsidRDefault="009709F4" w:rsidP="00E93CC1">
      <w:pPr>
        <w:spacing w:before="100" w:beforeAutospacing="1" w:after="100" w:afterAutospacing="1" w:line="480" w:lineRule="auto"/>
        <w:ind w:firstLine="720"/>
        <w:rPr>
          <w:del w:id="1005" w:author="Graham Inglert" w:date="2025-10-20T10:55:00Z" w16du:dateUtc="2025-10-19T23:55:00Z"/>
          <w:lang w:val="en-AU"/>
        </w:rPr>
      </w:pPr>
      <w:del w:id="1006" w:author="Graham Inglert" w:date="2025-10-20T10:55:00Z" w16du:dateUtc="2025-10-19T23:55:00Z">
        <w:r w:rsidRPr="00274FCD" w:rsidDel="007A7EC8">
          <w:rPr>
            <w:lang w:val="en-AU"/>
          </w:rPr>
          <w:delText xml:space="preserve">The </w:delText>
        </w:r>
        <w:r w:rsidRPr="00030B78" w:rsidDel="007A7EC8">
          <w:rPr>
            <w:lang w:val="en-AU"/>
          </w:rPr>
          <w:delText>coding and analysis process</w:delText>
        </w:r>
        <w:r w:rsidRPr="00274FCD" w:rsidDel="007A7EC8">
          <w:rPr>
            <w:lang w:val="en-AU"/>
          </w:rPr>
          <w:delText xml:space="preserve"> </w:delText>
        </w:r>
        <w:r w:rsidRPr="00030B78" w:rsidDel="007A7EC8">
          <w:rPr>
            <w:lang w:val="en-AU"/>
          </w:rPr>
          <w:delText>frequently</w:delText>
        </w:r>
        <w:r w:rsidRPr="00274FCD" w:rsidDel="007A7EC8">
          <w:rPr>
            <w:lang w:val="en-AU"/>
          </w:rPr>
          <w:delText xml:space="preserve"> identified individual </w:delText>
        </w:r>
        <w:r w:rsidRPr="00030B78" w:rsidDel="007A7EC8">
          <w:rPr>
            <w:lang w:val="en-AU"/>
          </w:rPr>
          <w:delText>vanguard actors</w:delText>
        </w:r>
        <w:r w:rsidRPr="00274FCD" w:rsidDel="007A7EC8">
          <w:rPr>
            <w:lang w:val="en-AU"/>
          </w:rPr>
          <w:delText xml:space="preserve"> as </w:delText>
        </w:r>
        <w:r w:rsidR="00815591" w:rsidRPr="00030B78" w:rsidDel="007A7EC8">
          <w:rPr>
            <w:lang w:val="en-AU"/>
          </w:rPr>
          <w:delText xml:space="preserve">champions </w:delText>
        </w:r>
        <w:r w:rsidR="00B56645" w:rsidRPr="00030B78" w:rsidDel="007A7EC8">
          <w:rPr>
            <w:lang w:val="en-AU"/>
          </w:rPr>
          <w:delText xml:space="preserve">who </w:delText>
        </w:r>
        <w:r w:rsidR="00815591" w:rsidRPr="00030B78" w:rsidDel="007A7EC8">
          <w:rPr>
            <w:lang w:val="en-AU"/>
          </w:rPr>
          <w:delText>played a</w:delText>
        </w:r>
        <w:r w:rsidR="00B56645" w:rsidRPr="00030B78" w:rsidDel="007A7EC8">
          <w:rPr>
            <w:lang w:val="en-AU"/>
          </w:rPr>
          <w:delText xml:space="preserve"> critical </w:delText>
        </w:r>
        <w:r w:rsidR="00815591" w:rsidRPr="00030B78" w:rsidDel="007A7EC8">
          <w:rPr>
            <w:lang w:val="en-AU"/>
          </w:rPr>
          <w:delText xml:space="preserve">role </w:delText>
        </w:r>
        <w:r w:rsidR="00B56645" w:rsidRPr="00030B78" w:rsidDel="007A7EC8">
          <w:rPr>
            <w:lang w:val="en-AU"/>
          </w:rPr>
          <w:delText>in the prosses of translation</w:delText>
        </w:r>
        <w:r w:rsidRPr="00274FCD" w:rsidDel="007A7EC8">
          <w:rPr>
            <w:lang w:val="en-AU"/>
          </w:rPr>
          <w:delText xml:space="preserve"> </w:delText>
        </w:r>
        <w:r w:rsidR="00B56645" w:rsidRPr="00030B78" w:rsidDel="007A7EC8">
          <w:rPr>
            <w:lang w:val="en-AU"/>
          </w:rPr>
          <w:delText xml:space="preserve">by </w:delText>
        </w:r>
        <w:r w:rsidRPr="00274FCD" w:rsidDel="007A7EC8">
          <w:rPr>
            <w:lang w:val="en-AU"/>
          </w:rPr>
          <w:delText xml:space="preserve">enrolling </w:delText>
        </w:r>
        <w:r w:rsidRPr="00030B78" w:rsidDel="007A7EC8">
          <w:rPr>
            <w:lang w:val="en-AU"/>
          </w:rPr>
          <w:delText>unfamiliar</w:delText>
        </w:r>
        <w:r w:rsidRPr="00274FCD" w:rsidDel="007A7EC8">
          <w:rPr>
            <w:lang w:val="en-AU"/>
          </w:rPr>
          <w:delText xml:space="preserve"> actors into </w:delText>
        </w:r>
        <w:r w:rsidRPr="00030B78" w:rsidDel="007A7EC8">
          <w:rPr>
            <w:lang w:val="en-AU"/>
          </w:rPr>
          <w:delText>FLOSS instrumentation. These vanguards emerged as the most recognised reason for FLOSS uptake or FLOSS experimentation.</w:delText>
        </w:r>
        <w:r w:rsidRPr="00274FCD" w:rsidDel="007A7EC8">
          <w:rPr>
            <w:lang w:val="en-AU"/>
          </w:rPr>
          <w:delText xml:space="preserve"> </w:delText>
        </w:r>
        <w:r w:rsidRPr="00030B78" w:rsidDel="007A7EC8">
          <w:rPr>
            <w:lang w:val="en-AU"/>
          </w:rPr>
          <w:delText xml:space="preserve">According to Callon (1986) translators </w:delText>
        </w:r>
        <w:r w:rsidR="00926438" w:rsidRPr="00030B78" w:rsidDel="007A7EC8">
          <w:rPr>
            <w:lang w:val="en-AU"/>
          </w:rPr>
          <w:delText>contribute</w:delText>
        </w:r>
        <w:r w:rsidRPr="00030B78" w:rsidDel="007A7EC8">
          <w:rPr>
            <w:lang w:val="en-AU"/>
          </w:rPr>
          <w:delText xml:space="preserve"> a </w:delText>
        </w:r>
        <w:r w:rsidR="00926438" w:rsidRPr="00030B78" w:rsidDel="007A7EC8">
          <w:rPr>
            <w:lang w:val="en-AU"/>
          </w:rPr>
          <w:delText>necessary</w:delText>
        </w:r>
        <w:r w:rsidRPr="00030B78" w:rsidDel="007A7EC8">
          <w:rPr>
            <w:lang w:val="en-AU"/>
          </w:rPr>
          <w:delText xml:space="preserve"> role in creating relationships where previously none exist</w:delText>
        </w:r>
        <w:r w:rsidR="00B56645" w:rsidRPr="00030B78" w:rsidDel="007A7EC8">
          <w:rPr>
            <w:lang w:val="en-AU"/>
          </w:rPr>
          <w:delText>.</w:delText>
        </w:r>
        <w:r w:rsidRPr="00030B78" w:rsidDel="007A7EC8">
          <w:rPr>
            <w:lang w:val="en-AU"/>
          </w:rPr>
          <w:delText xml:space="preserve"> </w:delText>
        </w:r>
        <w:r w:rsidR="00B56645" w:rsidRPr="00030B78" w:rsidDel="007A7EC8">
          <w:rPr>
            <w:lang w:val="en-AU"/>
          </w:rPr>
          <w:delText>I</w:delText>
        </w:r>
        <w:r w:rsidRPr="00030B78" w:rsidDel="007A7EC8">
          <w:rPr>
            <w:lang w:val="en-AU"/>
          </w:rPr>
          <w:delText>n the case of FLOSS and OAD application</w:delText>
        </w:r>
        <w:r w:rsidR="00B56645" w:rsidRPr="00030B78" w:rsidDel="007A7EC8">
          <w:rPr>
            <w:lang w:val="en-AU"/>
          </w:rPr>
          <w:delText xml:space="preserve"> in practice</w:delText>
        </w:r>
        <w:r w:rsidRPr="00030B78" w:rsidDel="007A7EC8">
          <w:rPr>
            <w:lang w:val="en-AU"/>
          </w:rPr>
          <w:delText xml:space="preserve">, these translators </w:delText>
        </w:r>
        <w:r w:rsidR="00B56645" w:rsidRPr="00030B78" w:rsidDel="007A7EC8">
          <w:rPr>
            <w:lang w:val="en-AU"/>
          </w:rPr>
          <w:delText>may increase collective uptake</w:delText>
        </w:r>
        <w:r w:rsidRPr="00030B78" w:rsidDel="007A7EC8">
          <w:rPr>
            <w:lang w:val="en-AU"/>
          </w:rPr>
          <w:delText xml:space="preserve"> by demonstrating FLOSS utility through </w:delText>
        </w:r>
        <w:r w:rsidR="00B56645" w:rsidRPr="00030B78" w:rsidDel="007A7EC8">
          <w:rPr>
            <w:lang w:val="en-AU"/>
          </w:rPr>
          <w:delText>novel and visible</w:delText>
        </w:r>
        <w:r w:rsidRPr="00030B78" w:rsidDel="007A7EC8">
          <w:rPr>
            <w:lang w:val="en-AU"/>
          </w:rPr>
          <w:delText xml:space="preserve"> application</w:delText>
        </w:r>
        <w:r w:rsidRPr="00274FCD" w:rsidDel="007A7EC8">
          <w:rPr>
            <w:lang w:val="en-AU"/>
          </w:rPr>
          <w:delText xml:space="preserve">. </w:delText>
        </w:r>
        <w:r w:rsidRPr="00030B78" w:rsidDel="007A7EC8">
          <w:rPr>
            <w:lang w:val="en-AU"/>
          </w:rPr>
          <w:delText>Participant #9’s</w:delText>
        </w:r>
        <w:r w:rsidRPr="00274FCD" w:rsidDel="007A7EC8">
          <w:rPr>
            <w:lang w:val="en-AU"/>
          </w:rPr>
          <w:delText xml:space="preserve"> </w:delText>
        </w:r>
        <w:r w:rsidRPr="00030B78" w:rsidDel="007A7EC8">
          <w:rPr>
            <w:lang w:val="en-AU"/>
          </w:rPr>
          <w:delText>role discusses this process where their demonstration translated previously unrecognised technical capacity to organisational decision-makers:</w:delText>
        </w:r>
      </w:del>
    </w:p>
    <w:p w14:paraId="755FCE12" w14:textId="25197DC8" w:rsidR="009709F4" w:rsidRPr="00274FCD" w:rsidDel="007A7EC8" w:rsidRDefault="009709F4" w:rsidP="00E93CC1">
      <w:pPr>
        <w:spacing w:before="100" w:beforeAutospacing="1" w:after="100" w:afterAutospacing="1" w:line="480" w:lineRule="auto"/>
        <w:rPr>
          <w:del w:id="1007" w:author="Graham Inglert" w:date="2025-10-20T10:55:00Z" w16du:dateUtc="2025-10-19T23:55:00Z"/>
          <w:lang w:val="en-AU"/>
        </w:rPr>
      </w:pPr>
      <w:del w:id="1008" w:author="Graham Inglert" w:date="2025-10-20T10:55:00Z" w16du:dateUtc="2025-10-19T23:55:00Z">
        <w:r w:rsidRPr="00274FCD" w:rsidDel="007A7EC8">
          <w:rPr>
            <w:i/>
            <w:iCs/>
            <w:lang w:val="en-AU"/>
          </w:rPr>
          <w:delText>"I think Kath was one of those people who initially saw me coding... once she saw the kind of things that could be done and the value that they added... had tune changed entirely."</w:delText>
        </w:r>
      </w:del>
    </w:p>
    <w:p w14:paraId="77717C73" w14:textId="32875E99" w:rsidR="009709F4" w:rsidRPr="00274FCD" w:rsidDel="007A7EC8" w:rsidRDefault="009709F4" w:rsidP="00E93CC1">
      <w:pPr>
        <w:spacing w:before="100" w:beforeAutospacing="1" w:after="100" w:afterAutospacing="1" w:line="480" w:lineRule="auto"/>
        <w:ind w:firstLine="720"/>
        <w:rPr>
          <w:del w:id="1009" w:author="Graham Inglert" w:date="2025-10-20T10:55:00Z" w16du:dateUtc="2025-10-19T23:55:00Z"/>
          <w:lang w:val="en-AU"/>
        </w:rPr>
      </w:pPr>
      <w:del w:id="1010" w:author="Graham Inglert" w:date="2025-10-20T10:55:00Z" w16du:dateUtc="2025-10-19T23:55:00Z">
        <w:r w:rsidRPr="00030B78" w:rsidDel="007A7EC8">
          <w:rPr>
            <w:lang w:val="en-AU"/>
          </w:rPr>
          <w:delText>A potential limitation to the emergence of personality-centric applications is that</w:delText>
        </w:r>
        <w:r w:rsidRPr="00274FCD" w:rsidDel="007A7EC8">
          <w:rPr>
            <w:lang w:val="en-AU"/>
          </w:rPr>
          <w:delText xml:space="preserve"> </w:delText>
        </w:r>
        <w:r w:rsidRPr="00030B78" w:rsidDel="007A7EC8">
          <w:rPr>
            <w:lang w:val="en-AU"/>
          </w:rPr>
          <w:delText>actor</w:delText>
        </w:r>
        <w:r w:rsidRPr="00274FCD" w:rsidDel="007A7EC8">
          <w:rPr>
            <w:lang w:val="en-AU"/>
          </w:rPr>
          <w:delText>-dependen</w:delText>
        </w:r>
        <w:r w:rsidRPr="00030B78" w:rsidDel="007A7EC8">
          <w:rPr>
            <w:lang w:val="en-AU"/>
          </w:rPr>
          <w:delText>cy could potentially reveal fragility concerns.</w:delText>
        </w:r>
        <w:r w:rsidRPr="00274FCD" w:rsidDel="007A7EC8">
          <w:rPr>
            <w:lang w:val="en-AU"/>
          </w:rPr>
          <w:delText xml:space="preserve"> When key translators leave organi</w:delText>
        </w:r>
        <w:r w:rsidRPr="00030B78" w:rsidDel="007A7EC8">
          <w:rPr>
            <w:lang w:val="en-AU"/>
          </w:rPr>
          <w:delText>s</w:delText>
        </w:r>
        <w:r w:rsidRPr="00274FCD" w:rsidDel="007A7EC8">
          <w:rPr>
            <w:lang w:val="en-AU"/>
          </w:rPr>
          <w:delText xml:space="preserve">ations, the networks they </w:delText>
        </w:r>
        <w:r w:rsidRPr="00030B78" w:rsidDel="007A7EC8">
          <w:rPr>
            <w:lang w:val="en-AU"/>
          </w:rPr>
          <w:delText>construct may disintegrate</w:delText>
        </w:r>
        <w:r w:rsidRPr="00274FCD" w:rsidDel="007A7EC8">
          <w:rPr>
            <w:lang w:val="en-AU"/>
          </w:rPr>
          <w:delText xml:space="preserve">, as the connections between actors were dependent on ongoing </w:delText>
        </w:r>
        <w:r w:rsidRPr="00030B78" w:rsidDel="007A7EC8">
          <w:rPr>
            <w:lang w:val="en-AU"/>
          </w:rPr>
          <w:delText>colloquiality</w:delText>
        </w:r>
        <w:r w:rsidRPr="00274FCD" w:rsidDel="007A7EC8">
          <w:rPr>
            <w:lang w:val="en-AU"/>
          </w:rPr>
          <w:delText xml:space="preserve"> and negotiation rather than </w:delText>
        </w:r>
        <w:r w:rsidR="00815591" w:rsidRPr="00030B78" w:rsidDel="007A7EC8">
          <w:rPr>
            <w:lang w:val="en-AU"/>
          </w:rPr>
          <w:delText>institutional</w:delText>
        </w:r>
        <w:r w:rsidRPr="00030B78" w:rsidDel="007A7EC8">
          <w:rPr>
            <w:lang w:val="en-AU"/>
          </w:rPr>
          <w:delText xml:space="preserve"> </w:delText>
        </w:r>
        <w:r w:rsidR="00815591" w:rsidRPr="00030B78" w:rsidDel="007A7EC8">
          <w:rPr>
            <w:lang w:val="en-AU"/>
          </w:rPr>
          <w:delText>formalisation</w:delText>
        </w:r>
        <w:r w:rsidRPr="00030B78" w:rsidDel="007A7EC8">
          <w:rPr>
            <w:lang w:val="en-AU"/>
          </w:rPr>
          <w:delText xml:space="preserve">. This concept is what Callon (1991) refers to as “low irreversibility” and to which he offers organisational routinisation, regulatory embedding and the enrolment of interest aligned actors as tactics of mitigation (Callon, 1990). For FLOSS networks where decentralisation offers many of the instruments’ agility strengths, these solutions may be difficult to implement within formal institutional networks such as professional </w:delText>
        </w:r>
        <w:r w:rsidR="00815591" w:rsidRPr="00030B78" w:rsidDel="007A7EC8">
          <w:rPr>
            <w:lang w:val="en-AU"/>
          </w:rPr>
          <w:delText>built-environment</w:delText>
        </w:r>
        <w:r w:rsidRPr="00030B78" w:rsidDel="007A7EC8">
          <w:rPr>
            <w:lang w:val="en-AU"/>
          </w:rPr>
          <w:delText xml:space="preserve"> practice. </w:delText>
        </w:r>
      </w:del>
    </w:p>
    <w:p w14:paraId="57C047FB" w14:textId="018EE0F8" w:rsidR="009709F4" w:rsidRPr="00CA461A" w:rsidDel="007A7EC8" w:rsidRDefault="00C9270C" w:rsidP="00180912">
      <w:pPr>
        <w:pStyle w:val="Heading3"/>
        <w:rPr>
          <w:del w:id="1011" w:author="Graham Inglert" w:date="2025-10-20T10:55:00Z" w16du:dateUtc="2025-10-19T23:55:00Z"/>
          <w:rFonts w:cs="Times New Roman"/>
          <w:color w:val="000000" w:themeColor="text1"/>
          <w:u w:val="single"/>
          <w:lang w:val="en-AU"/>
        </w:rPr>
      </w:pPr>
      <w:del w:id="1012" w:author="Graham Inglert" w:date="2025-10-20T10:55:00Z" w16du:dateUtc="2025-10-19T23:55:00Z">
        <w:r w:rsidRPr="00CA461A" w:rsidDel="007A7EC8">
          <w:rPr>
            <w:rFonts w:cs="Times New Roman"/>
            <w:color w:val="000000" w:themeColor="text1"/>
            <w:u w:val="single"/>
            <w:lang w:val="en-AU"/>
          </w:rPr>
          <w:delText xml:space="preserve">5.1.4 </w:delText>
        </w:r>
        <w:r w:rsidR="009709F4" w:rsidRPr="00CA461A" w:rsidDel="007A7EC8">
          <w:rPr>
            <w:rFonts w:cs="Times New Roman"/>
            <w:color w:val="000000" w:themeColor="text1"/>
            <w:u w:val="single"/>
            <w:lang w:val="en-AU"/>
          </w:rPr>
          <w:delText xml:space="preserve">Material Inscriptions, File Formats and </w:delText>
        </w:r>
        <w:r w:rsidR="00815591" w:rsidRPr="00CA461A" w:rsidDel="007A7EC8">
          <w:rPr>
            <w:rFonts w:cs="Times New Roman"/>
            <w:color w:val="000000" w:themeColor="text1"/>
            <w:u w:val="single"/>
            <w:lang w:val="en-AU"/>
          </w:rPr>
          <w:delText>Incarcerative</w:delText>
        </w:r>
        <w:r w:rsidR="009709F4" w:rsidRPr="00CA461A" w:rsidDel="007A7EC8">
          <w:rPr>
            <w:rFonts w:cs="Times New Roman"/>
            <w:color w:val="000000" w:themeColor="text1"/>
            <w:u w:val="single"/>
            <w:lang w:val="en-AU"/>
          </w:rPr>
          <w:delText xml:space="preserve"> Business Practice</w:delText>
        </w:r>
      </w:del>
    </w:p>
    <w:p w14:paraId="13AF8E10" w14:textId="61593746" w:rsidR="00180912" w:rsidRPr="00030B78" w:rsidDel="007A7EC8" w:rsidRDefault="00180912" w:rsidP="00180912">
      <w:pPr>
        <w:rPr>
          <w:del w:id="1013" w:author="Graham Inglert" w:date="2025-10-20T10:55:00Z" w16du:dateUtc="2025-10-19T23:55:00Z"/>
          <w:lang w:val="en-AU"/>
        </w:rPr>
      </w:pPr>
    </w:p>
    <w:p w14:paraId="069639EF" w14:textId="33428531" w:rsidR="009709F4" w:rsidRPr="00274FCD" w:rsidDel="007A7EC8" w:rsidRDefault="009709F4" w:rsidP="00E93CC1">
      <w:pPr>
        <w:spacing w:before="100" w:beforeAutospacing="1" w:after="100" w:afterAutospacing="1" w:line="480" w:lineRule="auto"/>
        <w:ind w:firstLine="720"/>
        <w:rPr>
          <w:del w:id="1014" w:author="Graham Inglert" w:date="2025-10-20T10:55:00Z" w16du:dateUtc="2025-10-19T23:55:00Z"/>
          <w:lang w:val="en-AU"/>
        </w:rPr>
      </w:pPr>
      <w:del w:id="1015" w:author="Graham Inglert" w:date="2025-10-20T10:55:00Z" w16du:dateUtc="2025-10-19T23:55:00Z">
        <w:r w:rsidRPr="00030B78" w:rsidDel="007A7EC8">
          <w:rPr>
            <w:lang w:val="en-AU"/>
          </w:rPr>
          <w:delText xml:space="preserve">File formats were identified </w:delText>
        </w:r>
        <w:r w:rsidR="00815591" w:rsidRPr="00030B78" w:rsidDel="007A7EC8">
          <w:rPr>
            <w:lang w:val="en-AU"/>
          </w:rPr>
          <w:delText>as a core anxiety</w:delText>
        </w:r>
        <w:r w:rsidRPr="00030B78" w:rsidDel="007A7EC8">
          <w:rPr>
            <w:lang w:val="en-AU"/>
          </w:rPr>
          <w:delText xml:space="preserve"> </w:delText>
        </w:r>
        <w:r w:rsidR="00815591" w:rsidRPr="00030B78" w:rsidDel="007A7EC8">
          <w:rPr>
            <w:lang w:val="en-AU"/>
          </w:rPr>
          <w:delText>by</w:delText>
        </w:r>
        <w:r w:rsidRPr="00030B78" w:rsidDel="007A7EC8">
          <w:rPr>
            <w:lang w:val="en-AU"/>
          </w:rPr>
          <w:delText xml:space="preserve"> </w:delText>
        </w:r>
        <w:r w:rsidR="00815591" w:rsidRPr="00030B78" w:rsidDel="007A7EC8">
          <w:rPr>
            <w:lang w:val="en-AU"/>
          </w:rPr>
          <w:delText>practitioners</w:delText>
        </w:r>
        <w:r w:rsidRPr="00030B78" w:rsidDel="007A7EC8">
          <w:rPr>
            <w:lang w:val="en-AU"/>
          </w:rPr>
          <w:delText xml:space="preserve"> considering migrating software suite</w:delText>
        </w:r>
        <w:r w:rsidR="00815591" w:rsidRPr="00030B78" w:rsidDel="007A7EC8">
          <w:rPr>
            <w:lang w:val="en-AU"/>
          </w:rPr>
          <w:delText>s</w:delText>
        </w:r>
        <w:r w:rsidRPr="00030B78" w:rsidDel="007A7EC8">
          <w:rPr>
            <w:lang w:val="en-AU"/>
          </w:rPr>
          <w:delText xml:space="preserve">. The </w:delText>
        </w:r>
        <w:r w:rsidR="00815591" w:rsidRPr="00030B78" w:rsidDel="007A7EC8">
          <w:rPr>
            <w:lang w:val="en-AU"/>
          </w:rPr>
          <w:delText>trepidation</w:delText>
        </w:r>
        <w:r w:rsidRPr="00030B78" w:rsidDel="007A7EC8">
          <w:rPr>
            <w:lang w:val="en-AU"/>
          </w:rPr>
          <w:delText xml:space="preserve"> that negotiating file formats brings became an emergent</w:delText>
        </w:r>
        <w:r w:rsidRPr="00274FCD" w:rsidDel="007A7EC8">
          <w:rPr>
            <w:lang w:val="en-AU"/>
          </w:rPr>
          <w:delText xml:space="preserve"> barrier identified </w:delText>
        </w:r>
        <w:r w:rsidRPr="00030B78" w:rsidDel="007A7EC8">
          <w:rPr>
            <w:lang w:val="en-AU"/>
          </w:rPr>
          <w:delText>that could impede</w:delText>
        </w:r>
        <w:r w:rsidRPr="00274FCD" w:rsidDel="007A7EC8">
          <w:rPr>
            <w:lang w:val="en-AU"/>
          </w:rPr>
          <w:delText xml:space="preserve"> client and professional expectations for deliverables in proprietary formats. As one </w:delText>
        </w:r>
        <w:r w:rsidRPr="00030B78" w:rsidDel="007A7EC8">
          <w:rPr>
            <w:lang w:val="en-AU"/>
          </w:rPr>
          <w:delText>Participant #7</w:delText>
        </w:r>
        <w:r w:rsidRPr="00274FCD" w:rsidDel="007A7EC8">
          <w:rPr>
            <w:lang w:val="en-AU"/>
          </w:rPr>
          <w:delText xml:space="preserve"> explained:</w:delText>
        </w:r>
      </w:del>
    </w:p>
    <w:p w14:paraId="4C393FD1" w14:textId="0C7D7CB0" w:rsidR="009709F4" w:rsidRPr="00274FCD" w:rsidDel="007A7EC8" w:rsidRDefault="009709F4" w:rsidP="00E93CC1">
      <w:pPr>
        <w:spacing w:before="100" w:beforeAutospacing="1" w:after="100" w:afterAutospacing="1" w:line="480" w:lineRule="auto"/>
        <w:rPr>
          <w:del w:id="1016" w:author="Graham Inglert" w:date="2025-10-20T10:55:00Z" w16du:dateUtc="2025-10-19T23:55:00Z"/>
          <w:lang w:val="en-AU"/>
        </w:rPr>
      </w:pPr>
      <w:del w:id="1017" w:author="Graham Inglert" w:date="2025-10-20T10:55:00Z" w16du:dateUtc="2025-10-19T23:55:00Z">
        <w:r w:rsidRPr="00274FCD" w:rsidDel="007A7EC8">
          <w:rPr>
            <w:i/>
            <w:iCs/>
            <w:lang w:val="en-AU"/>
          </w:rPr>
          <w:delText xml:space="preserve">"You can't collaborate </w:delText>
        </w:r>
      </w:del>
      <w:commentRangeStart w:id="1018"/>
      <w:del w:id="1019" w:author="Graham Inglert" w:date="2025-10-20T10:14:00Z" w16du:dateUtc="2025-10-19T23:14:00Z">
        <w:r w:rsidRPr="00274FCD" w:rsidDel="002E0820">
          <w:rPr>
            <w:i/>
            <w:iCs/>
            <w:lang w:val="en-AU"/>
          </w:rPr>
          <w:delText>on</w:delText>
        </w:r>
        <w:commentRangeEnd w:id="1018"/>
        <w:r w:rsidR="00CC4C11" w:rsidDel="002E0820">
          <w:rPr>
            <w:rStyle w:val="CommentReference"/>
          </w:rPr>
          <w:commentReference w:id="1018"/>
        </w:r>
        <w:r w:rsidRPr="00274FCD" w:rsidDel="002E0820">
          <w:rPr>
            <w:i/>
            <w:iCs/>
            <w:lang w:val="en-AU"/>
          </w:rPr>
          <w:delText xml:space="preserve"> </w:delText>
        </w:r>
      </w:del>
      <w:del w:id="1020" w:author="Graham Inglert" w:date="2025-10-20T10:55:00Z" w16du:dateUtc="2025-10-19T23:55:00Z">
        <w:r w:rsidRPr="00274FCD" w:rsidDel="007A7EC8">
          <w:rPr>
            <w:i/>
            <w:iCs/>
            <w:lang w:val="en-AU"/>
          </w:rPr>
          <w:delText>someone... You can't send them that project file if they use Affinity and vice versa... No one's going to accept your weird affinity file to work on."</w:delText>
        </w:r>
      </w:del>
    </w:p>
    <w:p w14:paraId="4B522565" w14:textId="561A0829" w:rsidR="009709F4" w:rsidRPr="00274FCD" w:rsidDel="007A7EC8" w:rsidRDefault="009709F4" w:rsidP="00E93CC1">
      <w:pPr>
        <w:spacing w:before="100" w:beforeAutospacing="1" w:after="100" w:afterAutospacing="1" w:line="480" w:lineRule="auto"/>
        <w:ind w:firstLine="720"/>
        <w:rPr>
          <w:del w:id="1021" w:author="Graham Inglert" w:date="2025-10-20T10:55:00Z" w16du:dateUtc="2025-10-19T23:55:00Z"/>
          <w:lang w:val="en-AU"/>
        </w:rPr>
      </w:pPr>
      <w:del w:id="1022" w:author="Graham Inglert" w:date="2025-10-20T10:55:00Z" w16du:dateUtc="2025-10-19T23:55:00Z">
        <w:r w:rsidRPr="00274FCD" w:rsidDel="007A7EC8">
          <w:rPr>
            <w:lang w:val="en-AU"/>
          </w:rPr>
          <w:delText xml:space="preserve">This </w:delText>
        </w:r>
        <w:r w:rsidRPr="00030B78" w:rsidDel="007A7EC8">
          <w:rPr>
            <w:lang w:val="en-AU"/>
          </w:rPr>
          <w:delText xml:space="preserve">coding process reflects </w:delText>
        </w:r>
        <w:r w:rsidRPr="00274FCD" w:rsidDel="007A7EC8">
          <w:rPr>
            <w:lang w:val="en-AU"/>
          </w:rPr>
          <w:delText>Latour</w:delText>
        </w:r>
        <w:r w:rsidRPr="00030B78" w:rsidDel="007A7EC8">
          <w:rPr>
            <w:lang w:val="en-AU"/>
          </w:rPr>
          <w:delText>’s</w:delText>
        </w:r>
        <w:r w:rsidRPr="00274FCD" w:rsidDel="007A7EC8">
          <w:rPr>
            <w:lang w:val="en-AU"/>
          </w:rPr>
          <w:delText xml:space="preserve"> </w:delText>
        </w:r>
        <w:r w:rsidRPr="00030B78" w:rsidDel="007A7EC8">
          <w:rPr>
            <w:lang w:val="en-AU"/>
          </w:rPr>
          <w:delText>(</w:delText>
        </w:r>
        <w:r w:rsidRPr="00274FCD" w:rsidDel="007A7EC8">
          <w:rPr>
            <w:lang w:val="en-AU"/>
          </w:rPr>
          <w:delText xml:space="preserve">1987) </w:delText>
        </w:r>
        <w:r w:rsidRPr="00030B78" w:rsidDel="007A7EC8">
          <w:rPr>
            <w:lang w:val="en-AU"/>
          </w:rPr>
          <w:delText>inscriptions as programs of action serving</w:delText>
        </w:r>
        <w:r w:rsidR="00815591" w:rsidRPr="00030B78" w:rsidDel="007A7EC8">
          <w:rPr>
            <w:lang w:val="en-AU"/>
          </w:rPr>
          <w:delText xml:space="preserve"> </w:delText>
        </w:r>
        <w:r w:rsidRPr="00030B78" w:rsidDel="007A7EC8">
          <w:rPr>
            <w:lang w:val="en-AU"/>
          </w:rPr>
          <w:delText>as “scripts” or the built-in prescriptions of technology</w:delText>
        </w:r>
        <w:r w:rsidRPr="00274FCD" w:rsidDel="007A7EC8">
          <w:rPr>
            <w:lang w:val="en-AU"/>
          </w:rPr>
          <w:delText xml:space="preserve">. These technical </w:delText>
        </w:r>
        <w:r w:rsidRPr="00030B78" w:rsidDel="007A7EC8">
          <w:rPr>
            <w:lang w:val="en-AU"/>
          </w:rPr>
          <w:delText>artefacts</w:delText>
        </w:r>
        <w:r w:rsidRPr="00274FCD" w:rsidDel="007A7EC8">
          <w:rPr>
            <w:lang w:val="en-AU"/>
          </w:rPr>
          <w:delText xml:space="preserve"> enforce network boundaries and exclude alternative tools</w:delText>
        </w:r>
        <w:r w:rsidRPr="00030B78" w:rsidDel="007A7EC8">
          <w:rPr>
            <w:lang w:val="en-AU"/>
          </w:rPr>
          <w:delText xml:space="preserve"> such as FLOSS. Some FLOSS instruments </w:delText>
        </w:r>
        <w:r w:rsidR="00815591" w:rsidRPr="00030B78" w:rsidDel="007A7EC8">
          <w:rPr>
            <w:lang w:val="en-AU"/>
          </w:rPr>
          <w:delText>mitigate</w:delText>
        </w:r>
        <w:r w:rsidRPr="00030B78" w:rsidDel="007A7EC8">
          <w:rPr>
            <w:lang w:val="en-AU"/>
          </w:rPr>
          <w:delText xml:space="preserve"> this barrier through allowing the export of files in proprietary counterpart format such as QGIS with ‘ESRI Shapefiles’ or Blender with the SketchUp-combatable ‘Collada’. In other cases, such as the Adobe creative suite, file formats are utilised as a weapon to not only dissuade alternative FLOSS or competing proprietary software such as Inkscape or Affinity Creative Suite but also a way to convert illegitimate: “pirated versions” into subscription customers. Microsoft’s windows strategy in the late 1990s’ emerging Chinese market illustrates this</w:delText>
        </w:r>
        <w:r w:rsidR="00815591" w:rsidRPr="00030B78" w:rsidDel="007A7EC8">
          <w:rPr>
            <w:lang w:val="en-AU"/>
          </w:rPr>
          <w:delText xml:space="preserve"> paradigm</w:delText>
        </w:r>
        <w:r w:rsidRPr="00030B78" w:rsidDel="007A7EC8">
          <w:rPr>
            <w:lang w:val="en-AU"/>
          </w:rPr>
          <w:delText xml:space="preserve"> (Shen, 2005). A veritable “razor-blade model” or ‘the first hit is always free’. In this context, </w:delText>
        </w:r>
        <w:r w:rsidRPr="00274FCD" w:rsidDel="007A7EC8">
          <w:rPr>
            <w:lang w:val="en-AU"/>
          </w:rPr>
          <w:delText>proprietary format</w:delText>
        </w:r>
        <w:r w:rsidRPr="00030B78" w:rsidDel="007A7EC8">
          <w:rPr>
            <w:lang w:val="en-AU"/>
          </w:rPr>
          <w:delText>s</w:delText>
        </w:r>
        <w:r w:rsidRPr="00274FCD" w:rsidDel="007A7EC8">
          <w:rPr>
            <w:lang w:val="en-AU"/>
          </w:rPr>
          <w:delText xml:space="preserve"> become an actant </w:delText>
        </w:r>
        <w:r w:rsidRPr="00030B78" w:rsidDel="007A7EC8">
          <w:rPr>
            <w:lang w:val="en-AU"/>
          </w:rPr>
          <w:delText>enforcing</w:delText>
        </w:r>
        <w:r w:rsidRPr="00274FCD" w:rsidDel="007A7EC8">
          <w:rPr>
            <w:lang w:val="en-AU"/>
          </w:rPr>
          <w:delText xml:space="preserve"> discipline</w:delText>
        </w:r>
        <w:r w:rsidRPr="00030B78" w:rsidDel="007A7EC8">
          <w:rPr>
            <w:lang w:val="en-AU"/>
          </w:rPr>
          <w:delText xml:space="preserve"> across</w:delText>
        </w:r>
        <w:r w:rsidRPr="00274FCD" w:rsidDel="007A7EC8">
          <w:rPr>
            <w:lang w:val="en-AU"/>
          </w:rPr>
          <w:delText xml:space="preserve"> professional practice </w:delText>
        </w:r>
        <w:r w:rsidRPr="00030B78" w:rsidDel="007A7EC8">
          <w:rPr>
            <w:lang w:val="en-AU"/>
          </w:rPr>
          <w:delText>and</w:delText>
        </w:r>
        <w:r w:rsidRPr="00274FCD" w:rsidDel="007A7EC8">
          <w:rPr>
            <w:lang w:val="en-AU"/>
          </w:rPr>
          <w:delText xml:space="preserve"> </w:delText>
        </w:r>
        <w:r w:rsidRPr="00030B78" w:rsidDel="007A7EC8">
          <w:rPr>
            <w:lang w:val="en-AU"/>
          </w:rPr>
          <w:delText>organisational</w:delText>
        </w:r>
        <w:r w:rsidRPr="00274FCD" w:rsidDel="007A7EC8">
          <w:rPr>
            <w:lang w:val="en-AU"/>
          </w:rPr>
          <w:delText xml:space="preserve"> boundaries</w:delText>
        </w:r>
        <w:r w:rsidRPr="00030B78" w:rsidDel="007A7EC8">
          <w:rPr>
            <w:lang w:val="en-AU"/>
          </w:rPr>
          <w:delText xml:space="preserve"> which form</w:delText>
        </w:r>
        <w:r w:rsidRPr="00274FCD" w:rsidDel="007A7EC8">
          <w:rPr>
            <w:lang w:val="en-AU"/>
          </w:rPr>
          <w:delText xml:space="preserve"> industry-wide network</w:delText>
        </w:r>
        <w:r w:rsidRPr="00030B78" w:rsidDel="007A7EC8">
          <w:rPr>
            <w:lang w:val="en-AU"/>
          </w:rPr>
          <w:delText>s</w:delText>
        </w:r>
        <w:r w:rsidRPr="00274FCD" w:rsidDel="007A7EC8">
          <w:rPr>
            <w:lang w:val="en-AU"/>
          </w:rPr>
          <w:delText xml:space="preserve"> that resist</w:delText>
        </w:r>
        <w:r w:rsidRPr="00030B78" w:rsidDel="007A7EC8">
          <w:rPr>
            <w:lang w:val="en-AU"/>
          </w:rPr>
          <w:delText xml:space="preserve"> </w:delText>
        </w:r>
        <w:r w:rsidRPr="00274FCD" w:rsidDel="007A7EC8">
          <w:rPr>
            <w:lang w:val="en-AU"/>
          </w:rPr>
          <w:delText>locali</w:delText>
        </w:r>
        <w:r w:rsidRPr="00030B78" w:rsidDel="007A7EC8">
          <w:rPr>
            <w:lang w:val="en-AU"/>
          </w:rPr>
          <w:delText>s</w:delText>
        </w:r>
        <w:r w:rsidRPr="00274FCD" w:rsidDel="007A7EC8">
          <w:rPr>
            <w:lang w:val="en-AU"/>
          </w:rPr>
          <w:delText xml:space="preserve">ed attempts at </w:delText>
        </w:r>
        <w:r w:rsidRPr="00030B78" w:rsidDel="007A7EC8">
          <w:rPr>
            <w:lang w:val="en-AU"/>
          </w:rPr>
          <w:delText>reassembly</w:delText>
        </w:r>
        <w:r w:rsidRPr="00274FCD" w:rsidDel="007A7EC8">
          <w:rPr>
            <w:lang w:val="en-AU"/>
          </w:rPr>
          <w:delText>.</w:delText>
        </w:r>
      </w:del>
    </w:p>
    <w:p w14:paraId="29715FD2" w14:textId="2A6EF490" w:rsidR="009709F4" w:rsidRPr="00CA461A" w:rsidDel="007A7EC8" w:rsidRDefault="00C9270C" w:rsidP="00180912">
      <w:pPr>
        <w:pStyle w:val="Heading3"/>
        <w:rPr>
          <w:del w:id="1023" w:author="Graham Inglert" w:date="2025-10-20T10:55:00Z" w16du:dateUtc="2025-10-19T23:55:00Z"/>
          <w:rFonts w:cs="Times New Roman"/>
          <w:color w:val="000000" w:themeColor="text1"/>
          <w:u w:val="single"/>
          <w:lang w:val="en-AU"/>
        </w:rPr>
      </w:pPr>
      <w:del w:id="1024" w:author="Graham Inglert" w:date="2025-10-20T10:55:00Z" w16du:dateUtc="2025-10-19T23:55:00Z">
        <w:r w:rsidRPr="00CA461A" w:rsidDel="007A7EC8">
          <w:rPr>
            <w:rFonts w:cs="Times New Roman"/>
            <w:color w:val="000000" w:themeColor="text1"/>
            <w:u w:val="single"/>
            <w:lang w:val="en-AU"/>
          </w:rPr>
          <w:delText xml:space="preserve">5.1.5 </w:delText>
        </w:r>
        <w:r w:rsidR="009709F4" w:rsidRPr="00CA461A" w:rsidDel="007A7EC8">
          <w:rPr>
            <w:rFonts w:cs="Times New Roman"/>
            <w:color w:val="000000" w:themeColor="text1"/>
            <w:u w:val="single"/>
            <w:lang w:val="en-AU"/>
          </w:rPr>
          <w:delText>Professional Identity and the perceived illegitimacy of FLOSS and OAD</w:delText>
        </w:r>
      </w:del>
    </w:p>
    <w:p w14:paraId="556B0538" w14:textId="7DA8F3BA" w:rsidR="00180912" w:rsidRPr="00030B78" w:rsidDel="007A7EC8" w:rsidRDefault="00180912" w:rsidP="00180912">
      <w:pPr>
        <w:rPr>
          <w:del w:id="1025" w:author="Graham Inglert" w:date="2025-10-20T10:55:00Z" w16du:dateUtc="2025-10-19T23:55:00Z"/>
          <w:lang w:val="en-AU"/>
        </w:rPr>
      </w:pPr>
    </w:p>
    <w:p w14:paraId="7D75C3BE" w14:textId="52A0A570" w:rsidR="009709F4" w:rsidRPr="00274FCD" w:rsidDel="007A7EC8" w:rsidRDefault="009709F4" w:rsidP="00E93CC1">
      <w:pPr>
        <w:spacing w:before="100" w:beforeAutospacing="1" w:after="100" w:afterAutospacing="1" w:line="480" w:lineRule="auto"/>
        <w:ind w:firstLine="720"/>
        <w:rPr>
          <w:del w:id="1026" w:author="Graham Inglert" w:date="2025-10-20T10:55:00Z" w16du:dateUtc="2025-10-19T23:55:00Z"/>
          <w:lang w:val="en-AU"/>
        </w:rPr>
      </w:pPr>
      <w:del w:id="1027" w:author="Graham Inglert" w:date="2025-10-20T10:55:00Z" w16du:dateUtc="2025-10-19T23:55:00Z">
        <w:r w:rsidRPr="00030B78" w:rsidDel="007A7EC8">
          <w:rPr>
            <w:lang w:val="en-AU"/>
          </w:rPr>
          <w:delText>Legitimacy appeared as a recurring feature of this research proving to be a particular barrier which re-enforced organisational taboos.</w:delText>
        </w:r>
        <w:r w:rsidRPr="00274FCD" w:rsidDel="007A7EC8">
          <w:rPr>
            <w:lang w:val="en-AU"/>
          </w:rPr>
          <w:delText xml:space="preserve"> While </w:delText>
        </w:r>
        <w:r w:rsidRPr="00030B78" w:rsidDel="007A7EC8">
          <w:rPr>
            <w:lang w:val="en-AU"/>
          </w:rPr>
          <w:delText>some practitioners</w:delText>
        </w:r>
        <w:r w:rsidRPr="00274FCD" w:rsidDel="007A7EC8">
          <w:rPr>
            <w:lang w:val="en-AU"/>
          </w:rPr>
          <w:delText xml:space="preserve"> successfully enrolled </w:delText>
        </w:r>
        <w:r w:rsidRPr="00030B78" w:rsidDel="007A7EC8">
          <w:rPr>
            <w:lang w:val="en-AU"/>
          </w:rPr>
          <w:delText>FLOSS</w:delText>
        </w:r>
        <w:r w:rsidRPr="00274FCD" w:rsidDel="007A7EC8">
          <w:rPr>
            <w:lang w:val="en-AU"/>
          </w:rPr>
          <w:delText xml:space="preserve"> into </w:delText>
        </w:r>
        <w:r w:rsidRPr="00030B78" w:rsidDel="007A7EC8">
          <w:rPr>
            <w:lang w:val="en-AU"/>
          </w:rPr>
          <w:delText>novel</w:delText>
        </w:r>
        <w:r w:rsidRPr="00274FCD" w:rsidDel="007A7EC8">
          <w:rPr>
            <w:lang w:val="en-AU"/>
          </w:rPr>
          <w:delText xml:space="preserve"> </w:delText>
        </w:r>
        <w:r w:rsidRPr="00030B78" w:rsidDel="007A7EC8">
          <w:rPr>
            <w:lang w:val="en-AU"/>
          </w:rPr>
          <w:delText>problem-solving assemblages</w:delText>
        </w:r>
        <w:r w:rsidRPr="00274FCD" w:rsidDel="007A7EC8">
          <w:rPr>
            <w:lang w:val="en-AU"/>
          </w:rPr>
          <w:delText xml:space="preserve">, </w:delText>
        </w:r>
        <w:r w:rsidRPr="00030B78" w:rsidDel="007A7EC8">
          <w:rPr>
            <w:lang w:val="en-AU"/>
          </w:rPr>
          <w:delText>normative institutional culture</w:delText>
        </w:r>
        <w:r w:rsidRPr="00274FCD" w:rsidDel="007A7EC8">
          <w:rPr>
            <w:lang w:val="en-AU"/>
          </w:rPr>
          <w:delText xml:space="preserve"> maintain</w:delText>
        </w:r>
        <w:r w:rsidRPr="00030B78" w:rsidDel="007A7EC8">
          <w:rPr>
            <w:lang w:val="en-AU"/>
          </w:rPr>
          <w:delText>ed</w:delText>
        </w:r>
        <w:r w:rsidRPr="00274FCD" w:rsidDel="007A7EC8">
          <w:rPr>
            <w:lang w:val="en-AU"/>
          </w:rPr>
          <w:delText xml:space="preserve"> </w:delText>
        </w:r>
        <w:r w:rsidRPr="00030B78" w:rsidDel="007A7EC8">
          <w:rPr>
            <w:lang w:val="en-AU"/>
          </w:rPr>
          <w:delText>segregated</w:delText>
        </w:r>
        <w:r w:rsidRPr="00274FCD" w:rsidDel="007A7EC8">
          <w:rPr>
            <w:lang w:val="en-AU"/>
          </w:rPr>
          <w:delText xml:space="preserve"> networks that </w:delText>
        </w:r>
        <w:r w:rsidRPr="00030B78" w:rsidDel="007A7EC8">
          <w:rPr>
            <w:lang w:val="en-AU"/>
          </w:rPr>
          <w:delText>affiliated</w:delText>
        </w:r>
        <w:r w:rsidRPr="00274FCD" w:rsidDel="007A7EC8">
          <w:rPr>
            <w:lang w:val="en-AU"/>
          </w:rPr>
          <w:delText xml:space="preserve"> proprietary software with professional </w:delText>
        </w:r>
        <w:r w:rsidRPr="00030B78" w:rsidDel="007A7EC8">
          <w:rPr>
            <w:lang w:val="en-AU"/>
          </w:rPr>
          <w:delText xml:space="preserve">network </w:delText>
        </w:r>
        <w:r w:rsidRPr="00274FCD" w:rsidDel="007A7EC8">
          <w:rPr>
            <w:lang w:val="en-AU"/>
          </w:rPr>
          <w:delText xml:space="preserve">credibility. </w:delText>
        </w:r>
        <w:r w:rsidRPr="00030B78" w:rsidDel="007A7EC8">
          <w:rPr>
            <w:lang w:val="en-AU"/>
          </w:rPr>
          <w:delText xml:space="preserve">Among students, this sentiment was commonly identified such as by Participant #3. </w:delText>
        </w:r>
      </w:del>
    </w:p>
    <w:p w14:paraId="29E342AA" w14:textId="729274CE" w:rsidR="009709F4" w:rsidRPr="00274FCD" w:rsidDel="007A7EC8" w:rsidRDefault="009709F4" w:rsidP="00E93CC1">
      <w:pPr>
        <w:spacing w:before="100" w:beforeAutospacing="1" w:after="100" w:afterAutospacing="1" w:line="480" w:lineRule="auto"/>
        <w:rPr>
          <w:del w:id="1028" w:author="Graham Inglert" w:date="2025-10-20T10:55:00Z" w16du:dateUtc="2025-10-19T23:55:00Z"/>
          <w:lang w:val="en-AU"/>
        </w:rPr>
      </w:pPr>
      <w:del w:id="1029" w:author="Graham Inglert" w:date="2025-10-20T10:55:00Z" w16du:dateUtc="2025-10-19T23:55:00Z">
        <w:r w:rsidRPr="00274FCD" w:rsidDel="007A7EC8">
          <w:rPr>
            <w:i/>
            <w:iCs/>
            <w:lang w:val="en-AU"/>
          </w:rPr>
          <w:delText>"And you feel more professional if you use the industry standard... ArcGIS, like it's. And things like Photoshop, they're like industry standards."</w:delText>
        </w:r>
      </w:del>
    </w:p>
    <w:p w14:paraId="0E814A27" w14:textId="19CB55A5" w:rsidR="009709F4" w:rsidRPr="00274FCD" w:rsidDel="007A7EC8" w:rsidRDefault="009709F4" w:rsidP="00E93CC1">
      <w:pPr>
        <w:spacing w:before="100" w:beforeAutospacing="1" w:after="100" w:afterAutospacing="1" w:line="480" w:lineRule="auto"/>
        <w:ind w:firstLine="720"/>
        <w:rPr>
          <w:del w:id="1030" w:author="Graham Inglert" w:date="2025-10-20T10:55:00Z" w16du:dateUtc="2025-10-19T23:55:00Z"/>
          <w:lang w:val="en-AU"/>
        </w:rPr>
      </w:pPr>
      <w:del w:id="1031" w:author="Graham Inglert" w:date="2025-10-20T10:55:00Z" w16du:dateUtc="2025-10-19T23:55:00Z">
        <w:r w:rsidRPr="00274FCD" w:rsidDel="007A7EC8">
          <w:rPr>
            <w:lang w:val="en-AU"/>
          </w:rPr>
          <w:delText>These parallel networks create situations where the same practitioner must perform different professional identities depending on context, switching between FLOSS-centered and proprietary-centered assemblages without being able to fully stabilize either as the dominant configuration.</w:delText>
        </w:r>
      </w:del>
    </w:p>
    <w:p w14:paraId="11067E35" w14:textId="5D1975D7" w:rsidR="009709F4" w:rsidRPr="00030B78" w:rsidRDefault="00C9270C" w:rsidP="00180912">
      <w:pPr>
        <w:pStyle w:val="Heading2"/>
        <w:rPr>
          <w:rFonts w:ascii="Times New Roman" w:hAnsi="Times New Roman" w:cs="Times New Roman"/>
          <w:color w:val="000000" w:themeColor="text1"/>
          <w:lang w:val="en-AU"/>
        </w:rPr>
      </w:pPr>
      <w:bookmarkStart w:id="1032" w:name="_Toc211885033"/>
      <w:r w:rsidRPr="00030B78">
        <w:rPr>
          <w:rFonts w:ascii="Times New Roman" w:hAnsi="Times New Roman" w:cs="Times New Roman"/>
          <w:color w:val="000000" w:themeColor="text1"/>
          <w:lang w:val="en-AU"/>
        </w:rPr>
        <w:t xml:space="preserve">5.2 </w:t>
      </w:r>
      <w:r w:rsidR="009709F4" w:rsidRPr="00030B78">
        <w:rPr>
          <w:rFonts w:ascii="Times New Roman" w:hAnsi="Times New Roman" w:cs="Times New Roman"/>
          <w:color w:val="000000" w:themeColor="text1"/>
          <w:lang w:val="en-AU"/>
        </w:rPr>
        <w:t>Limitations</w:t>
      </w:r>
      <w:bookmarkEnd w:id="1032"/>
    </w:p>
    <w:p w14:paraId="41246808" w14:textId="77777777" w:rsidR="009709F4" w:rsidRPr="00D0675E" w:rsidRDefault="009709F4" w:rsidP="00E93CC1">
      <w:pPr>
        <w:spacing w:before="100" w:beforeAutospacing="1" w:after="100" w:afterAutospacing="1" w:line="480" w:lineRule="auto"/>
        <w:ind w:firstLine="720"/>
        <w:rPr>
          <w:lang w:val="en-AU"/>
        </w:rPr>
      </w:pPr>
      <w:r w:rsidRPr="00D0675E">
        <w:rPr>
          <w:lang w:val="en-AU"/>
        </w:rPr>
        <w:t>This research</w:t>
      </w:r>
      <w:r w:rsidRPr="00030B78">
        <w:rPr>
          <w:lang w:val="en-AU"/>
        </w:rPr>
        <w:t xml:space="preserve"> project</w:t>
      </w:r>
      <w:r w:rsidRPr="00D0675E">
        <w:rPr>
          <w:lang w:val="en-AU"/>
        </w:rPr>
        <w:t xml:space="preserve"> faced several methodological and </w:t>
      </w:r>
      <w:r w:rsidRPr="00030B78">
        <w:rPr>
          <w:lang w:val="en-AU"/>
        </w:rPr>
        <w:t>empirical</w:t>
      </w:r>
      <w:r w:rsidRPr="00D0675E">
        <w:rPr>
          <w:lang w:val="en-AU"/>
        </w:rPr>
        <w:t xml:space="preserve"> </w:t>
      </w:r>
      <w:r w:rsidRPr="00030B78">
        <w:rPr>
          <w:lang w:val="en-AU"/>
        </w:rPr>
        <w:t>limitations</w:t>
      </w:r>
      <w:r w:rsidRPr="00D0675E">
        <w:rPr>
          <w:lang w:val="en-AU"/>
        </w:rPr>
        <w:t xml:space="preserve"> that warrant acknowledgment. The </w:t>
      </w:r>
      <w:r w:rsidRPr="00030B78">
        <w:rPr>
          <w:lang w:val="en-AU"/>
        </w:rPr>
        <w:t xml:space="preserve">limited </w:t>
      </w:r>
      <w:r w:rsidRPr="00D0675E">
        <w:rPr>
          <w:lang w:val="en-AU"/>
        </w:rPr>
        <w:t xml:space="preserve">sample size of twelve semi-structured interviews, while </w:t>
      </w:r>
      <w:r w:rsidRPr="00030B78">
        <w:rPr>
          <w:lang w:val="en-AU"/>
        </w:rPr>
        <w:t>adequate</w:t>
      </w:r>
      <w:r w:rsidRPr="00D0675E">
        <w:rPr>
          <w:lang w:val="en-AU"/>
        </w:rPr>
        <w:t xml:space="preserve"> for exploratory qualitative research and </w:t>
      </w:r>
      <w:r w:rsidRPr="00030B78">
        <w:rPr>
          <w:lang w:val="en-AU"/>
        </w:rPr>
        <w:t>circumstantial</w:t>
      </w:r>
      <w:r w:rsidRPr="00D0675E">
        <w:rPr>
          <w:lang w:val="en-AU"/>
        </w:rPr>
        <w:t xml:space="preserve"> network tracing, </w:t>
      </w:r>
      <w:r w:rsidRPr="00030B78">
        <w:rPr>
          <w:lang w:val="en-AU"/>
        </w:rPr>
        <w:t>reduces</w:t>
      </w:r>
      <w:r w:rsidRPr="00D0675E">
        <w:rPr>
          <w:lang w:val="en-AU"/>
        </w:rPr>
        <w:t xml:space="preserve"> the generali</w:t>
      </w:r>
      <w:r w:rsidRPr="00030B78">
        <w:rPr>
          <w:lang w:val="en-AU"/>
        </w:rPr>
        <w:t>s</w:t>
      </w:r>
      <w:r w:rsidRPr="00D0675E">
        <w:rPr>
          <w:lang w:val="en-AU"/>
        </w:rPr>
        <w:t xml:space="preserve">ability of </w:t>
      </w:r>
      <w:r w:rsidRPr="00030B78">
        <w:rPr>
          <w:lang w:val="en-AU"/>
        </w:rPr>
        <w:t>results</w:t>
      </w:r>
      <w:r w:rsidRPr="00D0675E">
        <w:rPr>
          <w:lang w:val="en-AU"/>
        </w:rPr>
        <w:t xml:space="preserve"> across the broader Australian </w:t>
      </w:r>
      <w:r w:rsidRPr="00030B78">
        <w:rPr>
          <w:lang w:val="en-AU"/>
        </w:rPr>
        <w:t>professional geospatial, planning and design realm</w:t>
      </w:r>
      <w:r w:rsidRPr="00D0675E">
        <w:rPr>
          <w:lang w:val="en-AU"/>
        </w:rPr>
        <w:t xml:space="preserve">. The </w:t>
      </w:r>
      <w:r w:rsidRPr="00030B78">
        <w:rPr>
          <w:lang w:val="en-AU"/>
        </w:rPr>
        <w:t>cautious</w:t>
      </w:r>
      <w:r w:rsidRPr="00D0675E">
        <w:rPr>
          <w:lang w:val="en-AU"/>
        </w:rPr>
        <w:t xml:space="preserve"> sampling approach, though </w:t>
      </w:r>
      <w:r w:rsidRPr="00030B78">
        <w:rPr>
          <w:lang w:val="en-AU"/>
        </w:rPr>
        <w:t>suitable</w:t>
      </w:r>
      <w:r w:rsidRPr="00D0675E">
        <w:rPr>
          <w:lang w:val="en-AU"/>
        </w:rPr>
        <w:t xml:space="preserve"> for </w:t>
      </w:r>
      <w:r w:rsidRPr="00030B78">
        <w:rPr>
          <w:lang w:val="en-AU"/>
        </w:rPr>
        <w:t>investigating</w:t>
      </w:r>
      <w:r w:rsidRPr="00D0675E">
        <w:rPr>
          <w:lang w:val="en-AU"/>
        </w:rPr>
        <w:t xml:space="preserve"> information-</w:t>
      </w:r>
      <w:r w:rsidRPr="00030B78">
        <w:rPr>
          <w:lang w:val="en-AU"/>
        </w:rPr>
        <w:t>abundant</w:t>
      </w:r>
      <w:r w:rsidRPr="00D0675E">
        <w:rPr>
          <w:lang w:val="en-AU"/>
        </w:rPr>
        <w:t xml:space="preserve"> </w:t>
      </w:r>
      <w:r w:rsidRPr="00030B78">
        <w:rPr>
          <w:lang w:val="en-AU"/>
        </w:rPr>
        <w:t>accounts</w:t>
      </w:r>
      <w:r w:rsidRPr="00D0675E">
        <w:rPr>
          <w:lang w:val="en-AU"/>
        </w:rPr>
        <w:t xml:space="preserve">, may </w:t>
      </w:r>
      <w:r w:rsidRPr="00030B78">
        <w:rPr>
          <w:lang w:val="en-AU"/>
        </w:rPr>
        <w:t>favour</w:t>
      </w:r>
      <w:r w:rsidRPr="00D0675E">
        <w:rPr>
          <w:lang w:val="en-AU"/>
        </w:rPr>
        <w:t xml:space="preserve"> </w:t>
      </w:r>
      <w:r w:rsidRPr="00030B78">
        <w:rPr>
          <w:lang w:val="en-AU"/>
        </w:rPr>
        <w:t xml:space="preserve">individual </w:t>
      </w:r>
      <w:r w:rsidRPr="00D0675E">
        <w:rPr>
          <w:lang w:val="en-AU"/>
        </w:rPr>
        <w:t>practitioners with existing FLOSS awareness or experience, potentially overrepresenting successful network-building attempts while underrepresenting contexts where FLOSS networks never formed</w:t>
      </w:r>
      <w:r w:rsidRPr="00030B78">
        <w:rPr>
          <w:lang w:val="en-AU"/>
        </w:rPr>
        <w:t>.</w:t>
      </w:r>
    </w:p>
    <w:p w14:paraId="2CB7DE43" w14:textId="22108061" w:rsidR="009709F4" w:rsidRPr="00D0675E" w:rsidRDefault="009709F4" w:rsidP="00E93CC1">
      <w:pPr>
        <w:spacing w:before="100" w:beforeAutospacing="1" w:after="100" w:afterAutospacing="1" w:line="480" w:lineRule="auto"/>
        <w:rPr>
          <w:lang w:val="en-AU"/>
        </w:rPr>
      </w:pPr>
      <w:r w:rsidRPr="00030B78">
        <w:rPr>
          <w:lang w:val="en-AU"/>
        </w:rPr>
        <w:t xml:space="preserve"> </w:t>
      </w:r>
      <w:r w:rsidR="00815591" w:rsidRPr="00030B78">
        <w:rPr>
          <w:lang w:val="en-AU"/>
        </w:rPr>
        <w:tab/>
      </w:r>
      <w:r w:rsidRPr="00030B78">
        <w:rPr>
          <w:lang w:val="en-AU"/>
        </w:rPr>
        <w:t xml:space="preserve">The decision to include cross-sectional snapshots within this research project presents </w:t>
      </w:r>
      <w:r w:rsidRPr="00D0675E">
        <w:rPr>
          <w:lang w:val="en-AU"/>
        </w:rPr>
        <w:t>limitation</w:t>
      </w:r>
      <w:r w:rsidRPr="00030B78">
        <w:rPr>
          <w:lang w:val="en-AU"/>
        </w:rPr>
        <w:t>s</w:t>
      </w:r>
      <w:r w:rsidRPr="00D0675E">
        <w:rPr>
          <w:lang w:val="en-AU"/>
        </w:rPr>
        <w:t xml:space="preserve"> for ANT analysis, which </w:t>
      </w:r>
      <w:r w:rsidRPr="00030B78">
        <w:rPr>
          <w:lang w:val="en-AU"/>
        </w:rPr>
        <w:t xml:space="preserve">instead, </w:t>
      </w:r>
      <w:r w:rsidRPr="00D0675E">
        <w:rPr>
          <w:lang w:val="en-AU"/>
        </w:rPr>
        <w:t xml:space="preserve">ideally follows actors and networks as they </w:t>
      </w:r>
      <w:r w:rsidRPr="00030B78">
        <w:rPr>
          <w:lang w:val="en-AU"/>
        </w:rPr>
        <w:t>temporally develop</w:t>
      </w:r>
      <w:r w:rsidRPr="00D0675E">
        <w:rPr>
          <w:lang w:val="en-AU"/>
        </w:rPr>
        <w:t xml:space="preserve">. The interview </w:t>
      </w:r>
      <w:r w:rsidRPr="00030B78">
        <w:rPr>
          <w:lang w:val="en-AU"/>
        </w:rPr>
        <w:t>results</w:t>
      </w:r>
      <w:r w:rsidRPr="00D0675E">
        <w:rPr>
          <w:lang w:val="en-AU"/>
        </w:rPr>
        <w:t xml:space="preserve"> provide</w:t>
      </w:r>
      <w:r w:rsidRPr="00030B78">
        <w:rPr>
          <w:lang w:val="en-AU"/>
        </w:rPr>
        <w:t xml:space="preserve"> views</w:t>
      </w:r>
      <w:r w:rsidRPr="00D0675E">
        <w:rPr>
          <w:lang w:val="en-AU"/>
        </w:rPr>
        <w:t xml:space="preserve"> of </w:t>
      </w:r>
      <w:r w:rsidRPr="00030B78">
        <w:rPr>
          <w:lang w:val="en-AU"/>
        </w:rPr>
        <w:t xml:space="preserve">existing </w:t>
      </w:r>
      <w:r w:rsidRPr="00D0675E">
        <w:rPr>
          <w:lang w:val="en-AU"/>
        </w:rPr>
        <w:t xml:space="preserve">network configurations but cannot </w:t>
      </w:r>
      <w:r w:rsidRPr="00030B78">
        <w:rPr>
          <w:lang w:val="en-AU"/>
        </w:rPr>
        <w:t>completely recount</w:t>
      </w:r>
      <w:r w:rsidRPr="00D0675E">
        <w:rPr>
          <w:lang w:val="en-AU"/>
        </w:rPr>
        <w:t xml:space="preserve"> the dynamic processes of translation, </w:t>
      </w:r>
      <w:del w:id="1033" w:author="Graham Inglert" w:date="2025-10-20T20:34:00Z" w16du:dateUtc="2025-10-20T09:34:00Z">
        <w:r w:rsidRPr="00030B78" w:rsidDel="00C36B4B">
          <w:rPr>
            <w:lang w:val="en-AU"/>
          </w:rPr>
          <w:delText>enrolment</w:delText>
        </w:r>
      </w:del>
      <w:proofErr w:type="spellStart"/>
      <w:ins w:id="1034" w:author="Graham Inglert" w:date="2025-10-20T20:34:00Z" w16du:dateUtc="2025-10-20T09:34:00Z">
        <w:r w:rsidR="00C36B4B">
          <w:rPr>
            <w:lang w:val="en-AU"/>
          </w:rPr>
          <w:t>Enrollment</w:t>
        </w:r>
      </w:ins>
      <w:proofErr w:type="spellEnd"/>
      <w:r w:rsidRPr="00D0675E">
        <w:rPr>
          <w:lang w:val="en-AU"/>
        </w:rPr>
        <w:t>, and stabili</w:t>
      </w:r>
      <w:r w:rsidRPr="00030B78">
        <w:rPr>
          <w:lang w:val="en-AU"/>
        </w:rPr>
        <w:t>s</w:t>
      </w:r>
      <w:r w:rsidRPr="00D0675E">
        <w:rPr>
          <w:lang w:val="en-AU"/>
        </w:rPr>
        <w:t xml:space="preserve">ation that </w:t>
      </w:r>
      <w:r w:rsidRPr="00030B78">
        <w:rPr>
          <w:lang w:val="en-AU"/>
        </w:rPr>
        <w:t>develop</w:t>
      </w:r>
      <w:r w:rsidRPr="00D0675E">
        <w:rPr>
          <w:lang w:val="en-AU"/>
        </w:rPr>
        <w:t xml:space="preserve"> over months or years. </w:t>
      </w:r>
      <w:r w:rsidRPr="00030B78">
        <w:rPr>
          <w:lang w:val="en-AU"/>
        </w:rPr>
        <w:t>Under this constraint, the recounting of network irreversibility becomes difficult to trace deluding whether</w:t>
      </w:r>
      <w:r w:rsidRPr="00D0675E">
        <w:rPr>
          <w:lang w:val="en-AU"/>
        </w:rPr>
        <w:t xml:space="preserve"> FLOSS networks will </w:t>
      </w:r>
      <w:r w:rsidRPr="00030B78">
        <w:rPr>
          <w:lang w:val="en-AU"/>
        </w:rPr>
        <w:t>build</w:t>
      </w:r>
      <w:r w:rsidRPr="00D0675E">
        <w:rPr>
          <w:lang w:val="en-AU"/>
        </w:rPr>
        <w:t xml:space="preserve"> or </w:t>
      </w:r>
      <w:r w:rsidRPr="00030B78">
        <w:rPr>
          <w:lang w:val="en-AU"/>
        </w:rPr>
        <w:t>dissolve.</w:t>
      </w:r>
    </w:p>
    <w:p w14:paraId="24D684A3" w14:textId="77777777" w:rsidR="009709F4" w:rsidRPr="00D0675E" w:rsidRDefault="009709F4" w:rsidP="00E93CC1">
      <w:pPr>
        <w:spacing w:before="100" w:beforeAutospacing="1" w:after="100" w:afterAutospacing="1" w:line="480" w:lineRule="auto"/>
        <w:ind w:firstLine="720"/>
        <w:rPr>
          <w:lang w:val="en-AU"/>
        </w:rPr>
      </w:pPr>
      <w:r w:rsidRPr="00030B78">
        <w:rPr>
          <w:lang w:val="en-AU"/>
        </w:rPr>
        <w:t>Another limitation identified is t</w:t>
      </w:r>
      <w:r w:rsidRPr="00D0675E">
        <w:rPr>
          <w:lang w:val="en-AU"/>
        </w:rPr>
        <w:t xml:space="preserve">he </w:t>
      </w:r>
      <w:r w:rsidRPr="00030B78">
        <w:rPr>
          <w:lang w:val="en-AU"/>
        </w:rPr>
        <w:t>choice of practitioner-subjects</w:t>
      </w:r>
      <w:r w:rsidRPr="00D0675E">
        <w:rPr>
          <w:lang w:val="en-AU"/>
        </w:rPr>
        <w:t xml:space="preserve"> </w:t>
      </w:r>
      <w:r w:rsidRPr="00030B78">
        <w:rPr>
          <w:lang w:val="en-AU"/>
        </w:rPr>
        <w:t>who may</w:t>
      </w:r>
      <w:r w:rsidRPr="00D0675E">
        <w:rPr>
          <w:lang w:val="en-AU"/>
        </w:rPr>
        <w:t xml:space="preserve"> </w:t>
      </w:r>
      <w:r w:rsidRPr="00030B78">
        <w:rPr>
          <w:lang w:val="en-AU"/>
        </w:rPr>
        <w:t xml:space="preserve">recount a </w:t>
      </w:r>
      <w:r w:rsidRPr="00D0675E">
        <w:rPr>
          <w:lang w:val="en-AU"/>
        </w:rPr>
        <w:t>perspective that obscure</w:t>
      </w:r>
      <w:r w:rsidRPr="00030B78">
        <w:rPr>
          <w:lang w:val="en-AU"/>
        </w:rPr>
        <w:t>s</w:t>
      </w:r>
      <w:r w:rsidRPr="00D0675E">
        <w:rPr>
          <w:lang w:val="en-AU"/>
        </w:rPr>
        <w:t xml:space="preserve"> the </w:t>
      </w:r>
      <w:r w:rsidRPr="00030B78">
        <w:rPr>
          <w:lang w:val="en-AU"/>
        </w:rPr>
        <w:t>power</w:t>
      </w:r>
      <w:r w:rsidRPr="00D0675E">
        <w:rPr>
          <w:lang w:val="en-AU"/>
        </w:rPr>
        <w:t xml:space="preserve"> of other </w:t>
      </w:r>
      <w:r w:rsidRPr="00030B78">
        <w:rPr>
          <w:lang w:val="en-AU"/>
        </w:rPr>
        <w:t>identified</w:t>
      </w:r>
      <w:r w:rsidRPr="00D0675E">
        <w:rPr>
          <w:lang w:val="en-AU"/>
        </w:rPr>
        <w:t xml:space="preserve"> actors in these networks</w:t>
      </w:r>
      <w:r w:rsidRPr="00030B78">
        <w:rPr>
          <w:lang w:val="en-AU"/>
        </w:rPr>
        <w:t xml:space="preserve"> such as c</w:t>
      </w:r>
      <w:r w:rsidRPr="00D0675E">
        <w:rPr>
          <w:lang w:val="en-AU"/>
        </w:rPr>
        <w:t xml:space="preserve">lients, IT departments, software </w:t>
      </w:r>
      <w:r w:rsidRPr="00030B78">
        <w:rPr>
          <w:lang w:val="en-AU"/>
        </w:rPr>
        <w:t>distributors</w:t>
      </w:r>
      <w:r w:rsidRPr="00D0675E">
        <w:rPr>
          <w:lang w:val="en-AU"/>
        </w:rPr>
        <w:t xml:space="preserve">, and </w:t>
      </w:r>
      <w:r w:rsidRPr="00030B78">
        <w:rPr>
          <w:lang w:val="en-AU"/>
        </w:rPr>
        <w:t>consortiums of regulation who</w:t>
      </w:r>
      <w:r w:rsidRPr="00D0675E">
        <w:rPr>
          <w:lang w:val="en-AU"/>
        </w:rPr>
        <w:t xml:space="preserve"> </w:t>
      </w:r>
      <w:r w:rsidRPr="00030B78">
        <w:rPr>
          <w:lang w:val="en-AU"/>
        </w:rPr>
        <w:t>each</w:t>
      </w:r>
      <w:r w:rsidRPr="00D0675E">
        <w:rPr>
          <w:lang w:val="en-AU"/>
        </w:rPr>
        <w:t xml:space="preserve"> play </w:t>
      </w:r>
      <w:r w:rsidRPr="00030B78">
        <w:rPr>
          <w:lang w:val="en-AU"/>
        </w:rPr>
        <w:t>distinctive</w:t>
      </w:r>
      <w:r w:rsidRPr="00D0675E">
        <w:rPr>
          <w:lang w:val="en-AU"/>
        </w:rPr>
        <w:t xml:space="preserve"> roles in shaping FLOSS </w:t>
      </w:r>
      <w:r w:rsidRPr="00030B78">
        <w:rPr>
          <w:lang w:val="en-AU"/>
        </w:rPr>
        <w:t>uptake</w:t>
      </w:r>
      <w:r w:rsidRPr="00D0675E">
        <w:rPr>
          <w:lang w:val="en-AU"/>
        </w:rPr>
        <w:t xml:space="preserve"> outcomes</w:t>
      </w:r>
      <w:r w:rsidRPr="00030B78">
        <w:rPr>
          <w:lang w:val="en-AU"/>
        </w:rPr>
        <w:t>. The influence of these actors is however, partially reflected within this project through practitioner-description, although a thorough</w:t>
      </w:r>
      <w:r w:rsidRPr="00D0675E">
        <w:rPr>
          <w:lang w:val="en-AU"/>
        </w:rPr>
        <w:t xml:space="preserve"> ANT methodology ideally requires following </w:t>
      </w:r>
      <w:r w:rsidRPr="00030B78">
        <w:rPr>
          <w:lang w:val="en-AU"/>
        </w:rPr>
        <w:t>each</w:t>
      </w:r>
      <w:r w:rsidRPr="00D0675E">
        <w:rPr>
          <w:lang w:val="en-AU"/>
        </w:rPr>
        <w:t xml:space="preserve"> actor symmetrically. </w:t>
      </w:r>
    </w:p>
    <w:p w14:paraId="44426515" w14:textId="659E3116" w:rsidR="009709F4" w:rsidRPr="00030B78" w:rsidRDefault="009709F4" w:rsidP="00E93CC1">
      <w:pPr>
        <w:spacing w:before="100" w:beforeAutospacing="1" w:after="100" w:afterAutospacing="1" w:line="480" w:lineRule="auto"/>
        <w:ind w:firstLine="720"/>
        <w:rPr>
          <w:lang w:val="en-AU"/>
        </w:rPr>
      </w:pPr>
      <w:r w:rsidRPr="00D0675E">
        <w:rPr>
          <w:lang w:val="en-AU"/>
        </w:rPr>
        <w:lastRenderedPageBreak/>
        <w:t xml:space="preserve">Finally, the study's focus on </w:t>
      </w:r>
      <w:r w:rsidRPr="00030B78">
        <w:rPr>
          <w:lang w:val="en-AU"/>
        </w:rPr>
        <w:t>Melbournian or Victorian</w:t>
      </w:r>
      <w:r w:rsidRPr="00D0675E">
        <w:rPr>
          <w:lang w:val="en-AU"/>
        </w:rPr>
        <w:t xml:space="preserve"> planning practice limits cross-</w:t>
      </w:r>
      <w:r w:rsidRPr="00030B78">
        <w:rPr>
          <w:lang w:val="en-AU"/>
        </w:rPr>
        <w:t>regional</w:t>
      </w:r>
      <w:r w:rsidRPr="00D0675E">
        <w:rPr>
          <w:lang w:val="en-AU"/>
        </w:rPr>
        <w:t xml:space="preserve"> comparison and may not capture how different national contexts</w:t>
      </w:r>
      <w:r w:rsidRPr="00030B78">
        <w:rPr>
          <w:lang w:val="en-AU"/>
        </w:rPr>
        <w:t xml:space="preserve"> which display</w:t>
      </w:r>
      <w:r w:rsidRPr="00D0675E">
        <w:rPr>
          <w:lang w:val="en-AU"/>
        </w:rPr>
        <w:t xml:space="preserve"> varying regulatory environments, professional cultures, and institutional structures</w:t>
      </w:r>
      <w:r w:rsidRPr="00030B78">
        <w:rPr>
          <w:lang w:val="en-AU"/>
        </w:rPr>
        <w:t xml:space="preserve"> </w:t>
      </w:r>
      <w:r w:rsidRPr="00D0675E">
        <w:rPr>
          <w:lang w:val="en-AU"/>
        </w:rPr>
        <w:t xml:space="preserve">enable or constrain </w:t>
      </w:r>
      <w:r w:rsidRPr="00030B78">
        <w:rPr>
          <w:lang w:val="en-AU"/>
        </w:rPr>
        <w:t>FLOSS</w:t>
      </w:r>
      <w:r w:rsidRPr="00D0675E">
        <w:rPr>
          <w:lang w:val="en-AU"/>
        </w:rPr>
        <w:t xml:space="preserve"> network configurations. The findings should therefore be understood as specific to </w:t>
      </w:r>
      <w:r w:rsidRPr="00030B78">
        <w:rPr>
          <w:lang w:val="en-AU"/>
        </w:rPr>
        <w:t>this particular</w:t>
      </w:r>
      <w:r w:rsidRPr="00D0675E">
        <w:rPr>
          <w:lang w:val="en-AU"/>
        </w:rPr>
        <w:t xml:space="preserve"> </w:t>
      </w:r>
      <w:r w:rsidRPr="00030B78">
        <w:rPr>
          <w:lang w:val="en-AU"/>
        </w:rPr>
        <w:t>collection</w:t>
      </w:r>
      <w:r w:rsidRPr="00D0675E">
        <w:rPr>
          <w:lang w:val="en-AU"/>
        </w:rPr>
        <w:t xml:space="preserve"> of actors, institutions, and material </w:t>
      </w:r>
      <w:r w:rsidRPr="00030B78">
        <w:rPr>
          <w:lang w:val="en-AU"/>
        </w:rPr>
        <w:t>processes</w:t>
      </w:r>
      <w:r w:rsidRPr="00D0675E">
        <w:rPr>
          <w:lang w:val="en-AU"/>
        </w:rPr>
        <w:t xml:space="preserve"> that constitute </w:t>
      </w:r>
      <w:r w:rsidRPr="00030B78">
        <w:rPr>
          <w:lang w:val="en-AU"/>
        </w:rPr>
        <w:t>Greater Melbourne</w:t>
      </w:r>
      <w:r w:rsidRPr="00D0675E">
        <w:rPr>
          <w:lang w:val="en-AU"/>
        </w:rPr>
        <w:t xml:space="preserve"> planning at th</w:t>
      </w:r>
      <w:r w:rsidRPr="00030B78">
        <w:rPr>
          <w:lang w:val="en-AU"/>
        </w:rPr>
        <w:t xml:space="preserve">is moment. </w:t>
      </w:r>
    </w:p>
    <w:p w14:paraId="422CAF7E" w14:textId="77777777" w:rsidR="009709F4" w:rsidRPr="00030B78" w:rsidRDefault="00C9270C" w:rsidP="00180912">
      <w:pPr>
        <w:pStyle w:val="Heading2"/>
        <w:rPr>
          <w:rFonts w:ascii="Times New Roman" w:hAnsi="Times New Roman" w:cs="Times New Roman"/>
          <w:color w:val="000000" w:themeColor="text1"/>
          <w:lang w:val="en-AU"/>
        </w:rPr>
      </w:pPr>
      <w:bookmarkStart w:id="1035" w:name="_Toc211885034"/>
      <w:r w:rsidRPr="00030B78">
        <w:rPr>
          <w:rFonts w:ascii="Times New Roman" w:hAnsi="Times New Roman" w:cs="Times New Roman"/>
          <w:color w:val="000000" w:themeColor="text1"/>
          <w:lang w:val="en-AU"/>
        </w:rPr>
        <w:t xml:space="preserve">5.3 </w:t>
      </w:r>
      <w:r w:rsidR="009709F4" w:rsidRPr="00030B78">
        <w:rPr>
          <w:rFonts w:ascii="Times New Roman" w:hAnsi="Times New Roman" w:cs="Times New Roman"/>
          <w:color w:val="000000" w:themeColor="text1"/>
          <w:lang w:val="en-AU"/>
        </w:rPr>
        <w:t>Project Observations</w:t>
      </w:r>
      <w:bookmarkEnd w:id="1035"/>
    </w:p>
    <w:p w14:paraId="47555EF2"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The </w:t>
      </w:r>
      <w:r w:rsidRPr="00030B78">
        <w:rPr>
          <w:lang w:val="en-AU"/>
        </w:rPr>
        <w:t xml:space="preserve">semi-structured </w:t>
      </w:r>
      <w:r w:rsidRPr="00274FCD">
        <w:rPr>
          <w:lang w:val="en-AU"/>
        </w:rPr>
        <w:t xml:space="preserve">interview </w:t>
      </w:r>
      <w:r w:rsidRPr="00030B78">
        <w:rPr>
          <w:lang w:val="en-AU"/>
        </w:rPr>
        <w:t>results</w:t>
      </w:r>
      <w:r w:rsidRPr="00274FCD">
        <w:rPr>
          <w:lang w:val="en-AU"/>
        </w:rPr>
        <w:t xml:space="preserve"> revealed </w:t>
      </w:r>
      <w:r w:rsidRPr="00030B78">
        <w:rPr>
          <w:lang w:val="en-AU"/>
        </w:rPr>
        <w:t>how individual actors demonstrate differing patterns of use with respect to software practices within organisations</w:t>
      </w:r>
      <w:r w:rsidRPr="00274FCD">
        <w:rPr>
          <w:lang w:val="en-AU"/>
        </w:rPr>
        <w:t>. Organi</w:t>
      </w:r>
      <w:r w:rsidRPr="00030B78">
        <w:rPr>
          <w:lang w:val="en-AU"/>
        </w:rPr>
        <w:t>s</w:t>
      </w:r>
      <w:r w:rsidRPr="00274FCD">
        <w:rPr>
          <w:lang w:val="en-AU"/>
        </w:rPr>
        <w:t xml:space="preserve">ations with flexible IT policies </w:t>
      </w:r>
      <w:r w:rsidRPr="00030B78">
        <w:rPr>
          <w:lang w:val="en-AU"/>
        </w:rPr>
        <w:t>displayed the</w:t>
      </w:r>
      <w:r w:rsidRPr="00274FCD">
        <w:rPr>
          <w:lang w:val="en-AU"/>
        </w:rPr>
        <w:t xml:space="preserve"> greate</w:t>
      </w:r>
      <w:r w:rsidRPr="00030B78">
        <w:rPr>
          <w:lang w:val="en-AU"/>
        </w:rPr>
        <w:t>st</w:t>
      </w:r>
      <w:r w:rsidRPr="00274FCD">
        <w:rPr>
          <w:lang w:val="en-AU"/>
        </w:rPr>
        <w:t xml:space="preserve"> </w:t>
      </w:r>
      <w:r w:rsidRPr="00030B78">
        <w:rPr>
          <w:lang w:val="en-AU"/>
        </w:rPr>
        <w:t>capacity for</w:t>
      </w:r>
      <w:r w:rsidRPr="00274FCD">
        <w:rPr>
          <w:lang w:val="en-AU"/>
        </w:rPr>
        <w:t xml:space="preserve"> </w:t>
      </w:r>
      <w:r w:rsidRPr="00030B78">
        <w:rPr>
          <w:lang w:val="en-AU"/>
        </w:rPr>
        <w:t xml:space="preserve">uptake of </w:t>
      </w:r>
      <w:r w:rsidRPr="00274FCD">
        <w:rPr>
          <w:lang w:val="en-AU"/>
        </w:rPr>
        <w:t>FLOSS tools into the</w:t>
      </w:r>
      <w:r w:rsidRPr="00030B78">
        <w:rPr>
          <w:lang w:val="en-AU"/>
        </w:rPr>
        <w:t>ir practice</w:t>
      </w:r>
      <w:r w:rsidRPr="00274FCD">
        <w:rPr>
          <w:lang w:val="en-AU"/>
        </w:rPr>
        <w:t xml:space="preserve">, </w:t>
      </w:r>
      <w:r w:rsidRPr="00030B78">
        <w:rPr>
          <w:lang w:val="en-AU"/>
        </w:rPr>
        <w:t>on the other hand,</w:t>
      </w:r>
      <w:r w:rsidRPr="00274FCD">
        <w:rPr>
          <w:lang w:val="en-AU"/>
        </w:rPr>
        <w:t xml:space="preserve"> </w:t>
      </w:r>
      <w:r w:rsidRPr="00030B78">
        <w:rPr>
          <w:lang w:val="en-AU"/>
        </w:rPr>
        <w:t>restrictive IT practices</w:t>
      </w:r>
      <w:r w:rsidRPr="00274FCD">
        <w:rPr>
          <w:lang w:val="en-AU"/>
        </w:rPr>
        <w:t xml:space="preserve"> functioned as anti-programs (Latour, 1991) </w:t>
      </w:r>
      <w:r w:rsidRPr="00030B78">
        <w:rPr>
          <w:lang w:val="en-AU"/>
        </w:rPr>
        <w:t>inhibiting the formation of facilitative networks for FLOSS uptake.</w:t>
      </w:r>
      <w:r w:rsidRPr="00274FCD">
        <w:rPr>
          <w:lang w:val="en-AU"/>
        </w:rPr>
        <w:t xml:space="preserve"> Government </w:t>
      </w:r>
      <w:r w:rsidRPr="00030B78">
        <w:rPr>
          <w:lang w:val="en-AU"/>
        </w:rPr>
        <w:t>organisations with authoritative and professional scepticism expressed the most reservation in welcoming the application of FLOSS and OAD within routine practice. In governmental contexts,</w:t>
      </w:r>
      <w:r w:rsidRPr="00274FCD">
        <w:rPr>
          <w:lang w:val="en-AU"/>
        </w:rPr>
        <w:t xml:space="preserve"> data security protocols and accountability frameworks </w:t>
      </w:r>
      <w:r w:rsidRPr="00030B78">
        <w:rPr>
          <w:lang w:val="en-AU"/>
        </w:rPr>
        <w:t xml:space="preserve">functioned as gatekeepers in the distribution of FLOSS and OAD instruments. </w:t>
      </w:r>
    </w:p>
    <w:p w14:paraId="31285284" w14:textId="72E2FB27" w:rsidR="009709F4" w:rsidRPr="00030B78" w:rsidRDefault="009709F4" w:rsidP="00E93CC1">
      <w:pPr>
        <w:spacing w:before="100" w:beforeAutospacing="1" w:after="100" w:afterAutospacing="1" w:line="480" w:lineRule="auto"/>
        <w:ind w:firstLine="720"/>
        <w:rPr>
          <w:lang w:val="en-AU"/>
        </w:rPr>
      </w:pPr>
      <w:r w:rsidRPr="00274FCD">
        <w:rPr>
          <w:lang w:val="en-AU"/>
        </w:rPr>
        <w:t xml:space="preserve">Educational institutions </w:t>
      </w:r>
      <w:r w:rsidRPr="00030B78">
        <w:rPr>
          <w:lang w:val="en-AU"/>
        </w:rPr>
        <w:t>recurred as opportunities for FLOSS induction and network formation</w:t>
      </w:r>
      <w:r w:rsidRPr="00274FCD">
        <w:rPr>
          <w:lang w:val="en-AU"/>
        </w:rPr>
        <w:t xml:space="preserve">, </w:t>
      </w:r>
      <w:r w:rsidRPr="00030B78">
        <w:rPr>
          <w:lang w:val="en-AU"/>
        </w:rPr>
        <w:t xml:space="preserve">despite </w:t>
      </w:r>
      <w:r w:rsidRPr="00274FCD">
        <w:rPr>
          <w:lang w:val="en-AU"/>
        </w:rPr>
        <w:t xml:space="preserve">formal curricula often </w:t>
      </w:r>
      <w:r w:rsidRPr="00030B78">
        <w:rPr>
          <w:lang w:val="en-AU"/>
        </w:rPr>
        <w:t>favouring proprietary tools through educational licenses, these arenas with diverse individual actors allowed greater mobility for FLOSS implantation</w:t>
      </w:r>
      <w:r w:rsidRPr="00274FCD">
        <w:rPr>
          <w:lang w:val="en-AU"/>
        </w:rPr>
        <w:t>.</w:t>
      </w:r>
      <w:r w:rsidRPr="00030B78">
        <w:rPr>
          <w:lang w:val="en-AU"/>
        </w:rPr>
        <w:t xml:space="preserve"> The flexible roles of students often encourage greater experimentation due to a greater diversity of tasks, where professional roles often retain rigidity due to less dynamic expectations.</w:t>
      </w:r>
      <w:r w:rsidRPr="00274FCD">
        <w:rPr>
          <w:lang w:val="en-AU"/>
        </w:rPr>
        <w:t xml:space="preserve"> The </w:t>
      </w:r>
      <w:r w:rsidRPr="00030B78">
        <w:rPr>
          <w:lang w:val="en-AU"/>
        </w:rPr>
        <w:t>results</w:t>
      </w:r>
      <w:r w:rsidRPr="00274FCD">
        <w:rPr>
          <w:lang w:val="en-AU"/>
        </w:rPr>
        <w:t xml:space="preserve"> identified generational dimensions to network participation, with </w:t>
      </w:r>
      <w:r w:rsidRPr="00030B78">
        <w:rPr>
          <w:lang w:val="en-AU"/>
        </w:rPr>
        <w:lastRenderedPageBreak/>
        <w:t>master’s students</w:t>
      </w:r>
      <w:r w:rsidRPr="00274FCD">
        <w:rPr>
          <w:lang w:val="en-AU"/>
        </w:rPr>
        <w:t xml:space="preserve"> </w:t>
      </w:r>
      <w:r w:rsidRPr="00030B78">
        <w:rPr>
          <w:lang w:val="en-AU"/>
        </w:rPr>
        <w:t>exhibiting</w:t>
      </w:r>
      <w:r w:rsidRPr="00274FCD">
        <w:rPr>
          <w:lang w:val="en-AU"/>
        </w:rPr>
        <w:t xml:space="preserve"> greater willingness to experiment with alternative </w:t>
      </w:r>
      <w:r w:rsidRPr="00030B78">
        <w:rPr>
          <w:lang w:val="en-AU"/>
        </w:rPr>
        <w:t>FLOSS instruments</w:t>
      </w:r>
      <w:r w:rsidRPr="00274FCD">
        <w:rPr>
          <w:lang w:val="en-AU"/>
        </w:rPr>
        <w:t xml:space="preserve"> </w:t>
      </w:r>
      <w:r w:rsidRPr="00030B78">
        <w:rPr>
          <w:lang w:val="en-AU"/>
        </w:rPr>
        <w:t>compared to practitioners</w:t>
      </w:r>
      <w:r w:rsidR="00136D61">
        <w:rPr>
          <w:lang w:val="en-AU"/>
        </w:rPr>
        <w:t>,</w:t>
      </w:r>
      <w:r w:rsidRPr="00030B78">
        <w:rPr>
          <w:lang w:val="en-AU"/>
        </w:rPr>
        <w:t xml:space="preserve"> </w:t>
      </w:r>
      <w:proofErr w:type="gramStart"/>
      <w:r w:rsidRPr="00030B78">
        <w:rPr>
          <w:lang w:val="en-AU"/>
        </w:rPr>
        <w:t>however</w:t>
      </w:r>
      <w:proofErr w:type="gramEnd"/>
      <w:r w:rsidRPr="00274FCD">
        <w:rPr>
          <w:lang w:val="en-AU"/>
        </w:rPr>
        <w:t xml:space="preserve"> </w:t>
      </w:r>
      <w:r w:rsidRPr="00030B78">
        <w:rPr>
          <w:lang w:val="en-AU"/>
        </w:rPr>
        <w:t>continue to demonstrate</w:t>
      </w:r>
      <w:r w:rsidRPr="00274FCD">
        <w:rPr>
          <w:lang w:val="en-AU"/>
        </w:rPr>
        <w:t xml:space="preserve"> </w:t>
      </w:r>
      <w:r w:rsidRPr="00030B78">
        <w:rPr>
          <w:lang w:val="en-AU"/>
        </w:rPr>
        <w:t>restriction</w:t>
      </w:r>
      <w:r w:rsidRPr="00274FCD">
        <w:rPr>
          <w:lang w:val="en-AU"/>
        </w:rPr>
        <w:t xml:space="preserve"> by the obligatory passage points of professional sociali</w:t>
      </w:r>
      <w:r w:rsidRPr="00030B78">
        <w:rPr>
          <w:lang w:val="en-AU"/>
        </w:rPr>
        <w:t>s</w:t>
      </w:r>
      <w:r w:rsidRPr="00274FCD">
        <w:rPr>
          <w:lang w:val="en-AU"/>
        </w:rPr>
        <w:t xml:space="preserve">ation and institutional </w:t>
      </w:r>
      <w:r w:rsidRPr="00030B78">
        <w:rPr>
          <w:lang w:val="en-AU"/>
        </w:rPr>
        <w:t>requirements</w:t>
      </w:r>
      <w:r w:rsidRPr="00274FCD">
        <w:rPr>
          <w:lang w:val="en-AU"/>
        </w:rPr>
        <w:t>.</w:t>
      </w:r>
    </w:p>
    <w:p w14:paraId="72F25B4E" w14:textId="48F9DFB9" w:rsidR="009709F4" w:rsidRPr="00030B78" w:rsidRDefault="00C9270C" w:rsidP="00180912">
      <w:pPr>
        <w:pStyle w:val="Heading2"/>
        <w:rPr>
          <w:rFonts w:ascii="Times New Roman" w:hAnsi="Times New Roman" w:cs="Times New Roman"/>
          <w:color w:val="000000" w:themeColor="text1"/>
          <w:lang w:val="en-AU"/>
        </w:rPr>
      </w:pPr>
      <w:bookmarkStart w:id="1036" w:name="_Toc211885035"/>
      <w:r w:rsidRPr="00030B78">
        <w:rPr>
          <w:rFonts w:ascii="Times New Roman" w:hAnsi="Times New Roman" w:cs="Times New Roman"/>
          <w:color w:val="000000" w:themeColor="text1"/>
          <w:lang w:val="en-AU"/>
        </w:rPr>
        <w:t xml:space="preserve">5.4 </w:t>
      </w:r>
      <w:r w:rsidR="009709F4" w:rsidRPr="00030B78">
        <w:rPr>
          <w:rFonts w:ascii="Times New Roman" w:hAnsi="Times New Roman" w:cs="Times New Roman"/>
          <w:color w:val="000000" w:themeColor="text1"/>
          <w:lang w:val="en-AU"/>
        </w:rPr>
        <w:t xml:space="preserve">Conclusion </w:t>
      </w:r>
      <w:r w:rsidR="00136D61" w:rsidRPr="00030B78">
        <w:rPr>
          <w:rFonts w:ascii="Times New Roman" w:hAnsi="Times New Roman" w:cs="Times New Roman"/>
          <w:color w:val="000000" w:themeColor="text1"/>
          <w:lang w:val="en-AU"/>
        </w:rPr>
        <w:t>and</w:t>
      </w:r>
      <w:r w:rsidR="009709F4" w:rsidRPr="00030B78">
        <w:rPr>
          <w:rFonts w:ascii="Times New Roman" w:hAnsi="Times New Roman" w:cs="Times New Roman"/>
          <w:color w:val="000000" w:themeColor="text1"/>
          <w:lang w:val="en-AU"/>
        </w:rPr>
        <w:t xml:space="preserve"> Recommendations for Practice</w:t>
      </w:r>
      <w:bookmarkEnd w:id="1036"/>
    </w:p>
    <w:p w14:paraId="0D97F7C7" w14:textId="77777777" w:rsidR="008C49EC" w:rsidRPr="00030B78" w:rsidRDefault="008C49EC" w:rsidP="00180912">
      <w:pPr>
        <w:rPr>
          <w:lang w:val="en-AU"/>
        </w:rPr>
      </w:pPr>
    </w:p>
    <w:p w14:paraId="22418E5D" w14:textId="77777777" w:rsidR="008C49EC" w:rsidRDefault="002E0820" w:rsidP="00E93CC1">
      <w:pPr>
        <w:spacing w:before="100" w:beforeAutospacing="1" w:after="100" w:afterAutospacing="1" w:line="480" w:lineRule="auto"/>
        <w:ind w:firstLine="720"/>
        <w:rPr>
          <w:ins w:id="1037" w:author="Graham Inglert" w:date="2025-10-20T10:28:00Z" w16du:dateUtc="2025-10-19T23:28:00Z"/>
          <w:lang w:val="en-AU"/>
        </w:rPr>
      </w:pPr>
      <w:ins w:id="1038" w:author="Graham Inglert" w:date="2025-10-20T10:23:00Z" w16du:dateUtc="2025-10-19T23:23:00Z">
        <w:r>
          <w:rPr>
            <w:lang w:val="en-AU"/>
          </w:rPr>
          <w:t xml:space="preserve">This </w:t>
        </w:r>
        <w:r w:rsidR="008C49EC">
          <w:rPr>
            <w:lang w:val="en-AU"/>
          </w:rPr>
          <w:t>minor thesis has inves</w:t>
        </w:r>
      </w:ins>
      <w:ins w:id="1039" w:author="Graham Inglert" w:date="2025-10-20T10:24:00Z" w16du:dateUtc="2025-10-19T23:24:00Z">
        <w:r w:rsidR="008C49EC">
          <w:rPr>
            <w:lang w:val="en-AU"/>
          </w:rPr>
          <w:t>tigated the</w:t>
        </w:r>
      </w:ins>
      <w:ins w:id="1040" w:author="Graham Inglert" w:date="2025-10-20T10:28:00Z" w16du:dateUtc="2025-10-19T23:28:00Z">
        <w:r w:rsidR="008C49EC">
          <w:rPr>
            <w:lang w:val="en-AU"/>
          </w:rPr>
          <w:t xml:space="preserve"> research question: </w:t>
        </w:r>
      </w:ins>
    </w:p>
    <w:p w14:paraId="4D288CA1" w14:textId="77777777" w:rsidR="008C49EC" w:rsidRPr="005828CA" w:rsidRDefault="008C49EC" w:rsidP="008C49EC">
      <w:pPr>
        <w:spacing w:before="100" w:beforeAutospacing="1" w:after="100" w:afterAutospacing="1" w:line="480" w:lineRule="auto"/>
        <w:rPr>
          <w:ins w:id="1041" w:author="Graham Inglert" w:date="2025-10-20T10:28:00Z" w16du:dateUtc="2025-10-19T23:28:00Z"/>
          <w:b/>
          <w:bCs/>
          <w:lang w:val="en-AU"/>
        </w:rPr>
      </w:pPr>
      <w:ins w:id="1042" w:author="Graham Inglert" w:date="2025-10-20T10:28:00Z" w16du:dateUtc="2025-10-19T23:28:00Z">
        <w:r w:rsidRPr="005828CA">
          <w:rPr>
            <w:b/>
            <w:bCs/>
            <w:lang w:val="en-AU"/>
          </w:rPr>
          <w:t>What socio-technical factors create barriers reducing uptake or facilitators expanding uptake of FLOSS and OAD instruments within professional built-environment practice?</w:t>
        </w:r>
        <w:commentRangeStart w:id="1043"/>
        <w:commentRangeEnd w:id="1043"/>
        <w:r w:rsidRPr="005828CA">
          <w:rPr>
            <w:rStyle w:val="CommentReference"/>
            <w:b/>
            <w:bCs/>
          </w:rPr>
          <w:commentReference w:id="1043"/>
        </w:r>
      </w:ins>
    </w:p>
    <w:p w14:paraId="56A5B8DE" w14:textId="70E196AE" w:rsidR="009709F4" w:rsidRPr="00274FCD" w:rsidRDefault="008C49EC" w:rsidP="00E93CC1">
      <w:pPr>
        <w:spacing w:before="100" w:beforeAutospacing="1" w:after="100" w:afterAutospacing="1" w:line="480" w:lineRule="auto"/>
        <w:ind w:firstLine="720"/>
        <w:rPr>
          <w:lang w:val="en-AU"/>
        </w:rPr>
      </w:pPr>
      <w:ins w:id="1044" w:author="Graham Inglert" w:date="2025-10-20T10:24:00Z" w16du:dateUtc="2025-10-19T23:24:00Z">
        <w:r>
          <w:rPr>
            <w:lang w:val="en-AU"/>
          </w:rPr>
          <w:t xml:space="preserve"> </w:t>
        </w:r>
      </w:ins>
      <w:commentRangeStart w:id="1045"/>
      <w:r w:rsidR="009709F4" w:rsidRPr="00274FCD">
        <w:rPr>
          <w:lang w:val="en-AU"/>
        </w:rPr>
        <w:t xml:space="preserve">The </w:t>
      </w:r>
      <w:r w:rsidR="009709F4" w:rsidRPr="00030B78">
        <w:rPr>
          <w:lang w:val="en-AU"/>
        </w:rPr>
        <w:t xml:space="preserve">transcript and coding process results </w:t>
      </w:r>
      <w:del w:id="1046" w:author="Graham Inglert" w:date="2025-10-20T10:29:00Z" w16du:dateUtc="2025-10-19T23:29:00Z">
        <w:r w:rsidR="009709F4" w:rsidRPr="00030B78" w:rsidDel="008C49EC">
          <w:rPr>
            <w:lang w:val="en-AU"/>
          </w:rPr>
          <w:delText>from this research project</w:delText>
        </w:r>
        <w:r w:rsidR="009709F4" w:rsidRPr="00274FCD" w:rsidDel="008C49EC">
          <w:rPr>
            <w:lang w:val="en-AU"/>
          </w:rPr>
          <w:delText xml:space="preserve"> </w:delText>
        </w:r>
      </w:del>
      <w:r w:rsidR="009709F4" w:rsidRPr="00274FCD">
        <w:rPr>
          <w:lang w:val="en-AU"/>
        </w:rPr>
        <w:t xml:space="preserve">suggest </w:t>
      </w:r>
      <w:commentRangeEnd w:id="1045"/>
      <w:r w:rsidR="00CC4C11">
        <w:rPr>
          <w:rStyle w:val="CommentReference"/>
        </w:rPr>
        <w:commentReference w:id="1045"/>
      </w:r>
      <w:r w:rsidR="009709F4" w:rsidRPr="00274FCD">
        <w:rPr>
          <w:lang w:val="en-AU"/>
        </w:rPr>
        <w:t>that</w:t>
      </w:r>
      <w:r w:rsidR="009709F4" w:rsidRPr="00030B78">
        <w:rPr>
          <w:lang w:val="en-AU"/>
        </w:rPr>
        <w:t xml:space="preserve"> successful</w:t>
      </w:r>
      <w:r w:rsidR="009709F4" w:rsidRPr="00274FCD">
        <w:rPr>
          <w:lang w:val="en-AU"/>
        </w:rPr>
        <w:t xml:space="preserve"> FLOSS </w:t>
      </w:r>
      <w:r w:rsidR="009709F4" w:rsidRPr="00030B78">
        <w:rPr>
          <w:lang w:val="en-AU"/>
        </w:rPr>
        <w:t>induction</w:t>
      </w:r>
      <w:r w:rsidR="009709F4" w:rsidRPr="00274FCD">
        <w:rPr>
          <w:lang w:val="en-AU"/>
        </w:rPr>
        <w:t xml:space="preserve"> in </w:t>
      </w:r>
      <w:r w:rsidR="009709F4" w:rsidRPr="00030B78">
        <w:rPr>
          <w:lang w:val="en-AU"/>
        </w:rPr>
        <w:t xml:space="preserve">Greater Melbourne </w:t>
      </w:r>
      <w:r w:rsidR="009709F4" w:rsidRPr="00274FCD">
        <w:rPr>
          <w:lang w:val="en-AU"/>
        </w:rPr>
        <w:t xml:space="preserve">planning practice is best </w:t>
      </w:r>
      <w:r w:rsidR="009709F4" w:rsidRPr="00030B78">
        <w:rPr>
          <w:lang w:val="en-AU"/>
        </w:rPr>
        <w:t>characterised</w:t>
      </w:r>
      <w:r w:rsidR="009709F4" w:rsidRPr="00274FCD">
        <w:rPr>
          <w:lang w:val="en-AU"/>
        </w:rPr>
        <w:t xml:space="preserve"> not as individual decision-making but as </w:t>
      </w:r>
      <w:r w:rsidR="009709F4" w:rsidRPr="00030B78">
        <w:rPr>
          <w:lang w:val="en-AU"/>
        </w:rPr>
        <w:t>an</w:t>
      </w:r>
      <w:r w:rsidR="009709F4" w:rsidRPr="00274FCD">
        <w:rPr>
          <w:lang w:val="en-AU"/>
        </w:rPr>
        <w:t xml:space="preserve"> </w:t>
      </w:r>
      <w:r w:rsidR="009709F4" w:rsidRPr="00030B78">
        <w:rPr>
          <w:lang w:val="en-AU"/>
        </w:rPr>
        <w:t xml:space="preserve">interlocked </w:t>
      </w:r>
      <w:r w:rsidR="009709F4" w:rsidRPr="00274FCD">
        <w:rPr>
          <w:lang w:val="en-AU"/>
        </w:rPr>
        <w:t>process of network translation and stabili</w:t>
      </w:r>
      <w:r w:rsidR="009709F4" w:rsidRPr="00030B78">
        <w:rPr>
          <w:lang w:val="en-AU"/>
        </w:rPr>
        <w:t>s</w:t>
      </w:r>
      <w:r w:rsidR="009709F4" w:rsidRPr="00274FCD">
        <w:rPr>
          <w:lang w:val="en-AU"/>
        </w:rPr>
        <w:t>ation</w:t>
      </w:r>
      <w:r w:rsidR="009709F4" w:rsidRPr="00030B78">
        <w:rPr>
          <w:lang w:val="en-AU"/>
        </w:rPr>
        <w:t xml:space="preserve"> requiring </w:t>
      </w:r>
      <w:r w:rsidR="009709F4" w:rsidRPr="00274FCD">
        <w:rPr>
          <w:lang w:val="en-AU"/>
        </w:rPr>
        <w:t xml:space="preserve">simultaneous </w:t>
      </w:r>
      <w:del w:id="1047" w:author="Graham Inglert" w:date="2025-10-20T20:34:00Z" w16du:dateUtc="2025-10-20T09:34:00Z">
        <w:r w:rsidR="009709F4" w:rsidRPr="00030B78" w:rsidDel="00C36B4B">
          <w:rPr>
            <w:lang w:val="en-AU"/>
          </w:rPr>
          <w:delText>enrolment</w:delText>
        </w:r>
      </w:del>
      <w:proofErr w:type="spellStart"/>
      <w:ins w:id="1048" w:author="Graham Inglert" w:date="2025-10-20T20:34:00Z" w16du:dateUtc="2025-10-20T09:34:00Z">
        <w:r w:rsidR="00C36B4B">
          <w:rPr>
            <w:lang w:val="en-AU"/>
          </w:rPr>
          <w:t>Enrollment</w:t>
        </w:r>
      </w:ins>
      <w:proofErr w:type="spellEnd"/>
      <w:r w:rsidR="009709F4" w:rsidRPr="00274FCD">
        <w:rPr>
          <w:lang w:val="en-AU"/>
        </w:rPr>
        <w:t xml:space="preserve"> and </w:t>
      </w:r>
      <w:r w:rsidR="009709F4" w:rsidRPr="00030B78">
        <w:rPr>
          <w:lang w:val="en-AU"/>
        </w:rPr>
        <w:t>arrangement</w:t>
      </w:r>
      <w:r w:rsidR="009709F4" w:rsidRPr="00274FCD">
        <w:rPr>
          <w:lang w:val="en-AU"/>
        </w:rPr>
        <w:t xml:space="preserve"> of heterogeneous actors</w:t>
      </w:r>
      <w:r w:rsidR="009709F4" w:rsidRPr="00030B78">
        <w:rPr>
          <w:lang w:val="en-AU"/>
        </w:rPr>
        <w:t xml:space="preserve">. </w:t>
      </w:r>
      <w:r w:rsidR="00BC2AC6" w:rsidRPr="00030B78">
        <w:rPr>
          <w:lang w:val="en-AU"/>
        </w:rPr>
        <w:t>For the</w:t>
      </w:r>
      <w:r w:rsidR="009709F4" w:rsidRPr="00030B78">
        <w:rPr>
          <w:lang w:val="en-AU"/>
        </w:rPr>
        <w:t xml:space="preserve"> successful </w:t>
      </w:r>
      <w:r w:rsidR="00BC2AC6" w:rsidRPr="00030B78">
        <w:rPr>
          <w:lang w:val="en-AU"/>
        </w:rPr>
        <w:t>formation</w:t>
      </w:r>
      <w:r w:rsidR="009709F4" w:rsidRPr="00030B78">
        <w:rPr>
          <w:lang w:val="en-AU"/>
        </w:rPr>
        <w:t xml:space="preserve"> of </w:t>
      </w:r>
      <w:r w:rsidR="00BC2AC6" w:rsidRPr="00030B78">
        <w:rPr>
          <w:lang w:val="en-AU"/>
        </w:rPr>
        <w:t xml:space="preserve">durable </w:t>
      </w:r>
      <w:r w:rsidR="009709F4" w:rsidRPr="00030B78">
        <w:rPr>
          <w:lang w:val="en-AU"/>
        </w:rPr>
        <w:t xml:space="preserve">FLOSS </w:t>
      </w:r>
      <w:r w:rsidR="00BC2AC6" w:rsidRPr="00030B78">
        <w:rPr>
          <w:lang w:val="en-AU"/>
        </w:rPr>
        <w:t>and OAD networks</w:t>
      </w:r>
      <w:r w:rsidR="009709F4" w:rsidRPr="00030B78">
        <w:rPr>
          <w:lang w:val="en-AU"/>
        </w:rPr>
        <w:t>, the extent of technical capabilities must be demonstrated by vanguard individual actors</w:t>
      </w:r>
      <w:r w:rsidR="00122806" w:rsidRPr="00030B78">
        <w:rPr>
          <w:lang w:val="en-AU"/>
        </w:rPr>
        <w:t xml:space="preserve"> while</w:t>
      </w:r>
      <w:r w:rsidR="009709F4" w:rsidRPr="00274FCD">
        <w:rPr>
          <w:lang w:val="en-AU"/>
        </w:rPr>
        <w:t xml:space="preserve"> institutional gatekeepers must be persuaded to</w:t>
      </w:r>
      <w:r w:rsidR="009709F4" w:rsidRPr="00030B78">
        <w:rPr>
          <w:lang w:val="en-AU"/>
        </w:rPr>
        <w:t xml:space="preserve"> facilitate the opening of </w:t>
      </w:r>
      <w:proofErr w:type="gramStart"/>
      <w:r w:rsidR="009709F4" w:rsidRPr="00030B78">
        <w:rPr>
          <w:lang w:val="en-AU"/>
        </w:rPr>
        <w:t>black-boxes</w:t>
      </w:r>
      <w:proofErr w:type="gramEnd"/>
      <w:r w:rsidR="00122806" w:rsidRPr="00030B78">
        <w:rPr>
          <w:lang w:val="en-AU"/>
        </w:rPr>
        <w:t>. To this end, the contemporary</w:t>
      </w:r>
      <w:r w:rsidR="009709F4" w:rsidRPr="00274FCD">
        <w:rPr>
          <w:lang w:val="en-AU"/>
        </w:rPr>
        <w:t xml:space="preserve"> professional legitimacy networks</w:t>
      </w:r>
      <w:r w:rsidR="00122806" w:rsidRPr="00030B78">
        <w:rPr>
          <w:lang w:val="en-AU"/>
        </w:rPr>
        <w:t xml:space="preserve"> of digital built-environment practice</w:t>
      </w:r>
      <w:r w:rsidR="009709F4" w:rsidRPr="00274FCD">
        <w:rPr>
          <w:lang w:val="en-AU"/>
        </w:rPr>
        <w:t xml:space="preserve"> must be reconstructed</w:t>
      </w:r>
      <w:r w:rsidR="009709F4" w:rsidRPr="00030B78">
        <w:rPr>
          <w:lang w:val="en-AU"/>
        </w:rPr>
        <w:t xml:space="preserve"> </w:t>
      </w:r>
      <w:r w:rsidR="00122806" w:rsidRPr="00030B78">
        <w:rPr>
          <w:lang w:val="en-AU"/>
        </w:rPr>
        <w:t xml:space="preserve">to allow for </w:t>
      </w:r>
      <w:r w:rsidR="00BC2AC6" w:rsidRPr="00030B78">
        <w:rPr>
          <w:lang w:val="en-AU"/>
        </w:rPr>
        <w:t>increased</w:t>
      </w:r>
      <w:r w:rsidR="00122806" w:rsidRPr="00030B78">
        <w:rPr>
          <w:lang w:val="en-AU"/>
        </w:rPr>
        <w:t xml:space="preserve"> agency for individual practitioners </w:t>
      </w:r>
      <w:r w:rsidR="00BC2AC6" w:rsidRPr="00030B78">
        <w:rPr>
          <w:lang w:val="en-AU"/>
        </w:rPr>
        <w:t>encouraging</w:t>
      </w:r>
      <w:r w:rsidR="00122806" w:rsidRPr="00030B78">
        <w:rPr>
          <w:lang w:val="en-AU"/>
        </w:rPr>
        <w:t xml:space="preserve"> successful </w:t>
      </w:r>
      <w:del w:id="1049" w:author="Graham Inglert" w:date="2025-10-20T20:34:00Z" w16du:dateUtc="2025-10-20T09:34:00Z">
        <w:r w:rsidR="00122806" w:rsidRPr="00030B78" w:rsidDel="00C36B4B">
          <w:rPr>
            <w:lang w:val="en-AU"/>
          </w:rPr>
          <w:delText>enrolment</w:delText>
        </w:r>
      </w:del>
      <w:proofErr w:type="spellStart"/>
      <w:ins w:id="1050" w:author="Graham Inglert" w:date="2025-10-20T20:34:00Z" w16du:dateUtc="2025-10-20T09:34:00Z">
        <w:r w:rsidR="00C36B4B">
          <w:rPr>
            <w:lang w:val="en-AU"/>
          </w:rPr>
          <w:t>Enrollment</w:t>
        </w:r>
      </w:ins>
      <w:proofErr w:type="spellEnd"/>
      <w:r w:rsidR="00122806" w:rsidRPr="00030B78">
        <w:rPr>
          <w:lang w:val="en-AU"/>
        </w:rPr>
        <w:t xml:space="preserve"> of FLOSS and OAD within professional practice networks. </w:t>
      </w:r>
    </w:p>
    <w:p w14:paraId="2EB20E51" w14:textId="2552A5FC" w:rsidR="009709F4" w:rsidRPr="00030B78" w:rsidRDefault="009709F4" w:rsidP="00E93CC1">
      <w:pPr>
        <w:spacing w:before="100" w:beforeAutospacing="1" w:after="100" w:afterAutospacing="1" w:line="480" w:lineRule="auto"/>
        <w:ind w:firstLine="720"/>
        <w:rPr>
          <w:lang w:val="en-AU"/>
        </w:rPr>
      </w:pPr>
      <w:r w:rsidRPr="00274FCD">
        <w:rPr>
          <w:lang w:val="en-AU"/>
        </w:rPr>
        <w:t>Th</w:t>
      </w:r>
      <w:r w:rsidR="00BC2AC6" w:rsidRPr="00030B78">
        <w:rPr>
          <w:lang w:val="en-AU"/>
        </w:rPr>
        <w:t xml:space="preserve">is </w:t>
      </w:r>
      <w:r w:rsidRPr="00274FCD">
        <w:rPr>
          <w:lang w:val="en-AU"/>
        </w:rPr>
        <w:t xml:space="preserve">study's ANT framework proved valuable in revealing how technical decisions about software </w:t>
      </w:r>
      <w:r w:rsidRPr="00030B78">
        <w:rPr>
          <w:lang w:val="en-AU"/>
        </w:rPr>
        <w:t xml:space="preserve">preference </w:t>
      </w:r>
      <w:r w:rsidR="00BC2AC6" w:rsidRPr="00030B78">
        <w:rPr>
          <w:lang w:val="en-AU"/>
        </w:rPr>
        <w:t>revealed</w:t>
      </w:r>
      <w:r w:rsidRPr="00030B78">
        <w:rPr>
          <w:lang w:val="en-AU"/>
        </w:rPr>
        <w:t xml:space="preserve"> themselves as</w:t>
      </w:r>
      <w:r w:rsidRPr="00274FCD">
        <w:rPr>
          <w:lang w:val="en-AU"/>
        </w:rPr>
        <w:t xml:space="preserve"> negotiations among diverse actors with competing interests. Software choice </w:t>
      </w:r>
      <w:r w:rsidRPr="00030B78">
        <w:rPr>
          <w:lang w:val="en-AU"/>
        </w:rPr>
        <w:t>serves</w:t>
      </w:r>
      <w:r w:rsidRPr="00274FCD">
        <w:rPr>
          <w:lang w:val="en-AU"/>
        </w:rPr>
        <w:t xml:space="preserve"> as the outcome of successful or </w:t>
      </w:r>
      <w:r w:rsidRPr="00030B78">
        <w:rPr>
          <w:lang w:val="en-AU"/>
        </w:rPr>
        <w:t>unsuccessful attempts</w:t>
      </w:r>
      <w:r w:rsidRPr="00274FCD">
        <w:rPr>
          <w:lang w:val="en-AU"/>
        </w:rPr>
        <w:t xml:space="preserve"> to </w:t>
      </w:r>
      <w:r w:rsidRPr="00030B78">
        <w:rPr>
          <w:lang w:val="en-AU"/>
        </w:rPr>
        <w:t>form</w:t>
      </w:r>
      <w:r w:rsidRPr="00274FCD">
        <w:rPr>
          <w:lang w:val="en-AU"/>
        </w:rPr>
        <w:t xml:space="preserve"> and stabili</w:t>
      </w:r>
      <w:r w:rsidRPr="00030B78">
        <w:rPr>
          <w:lang w:val="en-AU"/>
        </w:rPr>
        <w:t>s</w:t>
      </w:r>
      <w:r w:rsidRPr="00274FCD">
        <w:rPr>
          <w:lang w:val="en-AU"/>
        </w:rPr>
        <w:t xml:space="preserve">e heterogeneous networks capable of </w:t>
      </w:r>
      <w:r w:rsidRPr="00030B78">
        <w:rPr>
          <w:lang w:val="en-AU"/>
        </w:rPr>
        <w:t xml:space="preserve">producing effective planning, design, geospatial </w:t>
      </w:r>
      <w:r w:rsidRPr="00030B78">
        <w:rPr>
          <w:lang w:val="en-AU"/>
        </w:rPr>
        <w:lastRenderedPageBreak/>
        <w:t xml:space="preserve">or analytical outputs. </w:t>
      </w:r>
      <w:r w:rsidR="00BC2AC6" w:rsidRPr="00030B78">
        <w:rPr>
          <w:lang w:val="en-AU"/>
        </w:rPr>
        <w:t xml:space="preserve">The results of this research study </w:t>
      </w:r>
      <w:r w:rsidR="00BC2AC6" w:rsidRPr="00274FCD">
        <w:rPr>
          <w:lang w:val="en-AU"/>
        </w:rPr>
        <w:t xml:space="preserve">demonstrate that FLOSS </w:t>
      </w:r>
      <w:r w:rsidR="00BC2AC6" w:rsidRPr="00030B78">
        <w:rPr>
          <w:lang w:val="en-AU"/>
        </w:rPr>
        <w:t>uptake in professional practice among planners, designers, engineers, geospatial analysts and others practicing in the built-environment sciences within Greater Melbourne, Victoria</w:t>
      </w:r>
      <w:r w:rsidR="00BC2AC6" w:rsidRPr="00274FCD">
        <w:rPr>
          <w:lang w:val="en-AU"/>
        </w:rPr>
        <w:t xml:space="preserve"> requires the </w:t>
      </w:r>
      <w:r w:rsidR="00BC2AC6" w:rsidRPr="00030B78">
        <w:rPr>
          <w:lang w:val="en-AU"/>
        </w:rPr>
        <w:t>purposeful</w:t>
      </w:r>
      <w:r w:rsidR="00BC2AC6" w:rsidRPr="00274FCD">
        <w:rPr>
          <w:lang w:val="en-AU"/>
        </w:rPr>
        <w:t xml:space="preserve"> construction of socio-technical networks that can </w:t>
      </w:r>
      <w:r w:rsidR="00BC2AC6" w:rsidRPr="00030B78">
        <w:rPr>
          <w:lang w:val="en-AU"/>
        </w:rPr>
        <w:t>enrol</w:t>
      </w:r>
      <w:r w:rsidR="00BC2AC6" w:rsidRPr="00274FCD">
        <w:rPr>
          <w:lang w:val="en-AU"/>
        </w:rPr>
        <w:t xml:space="preserve"> and </w:t>
      </w:r>
      <w:r w:rsidR="00BC2AC6" w:rsidRPr="00030B78">
        <w:rPr>
          <w:lang w:val="en-AU"/>
        </w:rPr>
        <w:t>retain</w:t>
      </w:r>
      <w:r w:rsidR="00BC2AC6" w:rsidRPr="00274FCD">
        <w:rPr>
          <w:lang w:val="en-AU"/>
        </w:rPr>
        <w:t xml:space="preserve"> connections among </w:t>
      </w:r>
      <w:r w:rsidR="00BC2AC6" w:rsidRPr="00030B78">
        <w:rPr>
          <w:lang w:val="en-AU"/>
        </w:rPr>
        <w:t>a myriad of</w:t>
      </w:r>
      <w:r w:rsidR="00BC2AC6" w:rsidRPr="00274FCD">
        <w:rPr>
          <w:lang w:val="en-AU"/>
        </w:rPr>
        <w:t xml:space="preserve"> actors with competing interests. </w:t>
      </w:r>
    </w:p>
    <w:p w14:paraId="7FDC01F4"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Based on the research findings, several </w:t>
      </w:r>
      <w:r w:rsidRPr="00030B78">
        <w:rPr>
          <w:lang w:val="en-AU"/>
        </w:rPr>
        <w:t xml:space="preserve">specific </w:t>
      </w:r>
      <w:r w:rsidRPr="00274FCD">
        <w:rPr>
          <w:lang w:val="en-AU"/>
        </w:rPr>
        <w:t xml:space="preserve">recommendations </w:t>
      </w:r>
      <w:r w:rsidRPr="00030B78">
        <w:rPr>
          <w:lang w:val="en-AU"/>
        </w:rPr>
        <w:t xml:space="preserve">for practice </w:t>
      </w:r>
      <w:r w:rsidRPr="00274FCD">
        <w:rPr>
          <w:lang w:val="en-AU"/>
        </w:rPr>
        <w:t>emerge for organi</w:t>
      </w:r>
      <w:r w:rsidRPr="00030B78">
        <w:rPr>
          <w:lang w:val="en-AU"/>
        </w:rPr>
        <w:t>s</w:t>
      </w:r>
      <w:r w:rsidRPr="00274FCD">
        <w:rPr>
          <w:lang w:val="en-AU"/>
        </w:rPr>
        <w:t>ations seeking to construct FLOSS networks:</w:t>
      </w:r>
    </w:p>
    <w:p w14:paraId="3643E740" w14:textId="195E740B" w:rsidR="009709F4" w:rsidRPr="000548C6" w:rsidRDefault="00C9270C" w:rsidP="00180912">
      <w:pPr>
        <w:pStyle w:val="Heading3"/>
        <w:rPr>
          <w:rFonts w:cs="Times New Roman"/>
          <w:color w:val="000000" w:themeColor="text1"/>
          <w:u w:val="single"/>
          <w:lang w:val="en-AU"/>
        </w:rPr>
      </w:pPr>
      <w:bookmarkStart w:id="1051" w:name="_Toc211885036"/>
      <w:r w:rsidRPr="000548C6">
        <w:rPr>
          <w:rFonts w:cs="Times New Roman"/>
          <w:color w:val="000000" w:themeColor="text1"/>
          <w:u w:val="single"/>
          <w:lang w:val="en-AU"/>
        </w:rPr>
        <w:t xml:space="preserve">5.4.1 </w:t>
      </w:r>
      <w:r w:rsidR="00926438" w:rsidRPr="000548C6">
        <w:rPr>
          <w:rFonts w:cs="Times New Roman"/>
          <w:color w:val="000000" w:themeColor="text1"/>
          <w:u w:val="single"/>
          <w:lang w:val="en-AU"/>
        </w:rPr>
        <w:t>Holistic</w:t>
      </w:r>
      <w:r w:rsidR="006D0D08" w:rsidRPr="000548C6">
        <w:rPr>
          <w:rFonts w:cs="Times New Roman"/>
          <w:color w:val="000000" w:themeColor="text1"/>
          <w:u w:val="single"/>
          <w:lang w:val="en-AU"/>
        </w:rPr>
        <w:t xml:space="preserve"> </w:t>
      </w:r>
      <w:del w:id="1052" w:author="Graham Inglert" w:date="2025-10-20T20:34:00Z" w16du:dateUtc="2025-10-20T09:34:00Z">
        <w:r w:rsidR="00926438" w:rsidRPr="000548C6" w:rsidDel="00C36B4B">
          <w:rPr>
            <w:rFonts w:cs="Times New Roman"/>
            <w:color w:val="000000" w:themeColor="text1"/>
            <w:u w:val="single"/>
            <w:lang w:val="en-AU"/>
          </w:rPr>
          <w:delText>Enrolment</w:delText>
        </w:r>
      </w:del>
      <w:proofErr w:type="spellStart"/>
      <w:ins w:id="1053" w:author="Graham Inglert" w:date="2025-10-20T20:34:00Z" w16du:dateUtc="2025-10-20T09:34:00Z">
        <w:r w:rsidR="00C36B4B">
          <w:rPr>
            <w:rFonts w:cs="Times New Roman"/>
            <w:color w:val="000000" w:themeColor="text1"/>
            <w:u w:val="single"/>
            <w:lang w:val="en-AU"/>
          </w:rPr>
          <w:t>Enrollment</w:t>
        </w:r>
      </w:ins>
      <w:proofErr w:type="spellEnd"/>
      <w:r w:rsidR="00926438" w:rsidRPr="000548C6">
        <w:rPr>
          <w:rFonts w:cs="Times New Roman"/>
          <w:color w:val="000000" w:themeColor="text1"/>
          <w:u w:val="single"/>
          <w:lang w:val="en-AU"/>
        </w:rPr>
        <w:t xml:space="preserve"> Among </w:t>
      </w:r>
      <w:r w:rsidR="006D0D08" w:rsidRPr="000548C6">
        <w:rPr>
          <w:rFonts w:cs="Times New Roman"/>
          <w:color w:val="000000" w:themeColor="text1"/>
          <w:u w:val="single"/>
          <w:lang w:val="en-AU"/>
        </w:rPr>
        <w:t>Organisation</w:t>
      </w:r>
      <w:r w:rsidR="00926438" w:rsidRPr="000548C6">
        <w:rPr>
          <w:rFonts w:cs="Times New Roman"/>
          <w:color w:val="000000" w:themeColor="text1"/>
          <w:u w:val="single"/>
          <w:lang w:val="en-AU"/>
        </w:rPr>
        <w:t>s</w:t>
      </w:r>
      <w:r w:rsidR="009709F4" w:rsidRPr="000548C6">
        <w:rPr>
          <w:rFonts w:cs="Times New Roman"/>
          <w:color w:val="000000" w:themeColor="text1"/>
          <w:u w:val="single"/>
          <w:lang w:val="en-AU"/>
        </w:rPr>
        <w:t>:</w:t>
      </w:r>
      <w:bookmarkEnd w:id="1051"/>
      <w:r w:rsidR="009709F4" w:rsidRPr="000548C6">
        <w:rPr>
          <w:rFonts w:cs="Times New Roman"/>
          <w:color w:val="000000" w:themeColor="text1"/>
          <w:u w:val="single"/>
          <w:lang w:val="en-AU"/>
        </w:rPr>
        <w:t xml:space="preserve"> </w:t>
      </w:r>
    </w:p>
    <w:p w14:paraId="660B5498"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Organi</w:t>
      </w:r>
      <w:r w:rsidRPr="00030B78">
        <w:rPr>
          <w:lang w:val="en-AU"/>
        </w:rPr>
        <w:t>s</w:t>
      </w:r>
      <w:r w:rsidRPr="00274FCD">
        <w:rPr>
          <w:lang w:val="en-AU"/>
        </w:rPr>
        <w:t xml:space="preserve">ations must </w:t>
      </w:r>
      <w:r w:rsidRPr="00030B78">
        <w:rPr>
          <w:lang w:val="en-AU"/>
        </w:rPr>
        <w:t xml:space="preserve">take an </w:t>
      </w:r>
      <w:r w:rsidRPr="00274FCD">
        <w:rPr>
          <w:lang w:val="en-AU"/>
        </w:rPr>
        <w:t>active</w:t>
      </w:r>
      <w:r w:rsidRPr="00030B78">
        <w:rPr>
          <w:lang w:val="en-AU"/>
        </w:rPr>
        <w:t xml:space="preserve"> step to</w:t>
      </w:r>
      <w:r w:rsidRPr="00274FCD">
        <w:rPr>
          <w:lang w:val="en-AU"/>
        </w:rPr>
        <w:t xml:space="preserve"> </w:t>
      </w:r>
      <w:r w:rsidRPr="00030B78">
        <w:rPr>
          <w:lang w:val="en-AU"/>
        </w:rPr>
        <w:t>enrol</w:t>
      </w:r>
      <w:r w:rsidRPr="00274FCD">
        <w:rPr>
          <w:lang w:val="en-AU"/>
        </w:rPr>
        <w:t xml:space="preserve"> their IT departments and leadership into FLOSS networks rather than relying on </w:t>
      </w:r>
      <w:r w:rsidRPr="00030B78">
        <w:rPr>
          <w:lang w:val="en-AU"/>
        </w:rPr>
        <w:t>the</w:t>
      </w:r>
      <w:r w:rsidRPr="00274FCD">
        <w:rPr>
          <w:lang w:val="en-AU"/>
        </w:rPr>
        <w:t xml:space="preserve"> advocacy</w:t>
      </w:r>
      <w:r w:rsidRPr="00030B78">
        <w:rPr>
          <w:lang w:val="en-AU"/>
        </w:rPr>
        <w:t xml:space="preserve"> of vanguard actors</w:t>
      </w:r>
      <w:r w:rsidRPr="00274FCD">
        <w:rPr>
          <w:lang w:val="en-AU"/>
        </w:rPr>
        <w:t xml:space="preserve">. This requires demonstrating how FLOSS tools can be </w:t>
      </w:r>
      <w:r w:rsidRPr="00030B78">
        <w:rPr>
          <w:lang w:val="en-AU"/>
        </w:rPr>
        <w:t>implemented</w:t>
      </w:r>
      <w:r w:rsidRPr="00274FCD">
        <w:rPr>
          <w:lang w:val="en-AU"/>
        </w:rPr>
        <w:t xml:space="preserve"> into existing institutional objectives </w:t>
      </w:r>
      <w:r w:rsidRPr="00030B78">
        <w:rPr>
          <w:lang w:val="en-AU"/>
        </w:rPr>
        <w:t>centring</w:t>
      </w:r>
      <w:r w:rsidRPr="00274FCD">
        <w:rPr>
          <w:lang w:val="en-AU"/>
        </w:rPr>
        <w:t xml:space="preserve"> cost reduction, flexibility, </w:t>
      </w:r>
      <w:r w:rsidRPr="00030B78">
        <w:rPr>
          <w:lang w:val="en-AU"/>
        </w:rPr>
        <w:t xml:space="preserve">decentralised development </w:t>
      </w:r>
      <w:r w:rsidRPr="00274FCD">
        <w:rPr>
          <w:lang w:val="en-AU"/>
        </w:rPr>
        <w:t xml:space="preserve">and innovation while addressing </w:t>
      </w:r>
      <w:r w:rsidRPr="00030B78">
        <w:rPr>
          <w:lang w:val="en-AU"/>
        </w:rPr>
        <w:t xml:space="preserve">security and reliability concerns. </w:t>
      </w:r>
    </w:p>
    <w:p w14:paraId="5BB93CF5" w14:textId="11664EFF" w:rsidR="009709F4" w:rsidRPr="000548C6" w:rsidRDefault="00C9270C" w:rsidP="00180912">
      <w:pPr>
        <w:pStyle w:val="Heading3"/>
        <w:rPr>
          <w:rFonts w:cs="Times New Roman"/>
          <w:color w:val="000000" w:themeColor="text1"/>
          <w:u w:val="single"/>
          <w:lang w:val="en-AU"/>
        </w:rPr>
      </w:pPr>
      <w:bookmarkStart w:id="1054" w:name="_Toc211885037"/>
      <w:r w:rsidRPr="000548C6">
        <w:rPr>
          <w:rFonts w:cs="Times New Roman"/>
          <w:color w:val="000000" w:themeColor="text1"/>
          <w:u w:val="single"/>
          <w:lang w:val="en-AU"/>
        </w:rPr>
        <w:t xml:space="preserve">5.4.2 </w:t>
      </w:r>
      <w:r w:rsidR="00926438" w:rsidRPr="000548C6">
        <w:rPr>
          <w:rFonts w:cs="Times New Roman"/>
          <w:color w:val="000000" w:themeColor="text1"/>
          <w:u w:val="single"/>
          <w:lang w:val="en-AU"/>
        </w:rPr>
        <w:t>Opening</w:t>
      </w:r>
      <w:r w:rsidR="009709F4" w:rsidRPr="000548C6">
        <w:rPr>
          <w:rFonts w:eastAsia="Times New Roman" w:cs="Times New Roman"/>
          <w:color w:val="000000" w:themeColor="text1"/>
          <w:u w:val="single"/>
          <w:lang w:val="en-AU"/>
        </w:rPr>
        <w:t xml:space="preserve"> Black Boxes</w:t>
      </w:r>
      <w:r w:rsidR="006D0D08" w:rsidRPr="000548C6">
        <w:rPr>
          <w:rFonts w:cs="Times New Roman"/>
          <w:color w:val="000000" w:themeColor="text1"/>
          <w:u w:val="single"/>
          <w:lang w:val="en-AU"/>
        </w:rPr>
        <w:t xml:space="preserve"> within Education</w:t>
      </w:r>
      <w:r w:rsidR="009709F4" w:rsidRPr="000548C6">
        <w:rPr>
          <w:rFonts w:cs="Times New Roman"/>
          <w:color w:val="000000" w:themeColor="text1"/>
          <w:u w:val="single"/>
          <w:lang w:val="en-AU"/>
        </w:rPr>
        <w:t>:</w:t>
      </w:r>
      <w:bookmarkEnd w:id="1054"/>
      <w:r w:rsidR="009709F4" w:rsidRPr="000548C6">
        <w:rPr>
          <w:rFonts w:cs="Times New Roman"/>
          <w:color w:val="000000" w:themeColor="text1"/>
          <w:u w:val="single"/>
          <w:lang w:val="en-AU"/>
        </w:rPr>
        <w:t xml:space="preserve"> </w:t>
      </w:r>
    </w:p>
    <w:p w14:paraId="782A609E" w14:textId="77777777" w:rsidR="00180912" w:rsidRPr="00030B78" w:rsidRDefault="00180912" w:rsidP="00180912">
      <w:pPr>
        <w:rPr>
          <w:lang w:val="en-AU"/>
        </w:rPr>
      </w:pPr>
    </w:p>
    <w:p w14:paraId="6C6478DD" w14:textId="77777777" w:rsidR="009709F4" w:rsidRPr="00274FCD" w:rsidRDefault="009709F4" w:rsidP="00E93CC1">
      <w:pPr>
        <w:spacing w:before="100" w:beforeAutospacing="1" w:after="100" w:afterAutospacing="1" w:line="480" w:lineRule="auto"/>
        <w:ind w:firstLine="720"/>
        <w:rPr>
          <w:lang w:val="en-AU"/>
        </w:rPr>
      </w:pPr>
      <w:r w:rsidRPr="00030B78">
        <w:rPr>
          <w:lang w:val="en-AU"/>
        </w:rPr>
        <w:t>Amending education</w:t>
      </w:r>
      <w:r w:rsidRPr="00274FCD">
        <w:rPr>
          <w:lang w:val="en-AU"/>
        </w:rPr>
        <w:t xml:space="preserve"> programs </w:t>
      </w:r>
      <w:r w:rsidRPr="00030B78">
        <w:rPr>
          <w:lang w:val="en-AU"/>
        </w:rPr>
        <w:t>to</w:t>
      </w:r>
      <w:r w:rsidRPr="00274FCD">
        <w:rPr>
          <w:lang w:val="en-AU"/>
        </w:rPr>
        <w:t xml:space="preserve"> incorporate FLOSS tools </w:t>
      </w:r>
      <w:r w:rsidRPr="00030B78">
        <w:rPr>
          <w:lang w:val="en-AU"/>
        </w:rPr>
        <w:t>into curricula provides an</w:t>
      </w:r>
      <w:r w:rsidRPr="00274FCD">
        <w:rPr>
          <w:lang w:val="en-AU"/>
        </w:rPr>
        <w:t xml:space="preserve"> opportunit</w:t>
      </w:r>
      <w:r w:rsidRPr="00030B78">
        <w:rPr>
          <w:lang w:val="en-AU"/>
        </w:rPr>
        <w:t>y</w:t>
      </w:r>
      <w:r w:rsidRPr="00274FCD">
        <w:rPr>
          <w:lang w:val="en-AU"/>
        </w:rPr>
        <w:t xml:space="preserve"> to open the black boxes of </w:t>
      </w:r>
      <w:r w:rsidRPr="00030B78">
        <w:rPr>
          <w:lang w:val="en-AU"/>
        </w:rPr>
        <w:t>professional</w:t>
      </w:r>
      <w:r w:rsidRPr="00274FCD">
        <w:rPr>
          <w:lang w:val="en-AU"/>
        </w:rPr>
        <w:t xml:space="preserve"> practice itself</w:t>
      </w:r>
      <w:r w:rsidRPr="00030B78">
        <w:rPr>
          <w:lang w:val="en-AU"/>
        </w:rPr>
        <w:t>. This change</w:t>
      </w:r>
      <w:r w:rsidRPr="00274FCD">
        <w:rPr>
          <w:lang w:val="en-AU"/>
        </w:rPr>
        <w:t xml:space="preserve"> </w:t>
      </w:r>
      <w:r w:rsidRPr="00030B78">
        <w:rPr>
          <w:lang w:val="en-AU"/>
        </w:rPr>
        <w:t xml:space="preserve">may </w:t>
      </w:r>
      <w:proofErr w:type="spellStart"/>
      <w:r w:rsidRPr="00030B78">
        <w:rPr>
          <w:lang w:val="en-AU"/>
        </w:rPr>
        <w:t>decode</w:t>
      </w:r>
      <w:proofErr w:type="spellEnd"/>
      <w:r w:rsidRPr="00030B78">
        <w:rPr>
          <w:lang w:val="en-AU"/>
        </w:rPr>
        <w:t xml:space="preserve"> </w:t>
      </w:r>
      <w:r w:rsidRPr="00274FCD">
        <w:rPr>
          <w:lang w:val="en-AU"/>
        </w:rPr>
        <w:t xml:space="preserve">how different tools create different </w:t>
      </w:r>
      <w:r w:rsidRPr="00030B78">
        <w:rPr>
          <w:lang w:val="en-AU"/>
        </w:rPr>
        <w:t>assumptions</w:t>
      </w:r>
      <w:r w:rsidRPr="00274FCD">
        <w:rPr>
          <w:lang w:val="en-AU"/>
        </w:rPr>
        <w:t xml:space="preserve"> between practitioners and their objects of study. This approach </w:t>
      </w:r>
      <w:r w:rsidRPr="00030B78">
        <w:rPr>
          <w:lang w:val="en-AU"/>
        </w:rPr>
        <w:t>recognises</w:t>
      </w:r>
      <w:r w:rsidRPr="00274FCD">
        <w:rPr>
          <w:lang w:val="en-AU"/>
        </w:rPr>
        <w:t xml:space="preserve"> cognitive </w:t>
      </w:r>
      <w:r w:rsidRPr="00030B78">
        <w:rPr>
          <w:lang w:val="en-AU"/>
        </w:rPr>
        <w:t xml:space="preserve">impasse </w:t>
      </w:r>
      <w:r w:rsidRPr="00274FCD">
        <w:rPr>
          <w:lang w:val="en-AU"/>
        </w:rPr>
        <w:t xml:space="preserve">by </w:t>
      </w:r>
      <w:r w:rsidRPr="00030B78">
        <w:rPr>
          <w:lang w:val="en-AU"/>
        </w:rPr>
        <w:t>uncovering</w:t>
      </w:r>
      <w:r w:rsidRPr="00274FCD">
        <w:rPr>
          <w:lang w:val="en-AU"/>
        </w:rPr>
        <w:t xml:space="preserve"> the </w:t>
      </w:r>
      <w:r w:rsidRPr="00030B78">
        <w:rPr>
          <w:lang w:val="en-AU"/>
        </w:rPr>
        <w:t>constructed</w:t>
      </w:r>
      <w:r w:rsidRPr="00274FCD">
        <w:rPr>
          <w:lang w:val="en-AU"/>
        </w:rPr>
        <w:t xml:space="preserve"> </w:t>
      </w:r>
      <w:r w:rsidRPr="00030B78">
        <w:rPr>
          <w:lang w:val="en-AU"/>
        </w:rPr>
        <w:t>character</w:t>
      </w:r>
      <w:r w:rsidRPr="00274FCD">
        <w:rPr>
          <w:lang w:val="en-AU"/>
        </w:rPr>
        <w:t xml:space="preserve"> of software </w:t>
      </w:r>
      <w:r w:rsidRPr="00030B78">
        <w:rPr>
          <w:lang w:val="en-AU"/>
        </w:rPr>
        <w:t xml:space="preserve">relationships. </w:t>
      </w:r>
    </w:p>
    <w:p w14:paraId="657DABC5" w14:textId="3574298B" w:rsidR="009709F4" w:rsidRPr="000548C6" w:rsidRDefault="00C9270C" w:rsidP="00180912">
      <w:pPr>
        <w:pStyle w:val="Heading3"/>
        <w:rPr>
          <w:rFonts w:cs="Times New Roman"/>
          <w:color w:val="000000" w:themeColor="text1"/>
          <w:u w:val="single"/>
          <w:lang w:val="en-AU"/>
        </w:rPr>
      </w:pPr>
      <w:bookmarkStart w:id="1055" w:name="_Toc211885038"/>
      <w:r w:rsidRPr="000548C6">
        <w:rPr>
          <w:rFonts w:cs="Times New Roman"/>
          <w:color w:val="000000" w:themeColor="text1"/>
          <w:u w:val="single"/>
          <w:lang w:val="en-AU"/>
        </w:rPr>
        <w:t xml:space="preserve">5.4.3 </w:t>
      </w:r>
      <w:r w:rsidR="00926438" w:rsidRPr="000548C6">
        <w:rPr>
          <w:rFonts w:cs="Times New Roman"/>
          <w:color w:val="000000" w:themeColor="text1"/>
          <w:u w:val="single"/>
          <w:lang w:val="en-AU"/>
        </w:rPr>
        <w:t>Constructing</w:t>
      </w:r>
      <w:r w:rsidR="009709F4" w:rsidRPr="000548C6">
        <w:rPr>
          <w:rFonts w:cs="Times New Roman"/>
          <w:color w:val="000000" w:themeColor="text1"/>
          <w:u w:val="single"/>
          <w:lang w:val="en-AU"/>
        </w:rPr>
        <w:t xml:space="preserve"> Large Industry </w:t>
      </w:r>
      <w:ins w:id="1056" w:author="Graham Inglert" w:date="2025-10-20T19:00:00Z" w16du:dateUtc="2025-10-20T08:00:00Z">
        <w:r w:rsidR="000E32FF">
          <w:rPr>
            <w:rFonts w:cs="Times New Roman"/>
            <w:color w:val="000000" w:themeColor="text1"/>
            <w:u w:val="single"/>
            <w:lang w:val="en-AU"/>
          </w:rPr>
          <w:t xml:space="preserve">FLOSS </w:t>
        </w:r>
      </w:ins>
      <w:r w:rsidR="009709F4" w:rsidRPr="000548C6">
        <w:rPr>
          <w:rFonts w:cs="Times New Roman"/>
          <w:color w:val="000000" w:themeColor="text1"/>
          <w:u w:val="single"/>
          <w:lang w:val="en-AU"/>
        </w:rPr>
        <w:t>Networks</w:t>
      </w:r>
      <w:bookmarkEnd w:id="1055"/>
    </w:p>
    <w:p w14:paraId="17922B03" w14:textId="77777777" w:rsidR="00180912" w:rsidRPr="00030B78" w:rsidRDefault="00180912" w:rsidP="00180912">
      <w:pPr>
        <w:rPr>
          <w:lang w:val="en-AU"/>
        </w:rPr>
      </w:pPr>
    </w:p>
    <w:p w14:paraId="21339D94"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lastRenderedPageBreak/>
        <w:t xml:space="preserve">Professional bodies could function as </w:t>
      </w:r>
      <w:r w:rsidRPr="00030B78">
        <w:rPr>
          <w:lang w:val="en-AU"/>
        </w:rPr>
        <w:t>significant</w:t>
      </w:r>
      <w:r w:rsidRPr="00274FCD">
        <w:rPr>
          <w:lang w:val="en-AU"/>
        </w:rPr>
        <w:t xml:space="preserve"> translators by enrolling FLOSS tools into professional </w:t>
      </w:r>
      <w:r w:rsidRPr="00030B78">
        <w:rPr>
          <w:lang w:val="en-AU"/>
        </w:rPr>
        <w:t>networks of legitimacy</w:t>
      </w:r>
      <w:r w:rsidRPr="00274FCD">
        <w:rPr>
          <w:lang w:val="en-AU"/>
        </w:rPr>
        <w:t xml:space="preserve"> through formal</w:t>
      </w:r>
      <w:r w:rsidRPr="00030B78">
        <w:rPr>
          <w:lang w:val="en-AU"/>
        </w:rPr>
        <w:t>ised</w:t>
      </w:r>
      <w:r w:rsidRPr="00274FCD">
        <w:rPr>
          <w:lang w:val="en-AU"/>
        </w:rPr>
        <w:t xml:space="preserve"> endorsement, training </w:t>
      </w:r>
      <w:r w:rsidRPr="00030B78">
        <w:rPr>
          <w:lang w:val="en-AU"/>
        </w:rPr>
        <w:t>courses</w:t>
      </w:r>
      <w:r w:rsidRPr="00274FCD">
        <w:rPr>
          <w:lang w:val="en-AU"/>
        </w:rPr>
        <w:t xml:space="preserve">, and </w:t>
      </w:r>
      <w:r w:rsidRPr="00030B78">
        <w:rPr>
          <w:lang w:val="en-AU"/>
        </w:rPr>
        <w:t xml:space="preserve">a </w:t>
      </w:r>
      <w:r w:rsidRPr="00274FCD">
        <w:rPr>
          <w:lang w:val="en-AU"/>
        </w:rPr>
        <w:t xml:space="preserve">development of standards that </w:t>
      </w:r>
      <w:r w:rsidRPr="00030B78">
        <w:rPr>
          <w:lang w:val="en-AU"/>
        </w:rPr>
        <w:t>accommodate the decentralised nature of FLOSS and OAD</w:t>
      </w:r>
      <w:r w:rsidRPr="00274FCD">
        <w:rPr>
          <w:lang w:val="en-AU"/>
        </w:rPr>
        <w:t xml:space="preserve">. </w:t>
      </w:r>
      <w:r w:rsidRPr="00030B78">
        <w:rPr>
          <w:lang w:val="en-AU"/>
        </w:rPr>
        <w:t xml:space="preserve">Without cooperative network building, individual actor innovation will result in disjointed network formation. </w:t>
      </w:r>
    </w:p>
    <w:p w14:paraId="5430F7A7" w14:textId="047ADE12" w:rsidR="009709F4" w:rsidRPr="000548C6" w:rsidRDefault="00C9270C" w:rsidP="00180912">
      <w:pPr>
        <w:pStyle w:val="Heading3"/>
        <w:rPr>
          <w:rFonts w:cs="Times New Roman"/>
          <w:color w:val="000000" w:themeColor="text1"/>
          <w:u w:val="single"/>
          <w:lang w:val="en-AU"/>
        </w:rPr>
      </w:pPr>
      <w:bookmarkStart w:id="1057" w:name="_Toc211885039"/>
      <w:r w:rsidRPr="000548C6">
        <w:rPr>
          <w:rFonts w:cs="Times New Roman"/>
          <w:color w:val="000000" w:themeColor="text1"/>
          <w:u w:val="single"/>
          <w:lang w:val="en-AU"/>
        </w:rPr>
        <w:t xml:space="preserve">5.4.4 </w:t>
      </w:r>
      <w:r w:rsidR="00926438" w:rsidRPr="000548C6">
        <w:rPr>
          <w:rFonts w:cs="Times New Roman"/>
          <w:color w:val="000000" w:themeColor="text1"/>
          <w:u w:val="single"/>
          <w:lang w:val="en-AU"/>
        </w:rPr>
        <w:t xml:space="preserve">Forming </w:t>
      </w:r>
      <w:r w:rsidR="009709F4" w:rsidRPr="000548C6">
        <w:rPr>
          <w:rFonts w:eastAsia="Times New Roman" w:cs="Times New Roman"/>
          <w:color w:val="000000" w:themeColor="text1"/>
          <w:u w:val="single"/>
          <w:lang w:val="en-AU"/>
        </w:rPr>
        <w:t>Hybrid</w:t>
      </w:r>
      <w:r w:rsidR="009709F4" w:rsidRPr="000548C6">
        <w:rPr>
          <w:rFonts w:cs="Times New Roman"/>
          <w:color w:val="000000" w:themeColor="text1"/>
          <w:u w:val="single"/>
          <w:lang w:val="en-AU"/>
        </w:rPr>
        <w:t>ised</w:t>
      </w:r>
      <w:r w:rsidR="009709F4" w:rsidRPr="000548C6">
        <w:rPr>
          <w:rFonts w:eastAsia="Times New Roman" w:cs="Times New Roman"/>
          <w:color w:val="000000" w:themeColor="text1"/>
          <w:u w:val="single"/>
          <w:lang w:val="en-AU"/>
        </w:rPr>
        <w:t xml:space="preserve"> Network </w:t>
      </w:r>
      <w:r w:rsidR="009709F4" w:rsidRPr="000548C6">
        <w:rPr>
          <w:rFonts w:cs="Times New Roman"/>
          <w:color w:val="000000" w:themeColor="text1"/>
          <w:u w:val="single"/>
          <w:lang w:val="en-AU"/>
        </w:rPr>
        <w:t>Schemes:</w:t>
      </w:r>
      <w:bookmarkEnd w:id="1057"/>
      <w:r w:rsidR="009709F4" w:rsidRPr="000548C6">
        <w:rPr>
          <w:rFonts w:cs="Times New Roman"/>
          <w:color w:val="000000" w:themeColor="text1"/>
          <w:u w:val="single"/>
          <w:lang w:val="en-AU"/>
        </w:rPr>
        <w:t xml:space="preserve"> </w:t>
      </w:r>
    </w:p>
    <w:p w14:paraId="73DB1EAB" w14:textId="77777777" w:rsidR="00180912" w:rsidRPr="00030B78" w:rsidRDefault="00180912" w:rsidP="00180912">
      <w:pPr>
        <w:rPr>
          <w:lang w:val="en-AU"/>
        </w:rPr>
      </w:pPr>
    </w:p>
    <w:p w14:paraId="7599A70B" w14:textId="2D39EC95"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Rather than attempting to </w:t>
      </w:r>
      <w:r w:rsidRPr="00030B78">
        <w:rPr>
          <w:lang w:val="en-AU"/>
        </w:rPr>
        <w:t>replace</w:t>
      </w:r>
      <w:r w:rsidRPr="00274FCD">
        <w:rPr>
          <w:lang w:val="en-AU"/>
        </w:rPr>
        <w:t xml:space="preserve"> proprietary networks, organi</w:t>
      </w:r>
      <w:r w:rsidRPr="00030B78">
        <w:rPr>
          <w:lang w:val="en-AU"/>
        </w:rPr>
        <w:t>s</w:t>
      </w:r>
      <w:r w:rsidRPr="00274FCD">
        <w:rPr>
          <w:lang w:val="en-AU"/>
        </w:rPr>
        <w:t xml:space="preserve">ations </w:t>
      </w:r>
      <w:r w:rsidRPr="00030B78">
        <w:rPr>
          <w:lang w:val="en-AU"/>
        </w:rPr>
        <w:t>may</w:t>
      </w:r>
      <w:r w:rsidRPr="00274FCD">
        <w:rPr>
          <w:lang w:val="en-AU"/>
        </w:rPr>
        <w:t xml:space="preserve"> construct hybrid</w:t>
      </w:r>
      <w:r w:rsidRPr="00030B78">
        <w:rPr>
          <w:lang w:val="en-AU"/>
        </w:rPr>
        <w:t>ised</w:t>
      </w:r>
      <w:r w:rsidRPr="00274FCD">
        <w:rPr>
          <w:lang w:val="en-AU"/>
        </w:rPr>
        <w:t xml:space="preserve"> </w:t>
      </w:r>
      <w:r w:rsidRPr="00030B78">
        <w:rPr>
          <w:lang w:val="en-AU"/>
        </w:rPr>
        <w:t>networks</w:t>
      </w:r>
      <w:r w:rsidRPr="00274FCD">
        <w:rPr>
          <w:lang w:val="en-AU"/>
        </w:rPr>
        <w:t xml:space="preserve"> allow</w:t>
      </w:r>
      <w:r w:rsidRPr="00030B78">
        <w:rPr>
          <w:lang w:val="en-AU"/>
        </w:rPr>
        <w:t>ing</w:t>
      </w:r>
      <w:r w:rsidRPr="00274FCD">
        <w:rPr>
          <w:lang w:val="en-AU"/>
        </w:rPr>
        <w:t xml:space="preserve"> practitioners to </w:t>
      </w:r>
      <w:r w:rsidRPr="00030B78">
        <w:rPr>
          <w:lang w:val="en-AU"/>
        </w:rPr>
        <w:t>transition</w:t>
      </w:r>
      <w:r w:rsidRPr="00274FCD">
        <w:rPr>
          <w:lang w:val="en-AU"/>
        </w:rPr>
        <w:t xml:space="preserve"> between different tool configurations while </w:t>
      </w:r>
      <w:r w:rsidRPr="00030B78">
        <w:rPr>
          <w:lang w:val="en-AU"/>
        </w:rPr>
        <w:t>retaining</w:t>
      </w:r>
      <w:r w:rsidRPr="00274FCD">
        <w:rPr>
          <w:lang w:val="en-AU"/>
        </w:rPr>
        <w:t xml:space="preserve"> </w:t>
      </w:r>
      <w:r w:rsidRPr="00030B78">
        <w:rPr>
          <w:lang w:val="en-AU"/>
        </w:rPr>
        <w:t>required</w:t>
      </w:r>
      <w:r w:rsidRPr="00274FCD">
        <w:rPr>
          <w:lang w:val="en-AU"/>
        </w:rPr>
        <w:t xml:space="preserve"> connections to clients and professional communities. This acknowledges </w:t>
      </w:r>
      <w:r w:rsidRPr="00030B78">
        <w:rPr>
          <w:lang w:val="en-AU"/>
        </w:rPr>
        <w:t xml:space="preserve">the need for flexibility during transitional periods and </w:t>
      </w:r>
      <w:r w:rsidR="00615A79" w:rsidRPr="00030B78">
        <w:rPr>
          <w:lang w:val="en-AU"/>
        </w:rPr>
        <w:t>grants</w:t>
      </w:r>
      <w:r w:rsidRPr="00030B78">
        <w:rPr>
          <w:lang w:val="en-AU"/>
        </w:rPr>
        <w:t xml:space="preserve"> agency to individual practitioners while maintaining organisational relationships. </w:t>
      </w:r>
    </w:p>
    <w:p w14:paraId="22AA47FC" w14:textId="6F1F06E7" w:rsidR="009709F4" w:rsidRPr="00030B78" w:rsidRDefault="00C9270C" w:rsidP="00180912">
      <w:pPr>
        <w:pStyle w:val="Heading2"/>
        <w:rPr>
          <w:rFonts w:ascii="Times New Roman" w:hAnsi="Times New Roman" w:cs="Times New Roman"/>
          <w:color w:val="000000" w:themeColor="text1"/>
          <w:lang w:val="en-AU"/>
        </w:rPr>
      </w:pPr>
      <w:bookmarkStart w:id="1058" w:name="_Toc211885040"/>
      <w:r w:rsidRPr="00030B78">
        <w:rPr>
          <w:rFonts w:ascii="Times New Roman" w:hAnsi="Times New Roman" w:cs="Times New Roman"/>
          <w:color w:val="000000" w:themeColor="text1"/>
          <w:lang w:val="en-AU"/>
        </w:rPr>
        <w:t xml:space="preserve">5.5 </w:t>
      </w:r>
      <w:r w:rsidR="009709F4" w:rsidRPr="00030B78">
        <w:rPr>
          <w:rFonts w:ascii="Times New Roman" w:hAnsi="Times New Roman" w:cs="Times New Roman"/>
          <w:color w:val="000000" w:themeColor="text1"/>
          <w:lang w:val="en-AU"/>
        </w:rPr>
        <w:t>Recommendations for Further Research</w:t>
      </w:r>
      <w:bookmarkEnd w:id="1058"/>
    </w:p>
    <w:p w14:paraId="684BF8A3" w14:textId="77777777" w:rsidR="00180912" w:rsidRPr="00030B78" w:rsidRDefault="00180912" w:rsidP="00180912">
      <w:pPr>
        <w:rPr>
          <w:lang w:val="en-AU"/>
        </w:rPr>
      </w:pPr>
    </w:p>
    <w:p w14:paraId="7998531A"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This study provides a foundation for </w:t>
      </w:r>
      <w:r w:rsidRPr="00030B78">
        <w:rPr>
          <w:lang w:val="en-AU"/>
        </w:rPr>
        <w:t>recognising</w:t>
      </w:r>
      <w:r w:rsidRPr="00274FCD">
        <w:rPr>
          <w:lang w:val="en-AU"/>
        </w:rPr>
        <w:t xml:space="preserve"> FLOSS adoption as a </w:t>
      </w:r>
      <w:r w:rsidRPr="00030B78">
        <w:rPr>
          <w:lang w:val="en-AU"/>
        </w:rPr>
        <w:t xml:space="preserve">process for </w:t>
      </w:r>
      <w:r w:rsidRPr="00274FCD">
        <w:rPr>
          <w:lang w:val="en-AU"/>
        </w:rPr>
        <w:t xml:space="preserve">network-building, but </w:t>
      </w:r>
      <w:r w:rsidRPr="00030B78">
        <w:rPr>
          <w:lang w:val="en-AU"/>
        </w:rPr>
        <w:t>there remain several</w:t>
      </w:r>
      <w:r w:rsidRPr="00274FCD">
        <w:rPr>
          <w:lang w:val="en-AU"/>
        </w:rPr>
        <w:t xml:space="preserve"> </w:t>
      </w:r>
      <w:r w:rsidRPr="00030B78">
        <w:rPr>
          <w:lang w:val="en-AU"/>
        </w:rPr>
        <w:t>domains that</w:t>
      </w:r>
      <w:r w:rsidRPr="00274FCD">
        <w:rPr>
          <w:lang w:val="en-AU"/>
        </w:rPr>
        <w:t xml:space="preserve"> warrant further investigation:</w:t>
      </w:r>
    </w:p>
    <w:p w14:paraId="63B9145D" w14:textId="7D2093C5" w:rsidR="009709F4" w:rsidRPr="00030B78" w:rsidRDefault="009709F4" w:rsidP="00E93CC1">
      <w:pPr>
        <w:spacing w:before="100" w:beforeAutospacing="1" w:after="100" w:afterAutospacing="1" w:line="480" w:lineRule="auto"/>
        <w:ind w:firstLine="720"/>
        <w:rPr>
          <w:lang w:val="en-AU"/>
        </w:rPr>
      </w:pPr>
      <w:r w:rsidRPr="00274FCD">
        <w:rPr>
          <w:lang w:val="en-AU"/>
        </w:rPr>
        <w:t xml:space="preserve">Future research </w:t>
      </w:r>
      <w:r w:rsidRPr="00030B78">
        <w:rPr>
          <w:lang w:val="en-AU"/>
        </w:rPr>
        <w:t>may</w:t>
      </w:r>
      <w:r w:rsidRPr="00274FCD">
        <w:rPr>
          <w:lang w:val="en-AU"/>
        </w:rPr>
        <w:t xml:space="preserve"> trace </w:t>
      </w:r>
      <w:r w:rsidRPr="00030B78">
        <w:rPr>
          <w:lang w:val="en-AU"/>
        </w:rPr>
        <w:t>the process of</w:t>
      </w:r>
      <w:r w:rsidRPr="00274FCD">
        <w:rPr>
          <w:lang w:val="en-AU"/>
        </w:rPr>
        <w:t xml:space="preserve"> FLOSS network </w:t>
      </w:r>
      <w:r w:rsidRPr="00030B78">
        <w:rPr>
          <w:lang w:val="en-AU"/>
        </w:rPr>
        <w:t>evolution</w:t>
      </w:r>
      <w:r w:rsidRPr="00274FCD">
        <w:rPr>
          <w:lang w:val="en-AU"/>
        </w:rPr>
        <w:t xml:space="preserve"> over time</w:t>
      </w:r>
      <w:r w:rsidRPr="00030B78">
        <w:rPr>
          <w:lang w:val="en-AU"/>
        </w:rPr>
        <w:t xml:space="preserve"> through </w:t>
      </w:r>
      <w:r w:rsidRPr="00030B78">
        <w:rPr>
          <w:i/>
          <w:iCs/>
          <w:lang w:val="en-AU"/>
        </w:rPr>
        <w:t>L</w:t>
      </w:r>
      <w:r w:rsidRPr="00274FCD">
        <w:rPr>
          <w:i/>
          <w:iCs/>
          <w:lang w:val="en-AU"/>
        </w:rPr>
        <w:t>ongitudinal Network Analysis</w:t>
      </w:r>
      <w:r w:rsidRPr="00274FCD">
        <w:rPr>
          <w:lang w:val="en-AU"/>
        </w:rPr>
        <w:t xml:space="preserve">, </w:t>
      </w:r>
      <w:r w:rsidRPr="00030B78">
        <w:rPr>
          <w:lang w:val="en-AU"/>
        </w:rPr>
        <w:t>by scrutinising</w:t>
      </w:r>
      <w:r w:rsidRPr="00274FCD">
        <w:rPr>
          <w:lang w:val="en-AU"/>
        </w:rPr>
        <w:t xml:space="preserve"> which connections prove </w:t>
      </w:r>
      <w:r w:rsidRPr="00030B78">
        <w:rPr>
          <w:lang w:val="en-AU"/>
        </w:rPr>
        <w:t>resilient,</w:t>
      </w:r>
      <w:r w:rsidRPr="00274FCD">
        <w:rPr>
          <w:lang w:val="en-AU"/>
        </w:rPr>
        <w:t xml:space="preserve"> and which remain fragile, and how new actors become enrolled or </w:t>
      </w:r>
      <w:r w:rsidRPr="00030B78">
        <w:rPr>
          <w:lang w:val="en-AU"/>
        </w:rPr>
        <w:t>ostracised</w:t>
      </w:r>
      <w:r w:rsidRPr="00274FCD">
        <w:rPr>
          <w:lang w:val="en-AU"/>
        </w:rPr>
        <w:t xml:space="preserve"> from these networks.</w:t>
      </w:r>
      <w:r w:rsidR="00BC2AC6" w:rsidRPr="00030B78">
        <w:rPr>
          <w:lang w:val="en-AU"/>
        </w:rPr>
        <w:t xml:space="preserve"> Longitudinal Network Analysis has been demonstrated by </w:t>
      </w:r>
      <w:r w:rsidR="00C84882" w:rsidRPr="00030B78">
        <w:t>Greenhalgh &amp; Stones’s</w:t>
      </w:r>
      <w:r w:rsidR="00C84882" w:rsidRPr="00030B78">
        <w:rPr>
          <w:lang w:val="en-AU"/>
        </w:rPr>
        <w:t xml:space="preserve"> </w:t>
      </w:r>
      <w:r w:rsidR="00BC2AC6" w:rsidRPr="00030B78">
        <w:rPr>
          <w:lang w:val="en-AU"/>
        </w:rPr>
        <w:t xml:space="preserve">(2010) study of healthcare IT implementation, tracking networks as they stabilise or fail to stabilise in which a cross-sectional analysis could not. </w:t>
      </w:r>
    </w:p>
    <w:p w14:paraId="4E4F20A8" w14:textId="098FC281" w:rsidR="009709F4" w:rsidRPr="00030B78" w:rsidRDefault="009709F4" w:rsidP="00E93CC1">
      <w:pPr>
        <w:spacing w:before="100" w:beforeAutospacing="1" w:after="100" w:afterAutospacing="1" w:line="480" w:lineRule="auto"/>
        <w:ind w:firstLine="720"/>
        <w:rPr>
          <w:lang w:val="en-AU"/>
        </w:rPr>
      </w:pPr>
      <w:r w:rsidRPr="00274FCD">
        <w:rPr>
          <w:lang w:val="en-AU"/>
        </w:rPr>
        <w:lastRenderedPageBreak/>
        <w:t>Cross-</w:t>
      </w:r>
      <w:r w:rsidRPr="00030B78">
        <w:rPr>
          <w:lang w:val="en-AU"/>
        </w:rPr>
        <w:t>regional</w:t>
      </w:r>
      <w:r w:rsidRPr="00274FCD">
        <w:rPr>
          <w:lang w:val="en-AU"/>
        </w:rPr>
        <w:t xml:space="preserve"> comparisons</w:t>
      </w:r>
      <w:r w:rsidRPr="00030B78">
        <w:rPr>
          <w:lang w:val="en-AU"/>
        </w:rPr>
        <w:t xml:space="preserve"> such as </w:t>
      </w:r>
      <w:r w:rsidRPr="00274FCD">
        <w:rPr>
          <w:i/>
          <w:iCs/>
          <w:lang w:val="en-AU"/>
        </w:rPr>
        <w:t>Comparative Network Studies</w:t>
      </w:r>
      <w:r w:rsidRPr="00274FCD">
        <w:rPr>
          <w:lang w:val="en-AU"/>
        </w:rPr>
        <w:t xml:space="preserve"> </w:t>
      </w:r>
      <w:r w:rsidRPr="00030B78">
        <w:rPr>
          <w:lang w:val="en-AU"/>
        </w:rPr>
        <w:t>provide the potential to</w:t>
      </w:r>
      <w:r w:rsidRPr="00274FCD">
        <w:rPr>
          <w:lang w:val="en-AU"/>
        </w:rPr>
        <w:t xml:space="preserve"> reveal how different configurations of regulatory </w:t>
      </w:r>
      <w:r w:rsidRPr="00030B78">
        <w:rPr>
          <w:lang w:val="en-AU"/>
        </w:rPr>
        <w:t>agents</w:t>
      </w:r>
      <w:r w:rsidRPr="00274FCD">
        <w:rPr>
          <w:lang w:val="en-AU"/>
        </w:rPr>
        <w:t xml:space="preserve">, professional </w:t>
      </w:r>
      <w:r w:rsidRPr="00030B78">
        <w:rPr>
          <w:lang w:val="en-AU"/>
        </w:rPr>
        <w:t>networks</w:t>
      </w:r>
      <w:r w:rsidRPr="00274FCD">
        <w:rPr>
          <w:lang w:val="en-AU"/>
        </w:rPr>
        <w:t xml:space="preserve">, and institutional </w:t>
      </w:r>
      <w:r w:rsidRPr="00030B78">
        <w:rPr>
          <w:lang w:val="en-AU"/>
        </w:rPr>
        <w:t>arrangements</w:t>
      </w:r>
      <w:r w:rsidRPr="00274FCD">
        <w:rPr>
          <w:lang w:val="en-AU"/>
        </w:rPr>
        <w:t xml:space="preserve"> </w:t>
      </w:r>
      <w:r w:rsidRPr="00030B78">
        <w:rPr>
          <w:lang w:val="en-AU"/>
        </w:rPr>
        <w:t>facilitate</w:t>
      </w:r>
      <w:r w:rsidRPr="00274FCD">
        <w:rPr>
          <w:lang w:val="en-AU"/>
        </w:rPr>
        <w:t xml:space="preserve"> or constrain FLOSS network </w:t>
      </w:r>
      <w:r w:rsidRPr="00030B78">
        <w:rPr>
          <w:lang w:val="en-AU"/>
        </w:rPr>
        <w:t>establishment</w:t>
      </w:r>
      <w:r w:rsidRPr="00274FCD">
        <w:rPr>
          <w:lang w:val="en-AU"/>
        </w:rPr>
        <w:t xml:space="preserve"> </w:t>
      </w:r>
      <w:r w:rsidRPr="00030B78">
        <w:rPr>
          <w:lang w:val="en-AU"/>
        </w:rPr>
        <w:t>along</w:t>
      </w:r>
      <w:r w:rsidRPr="00274FCD">
        <w:rPr>
          <w:lang w:val="en-AU"/>
        </w:rPr>
        <w:t xml:space="preserve"> different </w:t>
      </w:r>
      <w:r w:rsidRPr="00030B78">
        <w:rPr>
          <w:lang w:val="en-AU"/>
        </w:rPr>
        <w:t>regional</w:t>
      </w:r>
      <w:r w:rsidRPr="00274FCD">
        <w:rPr>
          <w:lang w:val="en-AU"/>
        </w:rPr>
        <w:t xml:space="preserve"> contexts.</w:t>
      </w:r>
      <w:r w:rsidR="00BC2AC6" w:rsidRPr="00030B78">
        <w:rPr>
          <w:lang w:val="en-AU"/>
        </w:rPr>
        <w:t xml:space="preserve"> </w:t>
      </w:r>
      <w:r w:rsidR="00C84882" w:rsidRPr="00030B78">
        <w:t>Bartels et al. (2020)</w:t>
      </w:r>
      <w:r w:rsidR="00C84882" w:rsidRPr="00030B78">
        <w:rPr>
          <w:lang w:val="en-AU"/>
        </w:rPr>
        <w:t xml:space="preserve"> </w:t>
      </w:r>
      <w:r w:rsidR="00BC2AC6" w:rsidRPr="00030B78">
        <w:rPr>
          <w:lang w:val="en-AU"/>
        </w:rPr>
        <w:t>have provided case study research guidance for urban and regional studies which in the case of FLOSS or OAD network formation</w:t>
      </w:r>
      <w:r w:rsidR="00C84882" w:rsidRPr="00030B78">
        <w:rPr>
          <w:lang w:val="en-AU"/>
        </w:rPr>
        <w:t>,</w:t>
      </w:r>
      <w:r w:rsidR="00BC2AC6" w:rsidRPr="00030B78">
        <w:rPr>
          <w:lang w:val="en-AU"/>
        </w:rPr>
        <w:t xml:space="preserve"> may reveal methods to transfer successful uptake methods across differing regional contexts.  </w:t>
      </w:r>
    </w:p>
    <w:p w14:paraId="4CA4A3F3" w14:textId="7BE246A7" w:rsidR="009709F4" w:rsidRPr="00030B78" w:rsidRDefault="009709F4" w:rsidP="00E93CC1">
      <w:pPr>
        <w:spacing w:before="100" w:beforeAutospacing="1" w:after="100" w:afterAutospacing="1" w:line="480" w:lineRule="auto"/>
        <w:ind w:firstLine="720"/>
        <w:rPr>
          <w:lang w:val="en-AU"/>
        </w:rPr>
      </w:pPr>
      <w:r w:rsidRPr="00030B78">
        <w:rPr>
          <w:lang w:val="en-AU"/>
        </w:rPr>
        <w:t>While</w:t>
      </w:r>
      <w:r w:rsidRPr="00274FCD">
        <w:rPr>
          <w:lang w:val="en-AU"/>
        </w:rPr>
        <w:t xml:space="preserve"> </w:t>
      </w:r>
      <w:r w:rsidRPr="00030B78">
        <w:rPr>
          <w:lang w:val="en-AU"/>
        </w:rPr>
        <w:t>t</w:t>
      </w:r>
      <w:r w:rsidRPr="00274FCD">
        <w:rPr>
          <w:lang w:val="en-AU"/>
        </w:rPr>
        <w:t xml:space="preserve">his research focused primarily on practitioner experiences, clients function as </w:t>
      </w:r>
      <w:r w:rsidRPr="00030B78">
        <w:rPr>
          <w:lang w:val="en-AU"/>
        </w:rPr>
        <w:t>critical</w:t>
      </w:r>
      <w:r w:rsidRPr="00274FCD">
        <w:rPr>
          <w:lang w:val="en-AU"/>
        </w:rPr>
        <w:t xml:space="preserve"> actors whose </w:t>
      </w:r>
      <w:del w:id="1059" w:author="Graham Inglert" w:date="2025-10-20T20:34:00Z" w16du:dateUtc="2025-10-20T09:34:00Z">
        <w:r w:rsidRPr="00030B78" w:rsidDel="00C36B4B">
          <w:rPr>
            <w:lang w:val="en-AU"/>
          </w:rPr>
          <w:delText>enrolment</w:delText>
        </w:r>
      </w:del>
      <w:proofErr w:type="spellStart"/>
      <w:ins w:id="1060" w:author="Graham Inglert" w:date="2025-10-20T20:34:00Z" w16du:dateUtc="2025-10-20T09:34:00Z">
        <w:r w:rsidR="00C36B4B">
          <w:rPr>
            <w:lang w:val="en-AU"/>
          </w:rPr>
          <w:t>Enrollment</w:t>
        </w:r>
      </w:ins>
      <w:proofErr w:type="spellEnd"/>
      <w:r w:rsidRPr="00274FCD">
        <w:rPr>
          <w:lang w:val="en-AU"/>
        </w:rPr>
        <w:t xml:space="preserve"> is </w:t>
      </w:r>
      <w:r w:rsidRPr="00030B78">
        <w:rPr>
          <w:lang w:val="en-AU"/>
        </w:rPr>
        <w:t>required</w:t>
      </w:r>
      <w:r w:rsidRPr="00274FCD">
        <w:rPr>
          <w:lang w:val="en-AU"/>
        </w:rPr>
        <w:t xml:space="preserve"> for stable FLOSS networks.</w:t>
      </w:r>
      <w:r w:rsidRPr="00030B78">
        <w:rPr>
          <w:lang w:val="en-AU"/>
        </w:rPr>
        <w:t xml:space="preserve"> Including studies into </w:t>
      </w:r>
      <w:r w:rsidR="00F94E82" w:rsidRPr="00030B78">
        <w:rPr>
          <w:lang w:val="en-AU"/>
        </w:rPr>
        <w:t>multiple stakeholders</w:t>
      </w:r>
      <w:r w:rsidRPr="00030B78">
        <w:rPr>
          <w:lang w:val="en-AU"/>
        </w:rPr>
        <w:t xml:space="preserve"> may unveil competing or collaborative perspectives. </w:t>
      </w:r>
      <w:r w:rsidRPr="00274FCD">
        <w:rPr>
          <w:lang w:val="en-AU"/>
        </w:rPr>
        <w:t xml:space="preserve"> Further research could explore how clients </w:t>
      </w:r>
      <w:r w:rsidRPr="00030B78">
        <w:rPr>
          <w:lang w:val="en-AU"/>
        </w:rPr>
        <w:t xml:space="preserve">IT departments and other actors </w:t>
      </w:r>
      <w:r w:rsidRPr="00274FCD">
        <w:rPr>
          <w:lang w:val="en-AU"/>
        </w:rPr>
        <w:t xml:space="preserve">perceive and engage with </w:t>
      </w:r>
      <w:r w:rsidRPr="00030B78">
        <w:rPr>
          <w:lang w:val="en-AU"/>
        </w:rPr>
        <w:t>FLOSS</w:t>
      </w:r>
      <w:r w:rsidRPr="00274FCD">
        <w:rPr>
          <w:lang w:val="en-AU"/>
        </w:rPr>
        <w:t xml:space="preserve"> outputs and what would enable their </w:t>
      </w:r>
      <w:del w:id="1061" w:author="Graham Inglert" w:date="2025-10-20T20:34:00Z" w16du:dateUtc="2025-10-20T09:34:00Z">
        <w:r w:rsidRPr="00030B78" w:rsidDel="00C36B4B">
          <w:rPr>
            <w:lang w:val="en-AU"/>
          </w:rPr>
          <w:delText>enrolment</w:delText>
        </w:r>
      </w:del>
      <w:proofErr w:type="spellStart"/>
      <w:ins w:id="1062" w:author="Graham Inglert" w:date="2025-10-20T20:34:00Z" w16du:dateUtc="2025-10-20T09:34:00Z">
        <w:r w:rsidR="00C36B4B">
          <w:rPr>
            <w:lang w:val="en-AU"/>
          </w:rPr>
          <w:t>Enrollment</w:t>
        </w:r>
      </w:ins>
      <w:proofErr w:type="spellEnd"/>
      <w:r w:rsidRPr="00274FCD">
        <w:rPr>
          <w:lang w:val="en-AU"/>
        </w:rPr>
        <w:t xml:space="preserve"> into FLOSS assemblages</w:t>
      </w:r>
      <w:r w:rsidRPr="00030B78">
        <w:rPr>
          <w:lang w:val="en-AU"/>
        </w:rPr>
        <w:t xml:space="preserve"> further facilitating the uptake of FLOSS instruments into professional practice</w:t>
      </w:r>
      <w:r w:rsidRPr="00274FCD">
        <w:rPr>
          <w:lang w:val="en-AU"/>
        </w:rPr>
        <w:t>.</w:t>
      </w:r>
      <w:r w:rsidR="00BC2AC6" w:rsidRPr="00030B78">
        <w:rPr>
          <w:lang w:val="en-AU"/>
        </w:rPr>
        <w:t xml:space="preserve"> Recent research conducted by </w:t>
      </w:r>
      <w:r w:rsidR="00AE1D1C" w:rsidRPr="00030B78">
        <w:t>Matt et al. (2021)</w:t>
      </w:r>
      <w:r w:rsidR="00AE1D1C" w:rsidRPr="00030B78">
        <w:rPr>
          <w:lang w:val="en-AU"/>
        </w:rPr>
        <w:t xml:space="preserve"> </w:t>
      </w:r>
      <w:r w:rsidR="00BC2AC6" w:rsidRPr="00030B78">
        <w:rPr>
          <w:lang w:val="en-AU"/>
        </w:rPr>
        <w:t>demonstrates t</w:t>
      </w:r>
      <w:r w:rsidR="00926438" w:rsidRPr="00030B78">
        <w:rPr>
          <w:lang w:val="en-AU"/>
        </w:rPr>
        <w:t>h</w:t>
      </w:r>
      <w:r w:rsidR="00BC2AC6" w:rsidRPr="00030B78">
        <w:rPr>
          <w:lang w:val="en-AU"/>
        </w:rPr>
        <w:t xml:space="preserve">e value of multi-stakeholder studies in revealing technology adoption, particularly in perceptions of risk and </w:t>
      </w:r>
      <w:r w:rsidR="00926438" w:rsidRPr="00030B78">
        <w:rPr>
          <w:lang w:val="en-AU"/>
        </w:rPr>
        <w:t>legitimacy</w:t>
      </w:r>
      <w:r w:rsidR="00BC2AC6" w:rsidRPr="00030B78">
        <w:rPr>
          <w:lang w:val="en-AU"/>
        </w:rPr>
        <w:t xml:space="preserve">. </w:t>
      </w:r>
    </w:p>
    <w:p w14:paraId="58912792" w14:textId="69A16B2D" w:rsidR="00CF5455" w:rsidRPr="00030B78" w:rsidRDefault="00CF5455" w:rsidP="00180912">
      <w:pPr>
        <w:pStyle w:val="Heading1"/>
        <w:jc w:val="center"/>
        <w:rPr>
          <w:rFonts w:ascii="Times New Roman" w:hAnsi="Times New Roman" w:cs="Times New Roman"/>
          <w:color w:val="000000" w:themeColor="text1"/>
        </w:rPr>
      </w:pPr>
      <w:r w:rsidRPr="00030B78">
        <w:rPr>
          <w:rFonts w:ascii="Times New Roman" w:hAnsi="Times New Roman" w:cs="Times New Roman"/>
          <w:color w:val="000000" w:themeColor="text1"/>
          <w:lang w:val="en-AU"/>
        </w:rPr>
        <w:br w:type="page"/>
      </w:r>
      <w:bookmarkStart w:id="1063" w:name="_Toc211885041"/>
      <w:r w:rsidRPr="00030B78">
        <w:rPr>
          <w:rFonts w:ascii="Times New Roman" w:hAnsi="Times New Roman" w:cs="Times New Roman"/>
          <w:color w:val="000000" w:themeColor="text1"/>
        </w:rPr>
        <w:lastRenderedPageBreak/>
        <w:t>References</w:t>
      </w:r>
      <w:bookmarkEnd w:id="1063"/>
    </w:p>
    <w:p w14:paraId="5FB98098" w14:textId="77777777" w:rsidR="00FF7AB5" w:rsidRPr="00030B78" w:rsidRDefault="00FF7AB5" w:rsidP="00FF7AB5"/>
    <w:p w14:paraId="1E228FB4" w14:textId="77777777" w:rsidR="00180912" w:rsidRPr="00030B78" w:rsidRDefault="00180912" w:rsidP="00180912"/>
    <w:p w14:paraId="715E9C5E"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Akrich</w:t>
      </w:r>
      <w:proofErr w:type="spellEnd"/>
      <w:r w:rsidRPr="00030B78">
        <w:t xml:space="preserve">, M. (1992) The De-Scription of Technical Objects. In: Bijker, W.E. and Law, J., Eds., </w:t>
      </w:r>
      <w:r w:rsidRPr="00030B78">
        <w:rPr>
          <w:i/>
          <w:iCs/>
        </w:rPr>
        <w:t>Shaping Technology</w:t>
      </w:r>
      <w:r w:rsidRPr="00030B78">
        <w:t>/</w:t>
      </w:r>
      <w:r w:rsidRPr="00030B78">
        <w:rPr>
          <w:i/>
          <w:iCs/>
        </w:rPr>
        <w:t>Building Society</w:t>
      </w:r>
      <w:r w:rsidRPr="00030B78">
        <w:t>:</w:t>
      </w:r>
      <w:r w:rsidRPr="00030B78">
        <w:rPr>
          <w:i/>
          <w:iCs/>
        </w:rPr>
        <w:t xml:space="preserve"> Studies in Sociotechnical Change</w:t>
      </w:r>
      <w:r w:rsidRPr="00030B78">
        <w:t xml:space="preserve">, MIT Press, 205-224. </w:t>
      </w:r>
    </w:p>
    <w:p w14:paraId="55A1C113" w14:textId="77777777" w:rsidR="00FF7AB5" w:rsidRPr="00030B78" w:rsidRDefault="00FF7AB5" w:rsidP="00FF7AB5">
      <w:pPr>
        <w:pStyle w:val="NormalWeb"/>
        <w:spacing w:before="0" w:beforeAutospacing="0" w:after="0" w:afterAutospacing="0" w:line="480" w:lineRule="auto"/>
        <w:ind w:left="720" w:hanging="720"/>
      </w:pPr>
      <w:r w:rsidRPr="00B71E86">
        <w:rPr>
          <w:lang w:val="pt-BR"/>
          <w:rPrChange w:id="1064" w:author="Alan March" w:date="2025-10-15T09:58:00Z" w16du:dateUtc="2025-10-14T22:58:00Z">
            <w:rPr/>
          </w:rPrChange>
        </w:rPr>
        <w:t xml:space="preserve">Albino, V., Berardi, U., &amp; </w:t>
      </w:r>
      <w:proofErr w:type="spellStart"/>
      <w:r w:rsidRPr="00B71E86">
        <w:rPr>
          <w:lang w:val="pt-BR"/>
          <w:rPrChange w:id="1065" w:author="Alan March" w:date="2025-10-15T09:58:00Z" w16du:dateUtc="2025-10-14T22:58:00Z">
            <w:rPr/>
          </w:rPrChange>
        </w:rPr>
        <w:t>Dangelico</w:t>
      </w:r>
      <w:proofErr w:type="spellEnd"/>
      <w:r w:rsidRPr="00B71E86">
        <w:rPr>
          <w:lang w:val="pt-BR"/>
          <w:rPrChange w:id="1066" w:author="Alan March" w:date="2025-10-15T09:58:00Z" w16du:dateUtc="2025-10-14T22:58:00Z">
            <w:rPr/>
          </w:rPrChange>
        </w:rPr>
        <w:t xml:space="preserve">, R. M. (2015). </w:t>
      </w:r>
      <w:r w:rsidRPr="00030B78">
        <w:t xml:space="preserve">Smart Cities: Definitions, Dimensions, Performance, and Initiatives. </w:t>
      </w:r>
      <w:r w:rsidRPr="00030B78">
        <w:rPr>
          <w:i/>
          <w:iCs/>
        </w:rPr>
        <w:t>Journal of Urban Technology</w:t>
      </w:r>
      <w:r w:rsidRPr="00030B78">
        <w:t xml:space="preserve">, </w:t>
      </w:r>
      <w:r w:rsidRPr="00030B78">
        <w:rPr>
          <w:i/>
          <w:iCs/>
        </w:rPr>
        <w:t>22</w:t>
      </w:r>
      <w:r w:rsidRPr="00030B78">
        <w:t>(1), 3–21. https://doi.org/10.1080/10630732.2014.942092</w:t>
      </w:r>
    </w:p>
    <w:p w14:paraId="3978EA91" w14:textId="77777777" w:rsidR="00FF7AB5" w:rsidRPr="00B71E86" w:rsidRDefault="00FF7AB5" w:rsidP="00FF7AB5">
      <w:pPr>
        <w:pStyle w:val="NormalWeb"/>
        <w:spacing w:before="0" w:beforeAutospacing="0" w:after="0" w:afterAutospacing="0" w:line="480" w:lineRule="auto"/>
        <w:ind w:left="720" w:hanging="720"/>
        <w:rPr>
          <w:lang w:val="nl-NL"/>
          <w:rPrChange w:id="1067" w:author="Alan March" w:date="2025-10-15T09:58:00Z" w16du:dateUtc="2025-10-14T22:58:00Z">
            <w:rPr/>
          </w:rPrChange>
        </w:rPr>
      </w:pPr>
      <w:proofErr w:type="spellStart"/>
      <w:r w:rsidRPr="00030B78">
        <w:t>Albrechts</w:t>
      </w:r>
      <w:proofErr w:type="spellEnd"/>
      <w:r w:rsidRPr="00030B78">
        <w:t xml:space="preserve">, L. (1991). Changing Roles and Positions of Planners. </w:t>
      </w:r>
      <w:r w:rsidRPr="00B71E86">
        <w:rPr>
          <w:i/>
          <w:iCs/>
          <w:lang w:val="nl-NL"/>
          <w:rPrChange w:id="1068" w:author="Alan March" w:date="2025-10-15T09:58:00Z" w16du:dateUtc="2025-10-14T22:58:00Z">
            <w:rPr>
              <w:i/>
              <w:iCs/>
            </w:rPr>
          </w:rPrChange>
        </w:rPr>
        <w:t>Urban Studies</w:t>
      </w:r>
      <w:r w:rsidRPr="00B71E86">
        <w:rPr>
          <w:lang w:val="nl-NL"/>
          <w:rPrChange w:id="1069" w:author="Alan March" w:date="2025-10-15T09:58:00Z" w16du:dateUtc="2025-10-14T22:58:00Z">
            <w:rPr/>
          </w:rPrChange>
        </w:rPr>
        <w:t xml:space="preserve">, </w:t>
      </w:r>
      <w:r w:rsidRPr="00B71E86">
        <w:rPr>
          <w:i/>
          <w:iCs/>
          <w:lang w:val="nl-NL"/>
          <w:rPrChange w:id="1070" w:author="Alan March" w:date="2025-10-15T09:58:00Z" w16du:dateUtc="2025-10-14T22:58:00Z">
            <w:rPr>
              <w:i/>
              <w:iCs/>
            </w:rPr>
          </w:rPrChange>
        </w:rPr>
        <w:t>28</w:t>
      </w:r>
      <w:r w:rsidRPr="00B71E86">
        <w:rPr>
          <w:lang w:val="nl-NL"/>
          <w:rPrChange w:id="1071" w:author="Alan March" w:date="2025-10-15T09:58:00Z" w16du:dateUtc="2025-10-14T22:58:00Z">
            <w:rPr/>
          </w:rPrChange>
        </w:rPr>
        <w:t xml:space="preserve">(1), 123–137. </w:t>
      </w:r>
      <w:proofErr w:type="gramStart"/>
      <w:r w:rsidRPr="00B71E86">
        <w:rPr>
          <w:lang w:val="nl-NL"/>
          <w:rPrChange w:id="1072" w:author="Alan March" w:date="2025-10-15T09:58:00Z" w16du:dateUtc="2025-10-14T22:58:00Z">
            <w:rPr/>
          </w:rPrChange>
        </w:rPr>
        <w:t>https://doi.org/10.1080/00420989120080081</w:t>
      </w:r>
      <w:proofErr w:type="gramEnd"/>
    </w:p>
    <w:p w14:paraId="6ECB8F65" w14:textId="77777777" w:rsidR="00FF7AB5" w:rsidRPr="00030B78" w:rsidRDefault="00FF7AB5" w:rsidP="00FF7AB5">
      <w:pPr>
        <w:pStyle w:val="NormalWeb"/>
        <w:spacing w:before="0" w:beforeAutospacing="0" w:after="0" w:afterAutospacing="0" w:line="480" w:lineRule="auto"/>
        <w:ind w:left="720" w:hanging="720"/>
      </w:pPr>
      <w:r w:rsidRPr="00030B78">
        <w:t xml:space="preserve">Alexander, E. R. (2002). The Public Interest in Planning: From Legitimation to Substantive Plan Evaluation. </w:t>
      </w:r>
      <w:r w:rsidRPr="00030B78">
        <w:rPr>
          <w:i/>
          <w:iCs/>
        </w:rPr>
        <w:t>Planning Theory</w:t>
      </w:r>
      <w:r w:rsidRPr="00030B78">
        <w:t xml:space="preserve">, </w:t>
      </w:r>
      <w:r w:rsidRPr="00030B78">
        <w:rPr>
          <w:i/>
          <w:iCs/>
        </w:rPr>
        <w:t>1</w:t>
      </w:r>
      <w:r w:rsidRPr="00030B78">
        <w:t>(3), 226–249. https://doi.org/10.1177/147309520200100303</w:t>
      </w:r>
    </w:p>
    <w:p w14:paraId="124903EA" w14:textId="77777777" w:rsidR="00FF7AB5" w:rsidRPr="00030B78" w:rsidRDefault="00FF7AB5" w:rsidP="00FF7AB5">
      <w:pPr>
        <w:pStyle w:val="NormalWeb"/>
        <w:spacing w:before="0" w:beforeAutospacing="0" w:after="0" w:afterAutospacing="0" w:line="480" w:lineRule="auto"/>
        <w:ind w:left="720" w:hanging="720"/>
      </w:pPr>
      <w:r w:rsidRPr="00030B78">
        <w:t xml:space="preserve">Alizadeh, H., &amp; Sharifi, A. (2023). Toward a societal smart city: Clarifying the social justice dimension of smart cities. </w:t>
      </w:r>
      <w:r w:rsidRPr="00030B78">
        <w:rPr>
          <w:i/>
          <w:iCs/>
        </w:rPr>
        <w:t>Sustainable Cities and Society</w:t>
      </w:r>
      <w:r w:rsidRPr="00030B78">
        <w:t xml:space="preserve">, </w:t>
      </w:r>
      <w:r w:rsidRPr="00030B78">
        <w:rPr>
          <w:i/>
          <w:iCs/>
        </w:rPr>
        <w:t>95</w:t>
      </w:r>
      <w:r w:rsidRPr="00030B78">
        <w:t>, 104612. https://doi.org/10.1016/j.scs.2023.104612</w:t>
      </w:r>
    </w:p>
    <w:p w14:paraId="1627E2FB" w14:textId="77777777" w:rsidR="00FF7AB5" w:rsidRPr="00030B78" w:rsidRDefault="00FF7AB5" w:rsidP="00FF7AB5">
      <w:pPr>
        <w:pStyle w:val="NormalWeb"/>
        <w:spacing w:before="0" w:beforeAutospacing="0" w:after="0" w:afterAutospacing="0" w:line="480" w:lineRule="auto"/>
        <w:ind w:left="720" w:hanging="720"/>
      </w:pPr>
      <w:r w:rsidRPr="00030B78">
        <w:t xml:space="preserve">Arnstein, S. R. (1969). A Ladder of Citizen Participation. </w:t>
      </w:r>
      <w:r w:rsidRPr="00030B78">
        <w:rPr>
          <w:i/>
          <w:iCs/>
        </w:rPr>
        <w:t>Journal of the American Institute of Planners</w:t>
      </w:r>
      <w:r w:rsidRPr="00030B78">
        <w:t xml:space="preserve">, </w:t>
      </w:r>
      <w:r w:rsidRPr="00030B78">
        <w:rPr>
          <w:i/>
          <w:iCs/>
        </w:rPr>
        <w:t>35</w:t>
      </w:r>
      <w:r w:rsidRPr="00030B78">
        <w:t>(4), 216–224. https://doi.org/10.1080/01944366908977225</w:t>
      </w:r>
    </w:p>
    <w:p w14:paraId="133B68CA" w14:textId="77777777" w:rsidR="00FF7AB5" w:rsidRPr="00030B78" w:rsidRDefault="00FF7AB5" w:rsidP="00FF7AB5">
      <w:pPr>
        <w:pStyle w:val="NormalWeb"/>
        <w:spacing w:before="0" w:beforeAutospacing="0" w:after="0" w:afterAutospacing="0" w:line="480" w:lineRule="auto"/>
        <w:ind w:left="720" w:hanging="720"/>
      </w:pPr>
      <w:r w:rsidRPr="00030B78">
        <w:t>Barkjohn, K. K., Gantt, B., &amp; Clements, A. L. (2021). Development and application of a United States-wide correction for PM</w:t>
      </w:r>
      <w:r w:rsidRPr="00030B78">
        <w:rPr>
          <w:vertAlign w:val="subscript"/>
        </w:rPr>
        <w:t>2.5</w:t>
      </w:r>
      <w:r w:rsidRPr="00030B78">
        <w:t xml:space="preserve"> data collected with the </w:t>
      </w:r>
      <w:proofErr w:type="spellStart"/>
      <w:r w:rsidRPr="00030B78">
        <w:t>PurpleAir</w:t>
      </w:r>
      <w:proofErr w:type="spellEnd"/>
      <w:r w:rsidRPr="00030B78">
        <w:t xml:space="preserve"> sensor. </w:t>
      </w:r>
      <w:r w:rsidRPr="00030B78">
        <w:rPr>
          <w:i/>
          <w:iCs/>
        </w:rPr>
        <w:t>Atmospheric Measurement Techniques</w:t>
      </w:r>
      <w:r w:rsidRPr="00030B78">
        <w:t xml:space="preserve">, </w:t>
      </w:r>
      <w:r w:rsidRPr="00030B78">
        <w:rPr>
          <w:i/>
          <w:iCs/>
        </w:rPr>
        <w:t>14</w:t>
      </w:r>
      <w:r w:rsidRPr="00030B78">
        <w:t>(6), 4617–4637. https://doi.org/10.5194/amt-14-4617-2021</w:t>
      </w:r>
    </w:p>
    <w:p w14:paraId="692FCA4C" w14:textId="77777777" w:rsidR="00FF7AB5" w:rsidRPr="00030B78" w:rsidRDefault="00FF7AB5" w:rsidP="00FF7AB5">
      <w:pPr>
        <w:pStyle w:val="NormalWeb"/>
        <w:spacing w:before="0" w:beforeAutospacing="0" w:after="0" w:afterAutospacing="0" w:line="480" w:lineRule="auto"/>
        <w:ind w:left="720" w:hanging="720"/>
      </w:pPr>
      <w:r w:rsidRPr="00030B78">
        <w:t xml:space="preserve">Bartels, K. P. R., Greenwood, D. J., &amp; Wittmayer, J. M. (2020). How action research can make deliberative policy analysis more transformative. </w:t>
      </w:r>
      <w:r w:rsidRPr="00030B78">
        <w:rPr>
          <w:i/>
          <w:iCs/>
        </w:rPr>
        <w:t>Policy Studies</w:t>
      </w:r>
      <w:r w:rsidRPr="00030B78">
        <w:t xml:space="preserve">, </w:t>
      </w:r>
      <w:r w:rsidRPr="00030B78">
        <w:rPr>
          <w:i/>
          <w:iCs/>
        </w:rPr>
        <w:t>41</w:t>
      </w:r>
      <w:r w:rsidRPr="00030B78">
        <w:t>(4), 392–410. https://doi.org/10.1080/01442872.2020.1724927</w:t>
      </w:r>
    </w:p>
    <w:p w14:paraId="6970B94C"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Batty, M. (2021). Planning education in the digital age. </w:t>
      </w:r>
      <w:r w:rsidRPr="00030B78">
        <w:rPr>
          <w:i/>
          <w:iCs/>
        </w:rPr>
        <w:t>Environment and Planning B: Urban Analytics and City Science</w:t>
      </w:r>
      <w:r w:rsidRPr="00030B78">
        <w:t xml:space="preserve">, </w:t>
      </w:r>
      <w:r w:rsidRPr="00030B78">
        <w:rPr>
          <w:i/>
          <w:iCs/>
        </w:rPr>
        <w:t>48</w:t>
      </w:r>
      <w:r w:rsidRPr="00030B78">
        <w:t>(2), 207–211. https://doi.org/10.1177/2399808321994936</w:t>
      </w:r>
    </w:p>
    <w:p w14:paraId="248183D5" w14:textId="77777777" w:rsidR="00FF7AB5" w:rsidRPr="00030B78" w:rsidRDefault="00FF7AB5" w:rsidP="00FF7AB5">
      <w:pPr>
        <w:pStyle w:val="NormalWeb"/>
        <w:spacing w:before="0" w:beforeAutospacing="0" w:after="0" w:afterAutospacing="0" w:line="480" w:lineRule="auto"/>
        <w:ind w:left="720" w:hanging="720"/>
      </w:pPr>
      <w:r w:rsidRPr="00030B78">
        <w:t xml:space="preserve">Batty, M., Axhausen, K. W., Giannotti, F., </w:t>
      </w:r>
      <w:proofErr w:type="spellStart"/>
      <w:r w:rsidRPr="00030B78">
        <w:t>Pozdnoukhov</w:t>
      </w:r>
      <w:proofErr w:type="spellEnd"/>
      <w:r w:rsidRPr="00030B78">
        <w:t xml:space="preserve">, A., Bazzani, A., Wachowicz, M., </w:t>
      </w:r>
      <w:proofErr w:type="spellStart"/>
      <w:r w:rsidRPr="00030B78">
        <w:t>Ouzounis</w:t>
      </w:r>
      <w:proofErr w:type="spellEnd"/>
      <w:r w:rsidRPr="00030B78">
        <w:t xml:space="preserve">, G., &amp; </w:t>
      </w:r>
      <w:proofErr w:type="spellStart"/>
      <w:r w:rsidRPr="00030B78">
        <w:t>Portugali</w:t>
      </w:r>
      <w:proofErr w:type="spellEnd"/>
      <w:r w:rsidRPr="00030B78">
        <w:t xml:space="preserve">, Y. (2012). Smart cities of the future. </w:t>
      </w:r>
      <w:r w:rsidRPr="00030B78">
        <w:rPr>
          <w:i/>
          <w:iCs/>
        </w:rPr>
        <w:t>The European Physical Journal Special Topics</w:t>
      </w:r>
      <w:r w:rsidRPr="00030B78">
        <w:t xml:space="preserve">, </w:t>
      </w:r>
      <w:r w:rsidRPr="00030B78">
        <w:rPr>
          <w:i/>
          <w:iCs/>
        </w:rPr>
        <w:t>214</w:t>
      </w:r>
      <w:r w:rsidRPr="00030B78">
        <w:t>(1), 481–518. https://doi.org/10.1140/epjst/e2012-01703-3</w:t>
      </w:r>
    </w:p>
    <w:p w14:paraId="17AB5973" w14:textId="77777777" w:rsidR="00FF7AB5" w:rsidRPr="00030B78" w:rsidRDefault="00FF7AB5" w:rsidP="00FF7AB5">
      <w:pPr>
        <w:pStyle w:val="NormalWeb"/>
        <w:spacing w:before="0" w:beforeAutospacing="0" w:after="0" w:afterAutospacing="0" w:line="480" w:lineRule="auto"/>
        <w:ind w:left="720" w:hanging="720"/>
      </w:pPr>
      <w:r w:rsidRPr="00030B78">
        <w:t xml:space="preserve">Berisha, R., &amp; </w:t>
      </w:r>
      <w:proofErr w:type="spellStart"/>
      <w:r w:rsidRPr="00030B78">
        <w:t>Juvančič</w:t>
      </w:r>
      <w:proofErr w:type="spellEnd"/>
      <w:r w:rsidRPr="00030B78">
        <w:t xml:space="preserve">, M. (2022a). </w:t>
      </w:r>
      <w:proofErr w:type="gramStart"/>
      <w:r w:rsidRPr="00030B78">
        <w:t>Open Source</w:t>
      </w:r>
      <w:proofErr w:type="gramEnd"/>
      <w:r w:rsidRPr="00030B78">
        <w:t xml:space="preserve"> Urbanism – Adapting Principles and Criteria of </w:t>
      </w:r>
      <w:proofErr w:type="gramStart"/>
      <w:r w:rsidRPr="00030B78">
        <w:t>Open Source</w:t>
      </w:r>
      <w:proofErr w:type="gramEnd"/>
      <w:r w:rsidRPr="00030B78">
        <w:t xml:space="preserve"> Software </w:t>
      </w:r>
      <w:proofErr w:type="gramStart"/>
      <w:r w:rsidRPr="00030B78">
        <w:t>To</w:t>
      </w:r>
      <w:proofErr w:type="gramEnd"/>
      <w:r w:rsidRPr="00030B78">
        <w:t xml:space="preserve"> Urbanism. </w:t>
      </w:r>
      <w:proofErr w:type="spellStart"/>
      <w:r w:rsidRPr="00030B78">
        <w:rPr>
          <w:i/>
          <w:iCs/>
        </w:rPr>
        <w:t>Igra</w:t>
      </w:r>
      <w:proofErr w:type="spellEnd"/>
      <w:r w:rsidRPr="00030B78">
        <w:rPr>
          <w:i/>
          <w:iCs/>
        </w:rPr>
        <w:t xml:space="preserve"> </w:t>
      </w:r>
      <w:proofErr w:type="spellStart"/>
      <w:r w:rsidRPr="00030B78">
        <w:rPr>
          <w:i/>
          <w:iCs/>
        </w:rPr>
        <w:t>Ustvarjalnosti</w:t>
      </w:r>
      <w:proofErr w:type="spellEnd"/>
      <w:r w:rsidRPr="00030B78">
        <w:rPr>
          <w:i/>
          <w:iCs/>
        </w:rPr>
        <w:t xml:space="preserve"> - </w:t>
      </w:r>
      <w:proofErr w:type="spellStart"/>
      <w:r w:rsidRPr="00030B78">
        <w:rPr>
          <w:i/>
          <w:iCs/>
        </w:rPr>
        <w:t>Creativy</w:t>
      </w:r>
      <w:proofErr w:type="spellEnd"/>
      <w:r w:rsidRPr="00030B78">
        <w:rPr>
          <w:i/>
          <w:iCs/>
        </w:rPr>
        <w:t xml:space="preserve"> Game</w:t>
      </w:r>
      <w:r w:rsidRPr="00030B78">
        <w:t xml:space="preserve">, </w:t>
      </w:r>
      <w:r w:rsidRPr="00030B78">
        <w:rPr>
          <w:i/>
          <w:iCs/>
        </w:rPr>
        <w:t>2022</w:t>
      </w:r>
      <w:r w:rsidRPr="00030B78">
        <w:t>(10), 44–51. https://doi.org/10.15292/iu-cg.2022.10.044-051</w:t>
      </w:r>
    </w:p>
    <w:p w14:paraId="239346CD" w14:textId="77777777" w:rsidR="00FF7AB5" w:rsidRPr="00030B78" w:rsidRDefault="00FF7AB5" w:rsidP="00FF7AB5">
      <w:pPr>
        <w:pStyle w:val="NormalWeb"/>
        <w:spacing w:before="0" w:beforeAutospacing="0" w:after="0" w:afterAutospacing="0" w:line="480" w:lineRule="auto"/>
        <w:ind w:left="720" w:hanging="720"/>
      </w:pPr>
      <w:r w:rsidRPr="00030B78">
        <w:t xml:space="preserve">Berisha, R., &amp; </w:t>
      </w:r>
      <w:proofErr w:type="spellStart"/>
      <w:r w:rsidRPr="00030B78">
        <w:t>Juvančič</w:t>
      </w:r>
      <w:proofErr w:type="spellEnd"/>
      <w:r w:rsidRPr="00030B78">
        <w:t xml:space="preserve">, M. (2022b). </w:t>
      </w:r>
      <w:proofErr w:type="gramStart"/>
      <w:r w:rsidRPr="00030B78">
        <w:t>Open Source</w:t>
      </w:r>
      <w:proofErr w:type="gramEnd"/>
      <w:r w:rsidRPr="00030B78">
        <w:t xml:space="preserve"> Urbanism – Adapting Principles and Criteria of </w:t>
      </w:r>
      <w:proofErr w:type="gramStart"/>
      <w:r w:rsidRPr="00030B78">
        <w:t>Open Source</w:t>
      </w:r>
      <w:proofErr w:type="gramEnd"/>
      <w:r w:rsidRPr="00030B78">
        <w:t xml:space="preserve"> Software </w:t>
      </w:r>
      <w:proofErr w:type="gramStart"/>
      <w:r w:rsidRPr="00030B78">
        <w:t>To</w:t>
      </w:r>
      <w:proofErr w:type="gramEnd"/>
      <w:r w:rsidRPr="00030B78">
        <w:t xml:space="preserve"> Urbanism. </w:t>
      </w:r>
      <w:proofErr w:type="spellStart"/>
      <w:r w:rsidRPr="00030B78">
        <w:rPr>
          <w:i/>
          <w:iCs/>
        </w:rPr>
        <w:t>Igra</w:t>
      </w:r>
      <w:proofErr w:type="spellEnd"/>
      <w:r w:rsidRPr="00030B78">
        <w:rPr>
          <w:i/>
          <w:iCs/>
        </w:rPr>
        <w:t xml:space="preserve"> </w:t>
      </w:r>
      <w:proofErr w:type="spellStart"/>
      <w:r w:rsidRPr="00030B78">
        <w:rPr>
          <w:i/>
          <w:iCs/>
        </w:rPr>
        <w:t>Ustvarjalnosti</w:t>
      </w:r>
      <w:proofErr w:type="spellEnd"/>
      <w:r w:rsidRPr="00030B78">
        <w:rPr>
          <w:i/>
          <w:iCs/>
        </w:rPr>
        <w:t xml:space="preserve"> - </w:t>
      </w:r>
      <w:proofErr w:type="spellStart"/>
      <w:r w:rsidRPr="00030B78">
        <w:rPr>
          <w:i/>
          <w:iCs/>
        </w:rPr>
        <w:t>Creativy</w:t>
      </w:r>
      <w:proofErr w:type="spellEnd"/>
      <w:r w:rsidRPr="00030B78">
        <w:rPr>
          <w:i/>
          <w:iCs/>
        </w:rPr>
        <w:t xml:space="preserve"> Game</w:t>
      </w:r>
      <w:r w:rsidRPr="00030B78">
        <w:t xml:space="preserve">, </w:t>
      </w:r>
      <w:r w:rsidRPr="00030B78">
        <w:rPr>
          <w:i/>
          <w:iCs/>
        </w:rPr>
        <w:t>2022</w:t>
      </w:r>
      <w:r w:rsidRPr="00030B78">
        <w:t>(10), 44–51. https://doi.org/10.15292/iu-cg.2022.10.044-051</w:t>
      </w:r>
    </w:p>
    <w:p w14:paraId="640FFEE3" w14:textId="77777777" w:rsidR="00FF7AB5" w:rsidRPr="00B71E86" w:rsidRDefault="00FF7AB5" w:rsidP="00FF7AB5">
      <w:pPr>
        <w:pStyle w:val="NormalWeb"/>
        <w:spacing w:before="0" w:beforeAutospacing="0" w:after="0" w:afterAutospacing="0" w:line="480" w:lineRule="auto"/>
        <w:ind w:left="720" w:hanging="720"/>
        <w:rPr>
          <w:lang w:val="nl-NL"/>
          <w:rPrChange w:id="1073" w:author="Alan March" w:date="2025-10-15T09:58:00Z" w16du:dateUtc="2025-10-14T22:58:00Z">
            <w:rPr/>
          </w:rPrChange>
        </w:rPr>
      </w:pPr>
      <w:r w:rsidRPr="00030B78">
        <w:t xml:space="preserve">Bhatt, P., Ahmad, A. J., &amp; </w:t>
      </w:r>
      <w:proofErr w:type="spellStart"/>
      <w:r w:rsidRPr="00030B78">
        <w:t>Roomi</w:t>
      </w:r>
      <w:proofErr w:type="spellEnd"/>
      <w:r w:rsidRPr="00030B78">
        <w:t xml:space="preserve">, M. A. (2016). Social innovation with </w:t>
      </w:r>
      <w:proofErr w:type="gramStart"/>
      <w:r w:rsidRPr="00030B78">
        <w:t>open source</w:t>
      </w:r>
      <w:proofErr w:type="gramEnd"/>
      <w:r w:rsidRPr="00030B78">
        <w:t xml:space="preserve"> software: User engagement and development challenges in India. </w:t>
      </w:r>
      <w:proofErr w:type="spellStart"/>
      <w:r w:rsidRPr="00B71E86">
        <w:rPr>
          <w:i/>
          <w:iCs/>
          <w:lang w:val="nl-NL"/>
          <w:rPrChange w:id="1074" w:author="Alan March" w:date="2025-10-15T09:58:00Z" w16du:dateUtc="2025-10-14T22:58:00Z">
            <w:rPr>
              <w:i/>
              <w:iCs/>
            </w:rPr>
          </w:rPrChange>
        </w:rPr>
        <w:t>Technovation</w:t>
      </w:r>
      <w:proofErr w:type="spellEnd"/>
      <w:r w:rsidRPr="00B71E86">
        <w:rPr>
          <w:lang w:val="nl-NL"/>
          <w:rPrChange w:id="1075" w:author="Alan March" w:date="2025-10-15T09:58:00Z" w16du:dateUtc="2025-10-14T22:58:00Z">
            <w:rPr/>
          </w:rPrChange>
        </w:rPr>
        <w:t xml:space="preserve">, </w:t>
      </w:r>
      <w:r w:rsidRPr="00B71E86">
        <w:rPr>
          <w:i/>
          <w:iCs/>
          <w:lang w:val="nl-NL"/>
          <w:rPrChange w:id="1076" w:author="Alan March" w:date="2025-10-15T09:58:00Z" w16du:dateUtc="2025-10-14T22:58:00Z">
            <w:rPr>
              <w:i/>
              <w:iCs/>
            </w:rPr>
          </w:rPrChange>
        </w:rPr>
        <w:t>52-53</w:t>
      </w:r>
      <w:r w:rsidRPr="00B71E86">
        <w:rPr>
          <w:lang w:val="nl-NL"/>
          <w:rPrChange w:id="1077" w:author="Alan March" w:date="2025-10-15T09:58:00Z" w16du:dateUtc="2025-10-14T22:58:00Z">
            <w:rPr/>
          </w:rPrChange>
        </w:rPr>
        <w:t xml:space="preserve">, 28–39. </w:t>
      </w:r>
      <w:proofErr w:type="gramStart"/>
      <w:r w:rsidRPr="00B71E86">
        <w:rPr>
          <w:lang w:val="nl-NL"/>
          <w:rPrChange w:id="1078" w:author="Alan March" w:date="2025-10-15T09:58:00Z" w16du:dateUtc="2025-10-14T22:58:00Z">
            <w:rPr/>
          </w:rPrChange>
        </w:rPr>
        <w:t>https://doi.org/10.1016/j.technovation.2016.01.004</w:t>
      </w:r>
      <w:proofErr w:type="gramEnd"/>
    </w:p>
    <w:p w14:paraId="54B23131" w14:textId="77777777" w:rsidR="00FF7AB5" w:rsidRPr="00030B78" w:rsidRDefault="00FF7AB5" w:rsidP="00FF7AB5">
      <w:pPr>
        <w:pStyle w:val="NormalWeb"/>
        <w:spacing w:before="0" w:beforeAutospacing="0" w:after="0" w:afterAutospacing="0" w:line="480" w:lineRule="auto"/>
        <w:ind w:left="720" w:hanging="720"/>
      </w:pPr>
      <w:proofErr w:type="spellStart"/>
      <w:r w:rsidRPr="00B71E86">
        <w:rPr>
          <w:lang w:val="nl-NL"/>
          <w:rPrChange w:id="1079" w:author="Alan March" w:date="2025-10-15T09:58:00Z" w16du:dateUtc="2025-10-14T22:58:00Z">
            <w:rPr/>
          </w:rPrChange>
        </w:rPr>
        <w:t>Bibri</w:t>
      </w:r>
      <w:proofErr w:type="spellEnd"/>
      <w:r w:rsidRPr="00B71E86">
        <w:rPr>
          <w:lang w:val="nl-NL"/>
          <w:rPrChange w:id="1080" w:author="Alan March" w:date="2025-10-15T09:58:00Z" w16du:dateUtc="2025-10-14T22:58:00Z">
            <w:rPr/>
          </w:rPrChange>
        </w:rPr>
        <w:t xml:space="preserve">, S. E., &amp; </w:t>
      </w:r>
      <w:proofErr w:type="spellStart"/>
      <w:r w:rsidRPr="00B71E86">
        <w:rPr>
          <w:lang w:val="nl-NL"/>
          <w:rPrChange w:id="1081" w:author="Alan March" w:date="2025-10-15T09:58:00Z" w16du:dateUtc="2025-10-14T22:58:00Z">
            <w:rPr/>
          </w:rPrChange>
        </w:rPr>
        <w:t>Krogstie</w:t>
      </w:r>
      <w:proofErr w:type="spellEnd"/>
      <w:r w:rsidRPr="00B71E86">
        <w:rPr>
          <w:lang w:val="nl-NL"/>
          <w:rPrChange w:id="1082" w:author="Alan March" w:date="2025-10-15T09:58:00Z" w16du:dateUtc="2025-10-14T22:58:00Z">
            <w:rPr/>
          </w:rPrChange>
        </w:rPr>
        <w:t xml:space="preserve">, J. (2017). </w:t>
      </w:r>
      <w:r w:rsidRPr="00030B78">
        <w:t xml:space="preserve">Smart sustainable cities of the future: An extensive interdisciplinary literature review. </w:t>
      </w:r>
      <w:r w:rsidRPr="00030B78">
        <w:rPr>
          <w:i/>
          <w:iCs/>
        </w:rPr>
        <w:t>Sustainable Cities and Society</w:t>
      </w:r>
      <w:r w:rsidRPr="00030B78">
        <w:t xml:space="preserve">, </w:t>
      </w:r>
      <w:r w:rsidRPr="00030B78">
        <w:rPr>
          <w:i/>
          <w:iCs/>
        </w:rPr>
        <w:t>31</w:t>
      </w:r>
      <w:r w:rsidRPr="00030B78">
        <w:t>(1), 183–212. https://doi.org/10.1016/j.scs.2017.02.016</w:t>
      </w:r>
    </w:p>
    <w:p w14:paraId="5315FFC3" w14:textId="77777777" w:rsidR="00FF7AB5" w:rsidRPr="00030B78" w:rsidRDefault="00FF7AB5" w:rsidP="00FF7AB5">
      <w:pPr>
        <w:pStyle w:val="NormalWeb"/>
        <w:spacing w:before="0" w:beforeAutospacing="0" w:after="0" w:afterAutospacing="0" w:line="480" w:lineRule="auto"/>
        <w:ind w:left="720" w:hanging="720"/>
      </w:pPr>
      <w:r w:rsidRPr="00030B78">
        <w:t xml:space="preserve">Bijker, W. E., Hughes, T. P., &amp; Pinch, T. J. (1987). </w:t>
      </w:r>
      <w:r w:rsidRPr="00030B78">
        <w:rPr>
          <w:i/>
          <w:iCs/>
        </w:rPr>
        <w:t xml:space="preserve">The Social Construction of Technological </w:t>
      </w:r>
      <w:proofErr w:type="gramStart"/>
      <w:r w:rsidRPr="00030B78">
        <w:rPr>
          <w:i/>
          <w:iCs/>
        </w:rPr>
        <w:t>Systems :</w:t>
      </w:r>
      <w:proofErr w:type="gramEnd"/>
      <w:r w:rsidRPr="00030B78">
        <w:rPr>
          <w:i/>
          <w:iCs/>
        </w:rPr>
        <w:t xml:space="preserve"> New Directions in the Sociology and History of Technology</w:t>
      </w:r>
      <w:r w:rsidRPr="00030B78">
        <w:t>. The Mit Press.</w:t>
      </w:r>
    </w:p>
    <w:p w14:paraId="0E01C950" w14:textId="77777777" w:rsidR="00FF7AB5" w:rsidRPr="00030B78" w:rsidRDefault="00FF7AB5" w:rsidP="00FF7AB5">
      <w:pPr>
        <w:pStyle w:val="NormalWeb"/>
        <w:spacing w:before="0" w:beforeAutospacing="0" w:after="0" w:afterAutospacing="0" w:line="480" w:lineRule="auto"/>
        <w:ind w:left="720" w:hanging="720"/>
      </w:pPr>
      <w:r w:rsidRPr="00030B78">
        <w:t xml:space="preserve">Boeing, G., Higgs, C., Liu, S., Giles-Corti, B., Sallis, J. F., Cerin, E., Lowe, M., Adlakha, D., Hinckson, E., </w:t>
      </w:r>
      <w:proofErr w:type="spellStart"/>
      <w:r w:rsidRPr="00030B78">
        <w:t>Moudon</w:t>
      </w:r>
      <w:proofErr w:type="spellEnd"/>
      <w:r w:rsidRPr="00030B78">
        <w:t xml:space="preserve">, A. V., Salvo, D., Adams, M. A., Barrozo, L. V., Bozovic, T., </w:t>
      </w:r>
      <w:proofErr w:type="spellStart"/>
      <w:r w:rsidRPr="00030B78">
        <w:t>Delclòs-Alió</w:t>
      </w:r>
      <w:proofErr w:type="spellEnd"/>
      <w:r w:rsidRPr="00030B78">
        <w:t xml:space="preserve">, X., </w:t>
      </w:r>
      <w:proofErr w:type="spellStart"/>
      <w:r w:rsidRPr="00030B78">
        <w:t>Dygrýn</w:t>
      </w:r>
      <w:proofErr w:type="spellEnd"/>
      <w:r w:rsidRPr="00030B78">
        <w:t xml:space="preserve">, J., Ferguson, S., Gebel, K., Ho, T. P., &amp; Lai, P.-C. (2022). Using open data and open-source software to develop spatial indicators of urban design </w:t>
      </w:r>
      <w:r w:rsidRPr="00030B78">
        <w:lastRenderedPageBreak/>
        <w:t xml:space="preserve">and transport features for achieving healthy and sustainable cities. </w:t>
      </w:r>
      <w:r w:rsidRPr="00030B78">
        <w:rPr>
          <w:i/>
          <w:iCs/>
        </w:rPr>
        <w:t>The Lancet Global Health</w:t>
      </w:r>
      <w:r w:rsidRPr="00030B78">
        <w:t xml:space="preserve">, </w:t>
      </w:r>
      <w:r w:rsidRPr="00030B78">
        <w:rPr>
          <w:i/>
          <w:iCs/>
        </w:rPr>
        <w:t>10</w:t>
      </w:r>
      <w:r w:rsidRPr="00030B78">
        <w:t>(6), e907–e918. https://doi.org/10.1016/S2214-109X(22)00072-9</w:t>
      </w:r>
    </w:p>
    <w:p w14:paraId="7594C3FF" w14:textId="77777777" w:rsidR="00FF7AB5" w:rsidRPr="00030B78" w:rsidRDefault="00FF7AB5" w:rsidP="00FF7AB5">
      <w:pPr>
        <w:pStyle w:val="NormalWeb"/>
        <w:spacing w:before="0" w:beforeAutospacing="0" w:after="0" w:afterAutospacing="0" w:line="480" w:lineRule="auto"/>
        <w:ind w:left="720" w:hanging="720"/>
      </w:pPr>
      <w:r w:rsidRPr="00030B78">
        <w:t xml:space="preserve">Bourdieu, P. 1986. “The Forms of Capital.” Pp. 241–58 in </w:t>
      </w:r>
      <w:r w:rsidRPr="00030B78">
        <w:rPr>
          <w:rStyle w:val="Emphasis"/>
          <w:rFonts w:eastAsiaTheme="majorEastAsia"/>
        </w:rPr>
        <w:t>Handbook of theory and research for the sociology of education</w:t>
      </w:r>
      <w:r w:rsidRPr="00030B78">
        <w:t xml:space="preserve">, edited by J. G. Richardson. New York: Greenwood Press. </w:t>
      </w:r>
    </w:p>
    <w:p w14:paraId="673007D8" w14:textId="77777777" w:rsidR="00FF7AB5" w:rsidRPr="00030B78" w:rsidRDefault="00FF7AB5" w:rsidP="00FF7AB5">
      <w:pPr>
        <w:pStyle w:val="NormalWeb"/>
        <w:spacing w:before="0" w:beforeAutospacing="0" w:after="0" w:afterAutospacing="0" w:line="480" w:lineRule="auto"/>
        <w:ind w:left="720" w:hanging="720"/>
      </w:pPr>
      <w:r w:rsidRPr="00030B78">
        <w:t xml:space="preserve">Braun, V., &amp; Clarke, V. (2006). Using thematic analysis in psychology. </w:t>
      </w:r>
      <w:r w:rsidRPr="00030B78">
        <w:rPr>
          <w:i/>
          <w:iCs/>
        </w:rPr>
        <w:t>Qualitative Research in Psychology</w:t>
      </w:r>
      <w:r w:rsidRPr="00030B78">
        <w:t xml:space="preserve">, </w:t>
      </w:r>
      <w:r w:rsidRPr="00030B78">
        <w:rPr>
          <w:i/>
          <w:iCs/>
        </w:rPr>
        <w:t>3</w:t>
      </w:r>
      <w:r w:rsidRPr="00030B78">
        <w:t>(2), 77–101. https://doi.org/10.1191/1478088706qp063oa</w:t>
      </w:r>
    </w:p>
    <w:p w14:paraId="38A9CD33"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Brotchie</w:t>
      </w:r>
      <w:proofErr w:type="spellEnd"/>
      <w:r w:rsidRPr="00030B78">
        <w:t xml:space="preserve">, J. F. (John F.) &amp; Hall, Peter, 1932- &amp; Newton, P. W. (Peter Wesley), 1948-. (1987). The Spatial impact of technological change / edited by John F. </w:t>
      </w:r>
      <w:proofErr w:type="spellStart"/>
      <w:r w:rsidRPr="00030B78">
        <w:t>Brotchie</w:t>
      </w:r>
      <w:proofErr w:type="spellEnd"/>
      <w:r w:rsidRPr="00030B78">
        <w:t xml:space="preserve">, Peter Hall &amp; Peter W. Newton. </w:t>
      </w:r>
      <w:proofErr w:type="gramStart"/>
      <w:r w:rsidRPr="00030B78">
        <w:t>London ;</w:t>
      </w:r>
      <w:proofErr w:type="gramEnd"/>
      <w:r w:rsidRPr="00030B78">
        <w:t xml:space="preserve"> </w:t>
      </w:r>
      <w:proofErr w:type="gramStart"/>
      <w:r w:rsidRPr="00030B78">
        <w:t>Sydney :</w:t>
      </w:r>
      <w:proofErr w:type="gramEnd"/>
      <w:r w:rsidRPr="00030B78">
        <w:t xml:space="preserve"> Croom Helm </w:t>
      </w:r>
    </w:p>
    <w:p w14:paraId="6531EE4C" w14:textId="77777777" w:rsidR="00FF7AB5" w:rsidRPr="00030B78" w:rsidRDefault="00FF7AB5" w:rsidP="00FF7AB5">
      <w:pPr>
        <w:pStyle w:val="NormalWeb"/>
        <w:spacing w:before="0" w:beforeAutospacing="0" w:after="0" w:afterAutospacing="0" w:line="480" w:lineRule="auto"/>
        <w:ind w:left="720" w:hanging="720"/>
      </w:pPr>
      <w:r w:rsidRPr="00030B78">
        <w:t xml:space="preserve">Callon, M. (1986). Some Elements of a Sociology of Translation: Domestication of the Scallops and the Fishermen of St Brieuc Bay. </w:t>
      </w:r>
      <w:r w:rsidRPr="00030B78">
        <w:rPr>
          <w:i/>
          <w:iCs/>
        </w:rPr>
        <w:t>The Sociological Review</w:t>
      </w:r>
      <w:r w:rsidRPr="00030B78">
        <w:t xml:space="preserve">, </w:t>
      </w:r>
      <w:r w:rsidRPr="00030B78">
        <w:rPr>
          <w:i/>
          <w:iCs/>
        </w:rPr>
        <w:t>32</w:t>
      </w:r>
      <w:r w:rsidRPr="00030B78">
        <w:t>(1), 196–233. https://doi.org/10.1111/j.1467-954x.1984.tb00113.x</w:t>
      </w:r>
    </w:p>
    <w:p w14:paraId="478FD278" w14:textId="77777777" w:rsidR="00FF7AB5" w:rsidRPr="00030B78" w:rsidRDefault="00FF7AB5" w:rsidP="00FF7AB5">
      <w:pPr>
        <w:pStyle w:val="NormalWeb"/>
        <w:spacing w:before="0" w:beforeAutospacing="0" w:after="0" w:afterAutospacing="0" w:line="480" w:lineRule="auto"/>
        <w:ind w:left="720" w:hanging="720"/>
      </w:pPr>
      <w:r w:rsidRPr="00030B78">
        <w:t xml:space="preserve">Callon, M. (1990). Techno-economic Networks and Irreversibility. </w:t>
      </w:r>
      <w:r w:rsidRPr="00030B78">
        <w:rPr>
          <w:i/>
          <w:iCs/>
        </w:rPr>
        <w:t>The Sociological Review</w:t>
      </w:r>
      <w:r w:rsidRPr="00030B78">
        <w:t xml:space="preserve">, </w:t>
      </w:r>
      <w:r w:rsidRPr="00030B78">
        <w:rPr>
          <w:i/>
          <w:iCs/>
        </w:rPr>
        <w:t>38</w:t>
      </w:r>
      <w:r w:rsidRPr="00030B78">
        <w:t>(1_suppl), 132–161. https://doi.org/10.1111/j.1467-954x.1990.tb03351.x</w:t>
      </w:r>
    </w:p>
    <w:p w14:paraId="738A1EE8" w14:textId="77777777" w:rsidR="00FF7AB5" w:rsidRPr="00030B78" w:rsidRDefault="00FF7AB5" w:rsidP="00FF7AB5">
      <w:pPr>
        <w:pStyle w:val="NormalWeb"/>
        <w:spacing w:before="0" w:beforeAutospacing="0" w:after="0" w:afterAutospacing="0" w:line="480" w:lineRule="auto"/>
        <w:ind w:left="720" w:hanging="720"/>
      </w:pPr>
      <w:r w:rsidRPr="00030B78">
        <w:t xml:space="preserve">Cardullo, P., &amp; Kitchin, R. (2019). Smart Urbanism and Smart citizenship: the Neoliberal Logic of “citizen-focused” Smart Cities in Europe. </w:t>
      </w:r>
      <w:r w:rsidRPr="00030B78">
        <w:rPr>
          <w:i/>
          <w:iCs/>
        </w:rPr>
        <w:t>Environment and Planning C: Politics and Space</w:t>
      </w:r>
      <w:r w:rsidRPr="00030B78">
        <w:t xml:space="preserve">, </w:t>
      </w:r>
      <w:r w:rsidRPr="00030B78">
        <w:rPr>
          <w:i/>
          <w:iCs/>
        </w:rPr>
        <w:t>37</w:t>
      </w:r>
      <w:r w:rsidRPr="00030B78">
        <w:t>(5), 813–830. https://doi.org/10.1177/0263774x18806508</w:t>
      </w:r>
    </w:p>
    <w:p w14:paraId="14D097E8" w14:textId="77777777" w:rsidR="00FF7AB5" w:rsidRPr="00030B78" w:rsidRDefault="00FF7AB5" w:rsidP="00FF7AB5">
      <w:pPr>
        <w:pStyle w:val="NormalWeb"/>
        <w:spacing w:before="0" w:beforeAutospacing="0" w:after="0" w:afterAutospacing="0" w:line="480" w:lineRule="auto"/>
        <w:ind w:left="720" w:hanging="720"/>
      </w:pPr>
      <w:r w:rsidRPr="00030B78">
        <w:t xml:space="preserve">Comber, A., Brunsdon, C., &amp; Green, E. (2008). Using a GIS-based network analysis to determine urban greenspace accessibility for different ethnic and religious groups. </w:t>
      </w:r>
      <w:r w:rsidRPr="00030B78">
        <w:rPr>
          <w:i/>
          <w:iCs/>
        </w:rPr>
        <w:t>Landscape and Urban Planning</w:t>
      </w:r>
      <w:r w:rsidRPr="00030B78">
        <w:t xml:space="preserve">, </w:t>
      </w:r>
      <w:r w:rsidRPr="00030B78">
        <w:rPr>
          <w:i/>
          <w:iCs/>
        </w:rPr>
        <w:t>86</w:t>
      </w:r>
      <w:r w:rsidRPr="00030B78">
        <w:t>(1), 103–114. https://doi.org/10.1016/j.landurbplan.2008.01.002</w:t>
      </w:r>
    </w:p>
    <w:p w14:paraId="216048DE"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Coulson, S., &amp; Woods, M. (2021). Citizen Sensing: An Action-Orientated Framework for Citizen Science. </w:t>
      </w:r>
      <w:r w:rsidRPr="00030B78">
        <w:rPr>
          <w:i/>
          <w:iCs/>
        </w:rPr>
        <w:t>Frontiers in Communication</w:t>
      </w:r>
      <w:r w:rsidRPr="00030B78">
        <w:t xml:space="preserve">, </w:t>
      </w:r>
      <w:r w:rsidRPr="00030B78">
        <w:rPr>
          <w:i/>
          <w:iCs/>
        </w:rPr>
        <w:t>6</w:t>
      </w:r>
      <w:r w:rsidRPr="00030B78">
        <w:t>. https://doi.org/10.3389/fcomm.2021.629700</w:t>
      </w:r>
    </w:p>
    <w:p w14:paraId="05D83F39" w14:textId="77777777" w:rsidR="00FF7AB5" w:rsidRPr="00030B78" w:rsidRDefault="00FF7AB5" w:rsidP="00FF7AB5">
      <w:pPr>
        <w:pStyle w:val="NormalWeb"/>
        <w:spacing w:before="0" w:beforeAutospacing="0" w:after="0" w:afterAutospacing="0" w:line="480" w:lineRule="auto"/>
        <w:ind w:left="720" w:hanging="720"/>
      </w:pPr>
      <w:r w:rsidRPr="00030B78">
        <w:t xml:space="preserve">Creighton, R. L., Carroll, J. D., &amp; Finney, G. S. (1959). Data Processing for City Planning. </w:t>
      </w:r>
      <w:r w:rsidRPr="00030B78">
        <w:rPr>
          <w:i/>
          <w:iCs/>
        </w:rPr>
        <w:t>Journal of the American Institute of Planners</w:t>
      </w:r>
      <w:r w:rsidRPr="00030B78">
        <w:t xml:space="preserve">, </w:t>
      </w:r>
      <w:r w:rsidRPr="00030B78">
        <w:rPr>
          <w:i/>
          <w:iCs/>
        </w:rPr>
        <w:t>25</w:t>
      </w:r>
      <w:r w:rsidRPr="00030B78">
        <w:t>(2), 96–103. https://doi.org/10.1080/01944365908978312</w:t>
      </w:r>
    </w:p>
    <w:p w14:paraId="53FE27A0" w14:textId="77777777" w:rsidR="00FF7AB5" w:rsidRPr="00030B78" w:rsidRDefault="00FF7AB5" w:rsidP="00FF7AB5">
      <w:pPr>
        <w:pStyle w:val="NormalWeb"/>
        <w:spacing w:before="0" w:beforeAutospacing="0" w:after="0" w:afterAutospacing="0" w:line="480" w:lineRule="auto"/>
        <w:ind w:left="720" w:hanging="720"/>
      </w:pPr>
      <w:r w:rsidRPr="00030B78">
        <w:t xml:space="preserve">Creswell, J. W., &amp; Creswell, J. D. (2017). </w:t>
      </w:r>
      <w:r w:rsidRPr="00030B78">
        <w:rPr>
          <w:i/>
          <w:iCs/>
        </w:rPr>
        <w:t xml:space="preserve">Research design: qualitative, quantitative, and mixed methods </w:t>
      </w:r>
      <w:proofErr w:type="gramStart"/>
      <w:r w:rsidRPr="00030B78">
        <w:rPr>
          <w:i/>
          <w:iCs/>
        </w:rPr>
        <w:t>approaches</w:t>
      </w:r>
      <w:proofErr w:type="gramEnd"/>
      <w:r w:rsidRPr="00030B78">
        <w:t xml:space="preserve"> (5th ed.). SAGE Publications.</w:t>
      </w:r>
    </w:p>
    <w:p w14:paraId="58430E9F"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Dadashpoor</w:t>
      </w:r>
      <w:proofErr w:type="spellEnd"/>
      <w:r w:rsidRPr="00030B78">
        <w:t xml:space="preserve">, H., Esmaeili, M., &amp; </w:t>
      </w:r>
      <w:proofErr w:type="spellStart"/>
      <w:r w:rsidRPr="00030B78">
        <w:t>Sheydayi</w:t>
      </w:r>
      <w:proofErr w:type="spellEnd"/>
      <w:r w:rsidRPr="00030B78">
        <w:t xml:space="preserve">, A. (2024). Perspectives on the Public Interest and Social Justice in Planning. </w:t>
      </w:r>
      <w:r w:rsidRPr="00030B78">
        <w:rPr>
          <w:i/>
          <w:iCs/>
        </w:rPr>
        <w:t>Journal of Planning Education and Research</w:t>
      </w:r>
      <w:r w:rsidRPr="00030B78">
        <w:t>. https://doi.org/10.1177/0739456x241237540</w:t>
      </w:r>
    </w:p>
    <w:p w14:paraId="1F94E060" w14:textId="77777777" w:rsidR="00FF7AB5" w:rsidRPr="00030B78" w:rsidRDefault="00FF7AB5" w:rsidP="00FF7AB5">
      <w:pPr>
        <w:pStyle w:val="NormalWeb"/>
        <w:spacing w:before="0" w:beforeAutospacing="0" w:after="0" w:afterAutospacing="0" w:line="480" w:lineRule="auto"/>
        <w:ind w:left="720" w:hanging="720"/>
      </w:pPr>
      <w:r w:rsidRPr="00030B78">
        <w:t xml:space="preserve">Deakin, E. (1999). Social Equity in Planning. </w:t>
      </w:r>
      <w:r w:rsidRPr="00030B78">
        <w:rPr>
          <w:i/>
          <w:iCs/>
        </w:rPr>
        <w:t>Berkeley Planning Journal</w:t>
      </w:r>
      <w:r w:rsidRPr="00030B78">
        <w:t xml:space="preserve">, </w:t>
      </w:r>
      <w:r w:rsidRPr="00030B78">
        <w:rPr>
          <w:i/>
          <w:iCs/>
        </w:rPr>
        <w:t>13</w:t>
      </w:r>
      <w:r w:rsidRPr="00030B78">
        <w:t>(1). https://doi.org/10.5070/bp313113027</w:t>
      </w:r>
    </w:p>
    <w:p w14:paraId="2D708AF5" w14:textId="77777777" w:rsidR="00FF7AB5" w:rsidRPr="00030B78" w:rsidRDefault="00FF7AB5" w:rsidP="00FF7AB5">
      <w:pPr>
        <w:pStyle w:val="NormalWeb"/>
        <w:spacing w:before="0" w:beforeAutospacing="0" w:after="0" w:afterAutospacing="0" w:line="480" w:lineRule="auto"/>
        <w:ind w:left="720" w:hanging="720"/>
      </w:pPr>
      <w:r w:rsidRPr="00030B78">
        <w:t xml:space="preserve">DiMaggio, P. J., &amp; Powell, W. W. (1983). The Iron Cage Revisited: Institutional Isomorphism and Collective Rationality in Organizational Fields. </w:t>
      </w:r>
      <w:r w:rsidRPr="00030B78">
        <w:rPr>
          <w:i/>
          <w:iCs/>
        </w:rPr>
        <w:t>American Sociological Review</w:t>
      </w:r>
      <w:r w:rsidRPr="00030B78">
        <w:t xml:space="preserve">, </w:t>
      </w:r>
      <w:r w:rsidRPr="00030B78">
        <w:rPr>
          <w:i/>
          <w:iCs/>
        </w:rPr>
        <w:t>48</w:t>
      </w:r>
      <w:r w:rsidRPr="00030B78">
        <w:t>(2), 147–160. https://doi.org/10.2307/2095101</w:t>
      </w:r>
    </w:p>
    <w:p w14:paraId="518FA8CD" w14:textId="77777777" w:rsidR="00FF7AB5" w:rsidRPr="00030B78" w:rsidRDefault="00FF7AB5" w:rsidP="00FF7AB5">
      <w:pPr>
        <w:pStyle w:val="NormalWeb"/>
        <w:spacing w:before="0" w:beforeAutospacing="0" w:after="0" w:afterAutospacing="0" w:line="480" w:lineRule="auto"/>
        <w:ind w:left="720" w:hanging="720"/>
      </w:pPr>
      <w:r w:rsidRPr="00030B78">
        <w:t xml:space="preserve">Fox-Rogers, L., &amp; Murphy, E. (2015). Self-perceptions of the role of the planner. </w:t>
      </w:r>
      <w:r w:rsidRPr="00030B78">
        <w:rPr>
          <w:i/>
          <w:iCs/>
        </w:rPr>
        <w:t>Environment and Planning B: Planning and Design</w:t>
      </w:r>
      <w:r w:rsidRPr="00030B78">
        <w:t xml:space="preserve">, </w:t>
      </w:r>
      <w:r w:rsidRPr="00030B78">
        <w:rPr>
          <w:i/>
          <w:iCs/>
        </w:rPr>
        <w:t>43</w:t>
      </w:r>
      <w:r w:rsidRPr="00030B78">
        <w:t>(1), 74–92. https://doi.org/10.1177/0265813515603860</w:t>
      </w:r>
    </w:p>
    <w:p w14:paraId="0F4BAB79" w14:textId="77777777" w:rsidR="00FF7AB5" w:rsidRPr="00030B78" w:rsidRDefault="00FF7AB5" w:rsidP="00FF7AB5">
      <w:pPr>
        <w:pStyle w:val="NormalWeb"/>
        <w:spacing w:before="0" w:beforeAutospacing="0" w:after="0" w:afterAutospacing="0" w:line="480" w:lineRule="auto"/>
        <w:ind w:left="720" w:hanging="720"/>
      </w:pPr>
      <w:r w:rsidRPr="00030B78">
        <w:t xml:space="preserve">Gani, R. A., </w:t>
      </w:r>
      <w:proofErr w:type="spellStart"/>
      <w:r w:rsidRPr="00030B78">
        <w:t>Pratamaningsih</w:t>
      </w:r>
      <w:proofErr w:type="spellEnd"/>
      <w:r w:rsidRPr="00030B78">
        <w:t xml:space="preserve">, M. M., Diah Puspita Hati, Muhammad Hikmat, &amp; </w:t>
      </w:r>
      <w:proofErr w:type="spellStart"/>
      <w:r w:rsidRPr="00030B78">
        <w:t>Destika</w:t>
      </w:r>
      <w:proofErr w:type="spellEnd"/>
      <w:r w:rsidRPr="00030B78">
        <w:t xml:space="preserve"> </w:t>
      </w:r>
      <w:proofErr w:type="spellStart"/>
      <w:r w:rsidRPr="00030B78">
        <w:t>Cahyana</w:t>
      </w:r>
      <w:proofErr w:type="spellEnd"/>
      <w:r w:rsidRPr="00030B78">
        <w:t xml:space="preserve">. (2024). Utilization of open-source software in land use and land cover mapping for agricultural purposes: Study case in Bogor Indonesia. </w:t>
      </w:r>
      <w:r w:rsidRPr="00030B78">
        <w:rPr>
          <w:i/>
          <w:iCs/>
        </w:rPr>
        <w:t xml:space="preserve">INTERNATIONAL </w:t>
      </w:r>
      <w:r w:rsidRPr="00030B78">
        <w:rPr>
          <w:i/>
          <w:iCs/>
        </w:rPr>
        <w:lastRenderedPageBreak/>
        <w:t>CONFERENCE on ORGANIC and APPLIED CHEMISTRY (ICOAC) 2022</w:t>
      </w:r>
      <w:r w:rsidRPr="00030B78">
        <w:t>, 100004. https://doi.org/10.1063/5.0184636</w:t>
      </w:r>
    </w:p>
    <w:p w14:paraId="64FE031E" w14:textId="77777777" w:rsidR="00FF7AB5" w:rsidRPr="00030B78" w:rsidRDefault="00FF7AB5" w:rsidP="00FF7AB5">
      <w:pPr>
        <w:pStyle w:val="NormalWeb"/>
        <w:spacing w:before="0" w:beforeAutospacing="0" w:after="0" w:afterAutospacing="0" w:line="480" w:lineRule="auto"/>
        <w:ind w:left="720" w:hanging="720"/>
      </w:pPr>
      <w:r w:rsidRPr="00030B78">
        <w:t xml:space="preserve">Gilbert, J. (2024). Techno-feudalism or platform capitalism? </w:t>
      </w:r>
      <w:proofErr w:type="spellStart"/>
      <w:r w:rsidRPr="00030B78">
        <w:t>Conceptualising</w:t>
      </w:r>
      <w:proofErr w:type="spellEnd"/>
      <w:r w:rsidRPr="00030B78">
        <w:t xml:space="preserve"> the digital society. </w:t>
      </w:r>
      <w:r w:rsidRPr="00030B78">
        <w:rPr>
          <w:i/>
          <w:iCs/>
        </w:rPr>
        <w:t>European Journal of Social Theory</w:t>
      </w:r>
      <w:r w:rsidRPr="00030B78">
        <w:t xml:space="preserve">, </w:t>
      </w:r>
      <w:r w:rsidRPr="00030B78">
        <w:rPr>
          <w:i/>
          <w:iCs/>
        </w:rPr>
        <w:t>27</w:t>
      </w:r>
      <w:r w:rsidRPr="00030B78">
        <w:t>(4), 561–578. https://doi.org/10.1177/13684310241276474</w:t>
      </w:r>
    </w:p>
    <w:p w14:paraId="7FCA7EA5" w14:textId="77777777" w:rsidR="00FF7AB5" w:rsidRPr="00030B78" w:rsidRDefault="00FF7AB5" w:rsidP="00FF7AB5">
      <w:pPr>
        <w:pStyle w:val="NormalWeb"/>
        <w:spacing w:before="0" w:beforeAutospacing="0" w:after="0" w:afterAutospacing="0" w:line="480" w:lineRule="auto"/>
        <w:ind w:left="720" w:hanging="720"/>
      </w:pPr>
      <w:r w:rsidRPr="00030B78">
        <w:t xml:space="preserve">Gramsci, A. (1971). </w:t>
      </w:r>
      <w:r w:rsidRPr="00030B78">
        <w:rPr>
          <w:i/>
          <w:iCs/>
        </w:rPr>
        <w:t>Prison Notebooks</w:t>
      </w:r>
      <w:r w:rsidRPr="00030B78">
        <w:t>. Columbia University Press. (Original work published 1929)</w:t>
      </w:r>
    </w:p>
    <w:p w14:paraId="16697D99"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Granovetter</w:t>
      </w:r>
      <w:proofErr w:type="spellEnd"/>
      <w:r w:rsidRPr="00030B78">
        <w:t xml:space="preserve">, M. S. (1973). The Strength of Weak Ties. </w:t>
      </w:r>
      <w:r w:rsidRPr="00030B78">
        <w:rPr>
          <w:i/>
          <w:iCs/>
        </w:rPr>
        <w:t>American Journal of Sociology</w:t>
      </w:r>
      <w:r w:rsidRPr="00030B78">
        <w:t xml:space="preserve">, </w:t>
      </w:r>
      <w:r w:rsidRPr="00030B78">
        <w:rPr>
          <w:i/>
          <w:iCs/>
        </w:rPr>
        <w:t>78</w:t>
      </w:r>
      <w:r w:rsidRPr="00030B78">
        <w:t>(6), 1360–1380. https://www.jstor.org/stable/2776392</w:t>
      </w:r>
    </w:p>
    <w:p w14:paraId="68042195" w14:textId="77777777" w:rsidR="00FF7AB5" w:rsidRPr="00030B78" w:rsidRDefault="00FF7AB5" w:rsidP="00FF7AB5">
      <w:pPr>
        <w:pStyle w:val="NormalWeb"/>
        <w:spacing w:before="0" w:beforeAutospacing="0" w:after="0" w:afterAutospacing="0" w:line="480" w:lineRule="auto"/>
        <w:ind w:left="720" w:hanging="720"/>
      </w:pPr>
      <w:r w:rsidRPr="00030B78">
        <w:t xml:space="preserve">Greenhalgh, T., &amp; Stones, R. (2010). </w:t>
      </w:r>
      <w:proofErr w:type="spellStart"/>
      <w:r w:rsidRPr="00030B78">
        <w:t>Theorising</w:t>
      </w:r>
      <w:proofErr w:type="spellEnd"/>
      <w:r w:rsidRPr="00030B78">
        <w:t xml:space="preserve"> big IT </w:t>
      </w:r>
      <w:proofErr w:type="spellStart"/>
      <w:r w:rsidRPr="00030B78">
        <w:t>programmes</w:t>
      </w:r>
      <w:proofErr w:type="spellEnd"/>
      <w:r w:rsidRPr="00030B78">
        <w:t xml:space="preserve"> in healthcare: Strong structuration theory meets actor-network theory. </w:t>
      </w:r>
      <w:r w:rsidRPr="00030B78">
        <w:rPr>
          <w:i/>
          <w:iCs/>
        </w:rPr>
        <w:t>Social Science &amp; Medicine</w:t>
      </w:r>
      <w:r w:rsidRPr="00030B78">
        <w:t xml:space="preserve">, </w:t>
      </w:r>
      <w:r w:rsidRPr="00030B78">
        <w:rPr>
          <w:i/>
          <w:iCs/>
        </w:rPr>
        <w:t>70</w:t>
      </w:r>
      <w:r w:rsidRPr="00030B78">
        <w:t>(9), 1285–1294. https://doi.org/10.1016/j.socscimed.2009.12.034</w:t>
      </w:r>
    </w:p>
    <w:p w14:paraId="01894A84" w14:textId="77777777" w:rsidR="00FF7AB5" w:rsidRPr="00030B78" w:rsidRDefault="00FF7AB5" w:rsidP="00FF7AB5">
      <w:pPr>
        <w:pStyle w:val="NormalWeb"/>
        <w:spacing w:before="0" w:beforeAutospacing="0" w:after="0" w:afterAutospacing="0" w:line="480" w:lineRule="auto"/>
        <w:ind w:left="720" w:hanging="720"/>
      </w:pPr>
      <w:r w:rsidRPr="00030B78">
        <w:t xml:space="preserve">Grossi, G., &amp; </w:t>
      </w:r>
      <w:proofErr w:type="spellStart"/>
      <w:r w:rsidRPr="00030B78">
        <w:t>Pianezzi</w:t>
      </w:r>
      <w:proofErr w:type="spellEnd"/>
      <w:r w:rsidRPr="00030B78">
        <w:t xml:space="preserve">, D. (2017). Smart cities: Utopia or neoliberal ideology? </w:t>
      </w:r>
      <w:r w:rsidRPr="00030B78">
        <w:rPr>
          <w:i/>
          <w:iCs/>
        </w:rPr>
        <w:t>Cities</w:t>
      </w:r>
      <w:r w:rsidRPr="00030B78">
        <w:t xml:space="preserve">, </w:t>
      </w:r>
      <w:r w:rsidRPr="00030B78">
        <w:rPr>
          <w:i/>
          <w:iCs/>
        </w:rPr>
        <w:t>69</w:t>
      </w:r>
      <w:r w:rsidRPr="00030B78">
        <w:t>, 79–85. https://doi.org/10.1016/j.cities.2017.07.012</w:t>
      </w:r>
    </w:p>
    <w:p w14:paraId="0AFC6753"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Haklay</w:t>
      </w:r>
      <w:proofErr w:type="spellEnd"/>
      <w:r w:rsidRPr="00030B78">
        <w:t xml:space="preserve">, M., &amp; Weber, P. (2008). OpenStreetMap: User-Generated Street Maps. </w:t>
      </w:r>
      <w:r w:rsidRPr="00030B78">
        <w:rPr>
          <w:i/>
          <w:iCs/>
        </w:rPr>
        <w:t>IEEE Pervasive Computing</w:t>
      </w:r>
      <w:r w:rsidRPr="00030B78">
        <w:t xml:space="preserve">, </w:t>
      </w:r>
      <w:r w:rsidRPr="00030B78">
        <w:rPr>
          <w:i/>
          <w:iCs/>
        </w:rPr>
        <w:t>7</w:t>
      </w:r>
      <w:r w:rsidRPr="00030B78">
        <w:t>(4), 12–18. https://doi.org/10.1109/mprv.2008.80</w:t>
      </w:r>
    </w:p>
    <w:p w14:paraId="10148591"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Hoseinzadeh</w:t>
      </w:r>
      <w:proofErr w:type="spellEnd"/>
      <w:r w:rsidRPr="00030B78">
        <w:t xml:space="preserve">, N., Liu, Y., Han, L. D., </w:t>
      </w:r>
      <w:proofErr w:type="spellStart"/>
      <w:r w:rsidRPr="00030B78">
        <w:t>Brakewood</w:t>
      </w:r>
      <w:proofErr w:type="spellEnd"/>
      <w:r w:rsidRPr="00030B78">
        <w:t xml:space="preserve">, C., &amp; </w:t>
      </w:r>
      <w:proofErr w:type="spellStart"/>
      <w:r w:rsidRPr="00030B78">
        <w:t>Mohammadnazar</w:t>
      </w:r>
      <w:proofErr w:type="spellEnd"/>
      <w:r w:rsidRPr="00030B78">
        <w:t xml:space="preserve">, A. (2020). Quality of location-based crowdsourced speed data on surface streets: A case study of Waze and Bluetooth speed data in Sevierville, TN. </w:t>
      </w:r>
      <w:r w:rsidRPr="00030B78">
        <w:rPr>
          <w:i/>
          <w:iCs/>
        </w:rPr>
        <w:t>Computers, Environment and Urban Systems</w:t>
      </w:r>
      <w:r w:rsidRPr="00030B78">
        <w:t xml:space="preserve">, </w:t>
      </w:r>
      <w:r w:rsidRPr="00030B78">
        <w:rPr>
          <w:i/>
          <w:iCs/>
        </w:rPr>
        <w:t>83</w:t>
      </w:r>
      <w:r w:rsidRPr="00030B78">
        <w:t>, 101518. https://doi.org/10.1016/j.compenvurbsys.2020.101518</w:t>
      </w:r>
    </w:p>
    <w:p w14:paraId="7E54C34E" w14:textId="77777777" w:rsidR="00FF7AB5" w:rsidRPr="00030B78" w:rsidRDefault="00FF7AB5" w:rsidP="00FF7AB5">
      <w:pPr>
        <w:pStyle w:val="NormalWeb"/>
        <w:spacing w:before="0" w:beforeAutospacing="0" w:after="0" w:afterAutospacing="0" w:line="480" w:lineRule="auto"/>
        <w:ind w:left="720" w:hanging="720"/>
      </w:pPr>
      <w:r w:rsidRPr="00030B78">
        <w:t xml:space="preserve">Howe, E. (1980). Role Choices of Urban Planners. </w:t>
      </w:r>
      <w:r w:rsidRPr="00030B78">
        <w:rPr>
          <w:i/>
          <w:iCs/>
        </w:rPr>
        <w:t>Journal of the American Planning Association</w:t>
      </w:r>
      <w:r w:rsidRPr="00030B78">
        <w:t xml:space="preserve">, </w:t>
      </w:r>
      <w:r w:rsidRPr="00030B78">
        <w:rPr>
          <w:i/>
          <w:iCs/>
        </w:rPr>
        <w:t>46</w:t>
      </w:r>
      <w:r w:rsidRPr="00030B78">
        <w:t>(4), 398–409. https://doi.org/10.1080/01944368008977072</w:t>
      </w:r>
    </w:p>
    <w:p w14:paraId="14D595AA"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Howe E (1992) Professional roles and the public interest in planning. </w:t>
      </w:r>
      <w:r w:rsidRPr="00030B78">
        <w:rPr>
          <w:rStyle w:val="Emphasis"/>
          <w:rFonts w:eastAsiaTheme="majorEastAsia"/>
        </w:rPr>
        <w:t>Journal of Planning Literature</w:t>
      </w:r>
      <w:r w:rsidRPr="00030B78">
        <w:t xml:space="preserve"> 6(3): 230–248. </w:t>
      </w:r>
    </w:p>
    <w:p w14:paraId="60DB6276" w14:textId="77777777" w:rsidR="00FF7AB5" w:rsidRPr="00030B78" w:rsidRDefault="00FF7AB5" w:rsidP="00FF7AB5">
      <w:pPr>
        <w:pStyle w:val="NormalWeb"/>
        <w:spacing w:before="0" w:beforeAutospacing="0" w:after="0" w:afterAutospacing="0" w:line="480" w:lineRule="auto"/>
        <w:ind w:left="720" w:hanging="720"/>
      </w:pPr>
      <w:r w:rsidRPr="00030B78">
        <w:t xml:space="preserve">Huang, X., Li, Z., Jiang, Y., Ye, X., Deng, C., Zhang, J., &amp; Li, X. (2021). The characteristics of multi-source mobility datasets and how they reveal the luxury nature of social distancing in the U.S. during the COVID-19 pandemic. </w:t>
      </w:r>
      <w:r w:rsidRPr="00030B78">
        <w:rPr>
          <w:i/>
          <w:iCs/>
        </w:rPr>
        <w:t>International Journal of Digital Earth</w:t>
      </w:r>
      <w:r w:rsidRPr="00030B78">
        <w:t xml:space="preserve">, </w:t>
      </w:r>
      <w:r w:rsidRPr="00030B78">
        <w:rPr>
          <w:i/>
          <w:iCs/>
        </w:rPr>
        <w:t>14</w:t>
      </w:r>
      <w:r w:rsidRPr="00030B78">
        <w:t>(4), 424–442. https://doi.org/10.1080/17538947.2021.1886358</w:t>
      </w:r>
    </w:p>
    <w:p w14:paraId="5B5D428D" w14:textId="77777777" w:rsidR="00FF7AB5" w:rsidRPr="00030B78" w:rsidRDefault="00FF7AB5" w:rsidP="00FF7AB5">
      <w:pPr>
        <w:pStyle w:val="NormalWeb"/>
        <w:spacing w:before="0" w:beforeAutospacing="0" w:after="0" w:afterAutospacing="0" w:line="480" w:lineRule="auto"/>
        <w:ind w:left="720" w:hanging="720"/>
      </w:pPr>
      <w:r w:rsidRPr="00030B78">
        <w:t xml:space="preserve">Kirk, R. (2023). What Los Angeles tells us about Dracula Urbanism. </w:t>
      </w:r>
      <w:r w:rsidRPr="00030B78">
        <w:rPr>
          <w:i/>
          <w:iCs/>
        </w:rPr>
        <w:t>Urban Geography</w:t>
      </w:r>
      <w:r w:rsidRPr="00030B78">
        <w:t>, 1–19. https://doi.org/10.1080/02723638.2023.2226551</w:t>
      </w:r>
    </w:p>
    <w:p w14:paraId="23CEF477" w14:textId="77777777" w:rsidR="00FF7AB5" w:rsidRPr="00030B78" w:rsidRDefault="00FF7AB5" w:rsidP="00FF7AB5">
      <w:pPr>
        <w:pStyle w:val="NormalWeb"/>
        <w:spacing w:before="0" w:beforeAutospacing="0" w:after="0" w:afterAutospacing="0" w:line="480" w:lineRule="auto"/>
        <w:ind w:left="720" w:hanging="720"/>
      </w:pPr>
      <w:r w:rsidRPr="00030B78">
        <w:t xml:space="preserve">Kopackova, H., &amp; </w:t>
      </w:r>
      <w:proofErr w:type="spellStart"/>
      <w:r w:rsidRPr="00030B78">
        <w:t>Libalova</w:t>
      </w:r>
      <w:proofErr w:type="spellEnd"/>
      <w:r w:rsidRPr="00030B78">
        <w:t xml:space="preserve">, P. (2019). Quality of Citizen Reporting Tools at Municipal Level. </w:t>
      </w:r>
      <w:r w:rsidRPr="00030B78">
        <w:rPr>
          <w:i/>
          <w:iCs/>
        </w:rPr>
        <w:t>Journal of Information Systems Engineering &amp; Management</w:t>
      </w:r>
      <w:r w:rsidRPr="00030B78">
        <w:t xml:space="preserve">, </w:t>
      </w:r>
      <w:r w:rsidRPr="00030B78">
        <w:rPr>
          <w:i/>
          <w:iCs/>
        </w:rPr>
        <w:t>4</w:t>
      </w:r>
      <w:r w:rsidRPr="00030B78">
        <w:t>(3). https://doi.org/10.29333/jisem/5891</w:t>
      </w:r>
    </w:p>
    <w:p w14:paraId="55853985"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(1987). </w:t>
      </w:r>
      <w:r w:rsidRPr="00030B78">
        <w:rPr>
          <w:i/>
          <w:iCs/>
        </w:rPr>
        <w:t xml:space="preserve">Science in </w:t>
      </w:r>
      <w:proofErr w:type="gramStart"/>
      <w:r w:rsidRPr="00030B78">
        <w:rPr>
          <w:i/>
          <w:iCs/>
        </w:rPr>
        <w:t>action :</w:t>
      </w:r>
      <w:proofErr w:type="gramEnd"/>
      <w:r w:rsidRPr="00030B78">
        <w:rPr>
          <w:i/>
          <w:iCs/>
        </w:rPr>
        <w:t xml:space="preserve"> How to follow scientists and engineers through society</w:t>
      </w:r>
      <w:r w:rsidRPr="00030B78">
        <w:t>. Harvard Univ. Press.</w:t>
      </w:r>
    </w:p>
    <w:p w14:paraId="72FC774F"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(1990). Technology is Society Made Durable. </w:t>
      </w:r>
      <w:r w:rsidRPr="00030B78">
        <w:rPr>
          <w:i/>
          <w:iCs/>
        </w:rPr>
        <w:t>The Sociological Review</w:t>
      </w:r>
      <w:r w:rsidRPr="00030B78">
        <w:t xml:space="preserve">, </w:t>
      </w:r>
      <w:r w:rsidRPr="00030B78">
        <w:rPr>
          <w:i/>
          <w:iCs/>
        </w:rPr>
        <w:t>38</w:t>
      </w:r>
      <w:r w:rsidRPr="00030B78">
        <w:t>(1), 103–131. https://doi.org/10.1111/j.1467-954x.1990.tb03350.x</w:t>
      </w:r>
    </w:p>
    <w:p w14:paraId="5A7A034A"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(2005). </w:t>
      </w:r>
      <w:r w:rsidRPr="00030B78">
        <w:rPr>
          <w:i/>
          <w:iCs/>
        </w:rPr>
        <w:t xml:space="preserve">Reassembling the Social: </w:t>
      </w:r>
      <w:proofErr w:type="gramStart"/>
      <w:r w:rsidRPr="00030B78">
        <w:rPr>
          <w:i/>
          <w:iCs/>
        </w:rPr>
        <w:t>an</w:t>
      </w:r>
      <w:proofErr w:type="gramEnd"/>
      <w:r w:rsidRPr="00030B78">
        <w:rPr>
          <w:i/>
          <w:iCs/>
        </w:rPr>
        <w:t xml:space="preserve"> Introduction to Actor-network-theory</w:t>
      </w:r>
      <w:r w:rsidRPr="00030B78">
        <w:t>. Oxford University Press.</w:t>
      </w:r>
    </w:p>
    <w:p w14:paraId="15DD15D0" w14:textId="77777777" w:rsidR="00FF7AB5" w:rsidRPr="00030B78" w:rsidRDefault="00FF7AB5" w:rsidP="00FF7AB5">
      <w:pPr>
        <w:pStyle w:val="NormalWeb"/>
        <w:spacing w:before="0" w:beforeAutospacing="0" w:after="0" w:afterAutospacing="0" w:line="480" w:lineRule="auto"/>
        <w:ind w:left="720" w:hanging="720"/>
      </w:pPr>
      <w:r w:rsidRPr="00030B78">
        <w:t xml:space="preserve">Lave, J., &amp; Wenger, E. (1991). </w:t>
      </w:r>
      <w:r w:rsidRPr="00030B78">
        <w:rPr>
          <w:i/>
          <w:iCs/>
        </w:rPr>
        <w:t>Situated learning: Legitimate Peripheral Participation</w:t>
      </w:r>
      <w:r w:rsidRPr="00030B78">
        <w:t>. Cambridge University Press.</w:t>
      </w:r>
    </w:p>
    <w:p w14:paraId="5D9A7D90" w14:textId="77777777" w:rsidR="00FF7AB5" w:rsidRPr="00030B78" w:rsidRDefault="00FF7AB5" w:rsidP="00FF7AB5">
      <w:pPr>
        <w:pStyle w:val="NormalWeb"/>
        <w:spacing w:before="0" w:beforeAutospacing="0" w:after="0" w:afterAutospacing="0" w:line="480" w:lineRule="auto"/>
        <w:ind w:left="720" w:hanging="720"/>
      </w:pPr>
      <w:r w:rsidRPr="00030B78">
        <w:t xml:space="preserve">Lynch, K. (1981) Ch.11 "Control", in </w:t>
      </w:r>
      <w:r w:rsidRPr="00030B78">
        <w:rPr>
          <w:rStyle w:val="Emphasis"/>
          <w:rFonts w:eastAsiaTheme="majorEastAsia"/>
        </w:rPr>
        <w:t>Good City Form</w:t>
      </w:r>
      <w:r w:rsidRPr="00030B78">
        <w:t xml:space="preserve">, London: The MIT Press, pp. 205-220 </w:t>
      </w:r>
    </w:p>
    <w:p w14:paraId="0ACFF593" w14:textId="77777777" w:rsidR="00FF7AB5" w:rsidRPr="00030B78" w:rsidRDefault="00FF7AB5" w:rsidP="00FF7AB5">
      <w:pPr>
        <w:pStyle w:val="NormalWeb"/>
        <w:spacing w:before="0" w:beforeAutospacing="0" w:after="0" w:afterAutospacing="0" w:line="480" w:lineRule="auto"/>
        <w:ind w:left="720" w:hanging="720"/>
      </w:pPr>
      <w:proofErr w:type="spellStart"/>
      <w:r w:rsidRPr="00B71E86">
        <w:rPr>
          <w:lang w:val="pt-BR"/>
          <w:rPrChange w:id="1083" w:author="Alan March" w:date="2025-10-15T09:58:00Z" w16du:dateUtc="2025-10-14T22:58:00Z">
            <w:rPr/>
          </w:rPrChange>
        </w:rPr>
        <w:t>MacCallum</w:t>
      </w:r>
      <w:proofErr w:type="spellEnd"/>
      <w:r w:rsidRPr="00B71E86">
        <w:rPr>
          <w:lang w:val="pt-BR"/>
          <w:rPrChange w:id="1084" w:author="Alan March" w:date="2025-10-15T09:58:00Z" w16du:dateUtc="2025-10-14T22:58:00Z">
            <w:rPr/>
          </w:rPrChange>
        </w:rPr>
        <w:t xml:space="preserve">, D., </w:t>
      </w:r>
      <w:proofErr w:type="spellStart"/>
      <w:r w:rsidRPr="00B71E86">
        <w:rPr>
          <w:lang w:val="pt-BR"/>
          <w:rPrChange w:id="1085" w:author="Alan March" w:date="2025-10-15T09:58:00Z" w16du:dateUtc="2025-10-14T22:58:00Z">
            <w:rPr/>
          </w:rPrChange>
        </w:rPr>
        <w:t>Babb</w:t>
      </w:r>
      <w:proofErr w:type="spellEnd"/>
      <w:r w:rsidRPr="00B71E86">
        <w:rPr>
          <w:lang w:val="pt-BR"/>
          <w:rPrChange w:id="1086" w:author="Alan March" w:date="2025-10-15T09:58:00Z" w16du:dateUtc="2025-10-14T22:58:00Z">
            <w:rPr/>
          </w:rPrChange>
        </w:rPr>
        <w:t xml:space="preserve">, C., &amp; Curtis, C. (2019). </w:t>
      </w:r>
      <w:r w:rsidRPr="00030B78">
        <w:rPr>
          <w:i/>
          <w:iCs/>
        </w:rPr>
        <w:t>Doing Research in Urban and Regional Planning</w:t>
      </w:r>
      <w:r w:rsidRPr="00030B78">
        <w:t>. Routledge. https://doi.org/10.4324/9781315818894</w:t>
      </w:r>
    </w:p>
    <w:p w14:paraId="670CD055"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Mader, D., &amp; Schenk, B. (2017). Using Free/Libre and </w:t>
      </w:r>
      <w:proofErr w:type="gramStart"/>
      <w:r w:rsidRPr="00030B78">
        <w:t>Open Source</w:t>
      </w:r>
      <w:proofErr w:type="gramEnd"/>
      <w:r w:rsidRPr="00030B78">
        <w:t xml:space="preserve"> Software in the Geological Sciences. </w:t>
      </w:r>
      <w:r w:rsidRPr="00030B78">
        <w:rPr>
          <w:i/>
          <w:iCs/>
        </w:rPr>
        <w:t>Austrian Journal of Earth Sciences</w:t>
      </w:r>
      <w:r w:rsidRPr="00030B78">
        <w:t xml:space="preserve">, </w:t>
      </w:r>
      <w:r w:rsidRPr="00030B78">
        <w:rPr>
          <w:i/>
          <w:iCs/>
        </w:rPr>
        <w:t>110</w:t>
      </w:r>
      <w:r w:rsidRPr="00030B78">
        <w:t>(1). https://doi.org/10.17738/ajes.2017.0010</w:t>
      </w:r>
    </w:p>
    <w:p w14:paraId="71A1351A" w14:textId="77777777" w:rsidR="00FF7AB5" w:rsidRPr="00B71E86" w:rsidRDefault="00FF7AB5" w:rsidP="00FF7AB5">
      <w:pPr>
        <w:pStyle w:val="NormalWeb"/>
        <w:spacing w:before="0" w:beforeAutospacing="0" w:after="0" w:afterAutospacing="0" w:line="480" w:lineRule="auto"/>
        <w:ind w:left="720" w:hanging="720"/>
        <w:rPr>
          <w:lang w:val="pt-BR"/>
          <w:rPrChange w:id="1087" w:author="Alan March" w:date="2025-10-15T09:58:00Z" w16du:dateUtc="2025-10-14T22:58:00Z">
            <w:rPr/>
          </w:rPrChange>
        </w:rPr>
      </w:pPr>
      <w:r w:rsidRPr="00030B78">
        <w:t>Maeng, D.-M., &amp; Nedovic-</w:t>
      </w:r>
      <w:proofErr w:type="spellStart"/>
      <w:r w:rsidRPr="00030B78">
        <w:t>Budic</w:t>
      </w:r>
      <w:proofErr w:type="spellEnd"/>
      <w:r w:rsidRPr="00030B78">
        <w:t xml:space="preserve">, Z. (2008). Urban form and planning in the information age: Lessons from literature. </w:t>
      </w:r>
      <w:proofErr w:type="spellStart"/>
      <w:r w:rsidRPr="00B71E86">
        <w:rPr>
          <w:i/>
          <w:iCs/>
          <w:lang w:val="pt-BR"/>
          <w:rPrChange w:id="1088" w:author="Alan March" w:date="2025-10-15T09:58:00Z" w16du:dateUtc="2025-10-14T22:58:00Z">
            <w:rPr>
              <w:i/>
              <w:iCs/>
            </w:rPr>
          </w:rPrChange>
        </w:rPr>
        <w:t>Spatium</w:t>
      </w:r>
      <w:proofErr w:type="spellEnd"/>
      <w:r w:rsidRPr="00B71E86">
        <w:rPr>
          <w:lang w:val="pt-BR"/>
          <w:rPrChange w:id="1089" w:author="Alan March" w:date="2025-10-15T09:58:00Z" w16du:dateUtc="2025-10-14T22:58:00Z">
            <w:rPr/>
          </w:rPrChange>
        </w:rPr>
        <w:t xml:space="preserve">, </w:t>
      </w:r>
      <w:r w:rsidRPr="00B71E86">
        <w:rPr>
          <w:i/>
          <w:iCs/>
          <w:lang w:val="pt-BR"/>
          <w:rPrChange w:id="1090" w:author="Alan March" w:date="2025-10-15T09:58:00Z" w16du:dateUtc="2025-10-14T22:58:00Z">
            <w:rPr>
              <w:i/>
              <w:iCs/>
            </w:rPr>
          </w:rPrChange>
        </w:rPr>
        <w:t>17-18</w:t>
      </w:r>
      <w:r w:rsidRPr="00B71E86">
        <w:rPr>
          <w:lang w:val="pt-BR"/>
          <w:rPrChange w:id="1091" w:author="Alan March" w:date="2025-10-15T09:58:00Z" w16du:dateUtc="2025-10-14T22:58:00Z">
            <w:rPr/>
          </w:rPrChange>
        </w:rPr>
        <w:t>, 1–12. https://doi.org/10.2298/spat0818001m</w:t>
      </w:r>
    </w:p>
    <w:p w14:paraId="507F19AF" w14:textId="77777777" w:rsidR="00FF7AB5" w:rsidRPr="00030B78" w:rsidRDefault="00FF7AB5" w:rsidP="00FF7AB5">
      <w:pPr>
        <w:pStyle w:val="NormalWeb"/>
        <w:spacing w:before="0" w:beforeAutospacing="0" w:after="0" w:afterAutospacing="0" w:line="480" w:lineRule="auto"/>
        <w:ind w:left="720" w:hanging="720"/>
      </w:pPr>
      <w:r w:rsidRPr="00B71E86">
        <w:rPr>
          <w:lang w:val="pt-BR"/>
          <w:rPrChange w:id="1092" w:author="Alan March" w:date="2025-10-15T09:58:00Z" w16du:dateUtc="2025-10-14T22:58:00Z">
            <w:rPr/>
          </w:rPrChange>
        </w:rPr>
        <w:t xml:space="preserve">Matt, D. T., </w:t>
      </w:r>
      <w:proofErr w:type="spellStart"/>
      <w:r w:rsidRPr="00B71E86">
        <w:rPr>
          <w:lang w:val="pt-BR"/>
          <w:rPrChange w:id="1093" w:author="Alan March" w:date="2025-10-15T09:58:00Z" w16du:dateUtc="2025-10-14T22:58:00Z">
            <w:rPr/>
          </w:rPrChange>
        </w:rPr>
        <w:t>Molinaro</w:t>
      </w:r>
      <w:proofErr w:type="spellEnd"/>
      <w:r w:rsidRPr="00B71E86">
        <w:rPr>
          <w:lang w:val="pt-BR"/>
          <w:rPrChange w:id="1094" w:author="Alan March" w:date="2025-10-15T09:58:00Z" w16du:dateUtc="2025-10-14T22:58:00Z">
            <w:rPr/>
          </w:rPrChange>
        </w:rPr>
        <w:t xml:space="preserve">, M., </w:t>
      </w:r>
      <w:proofErr w:type="spellStart"/>
      <w:r w:rsidRPr="00B71E86">
        <w:rPr>
          <w:lang w:val="pt-BR"/>
          <w:rPrChange w:id="1095" w:author="Alan March" w:date="2025-10-15T09:58:00Z" w16du:dateUtc="2025-10-14T22:58:00Z">
            <w:rPr/>
          </w:rPrChange>
        </w:rPr>
        <w:t>Orzes</w:t>
      </w:r>
      <w:proofErr w:type="spellEnd"/>
      <w:r w:rsidRPr="00B71E86">
        <w:rPr>
          <w:lang w:val="pt-BR"/>
          <w:rPrChange w:id="1096" w:author="Alan March" w:date="2025-10-15T09:58:00Z" w16du:dateUtc="2025-10-14T22:58:00Z">
            <w:rPr/>
          </w:rPrChange>
        </w:rPr>
        <w:t xml:space="preserve">, G., &amp; Pedrini, G. (2021). </w:t>
      </w:r>
      <w:r w:rsidRPr="00030B78">
        <w:t xml:space="preserve">The role of innovation ecosystems in Industry 4.0 adoption. </w:t>
      </w:r>
      <w:r w:rsidRPr="00030B78">
        <w:rPr>
          <w:i/>
          <w:iCs/>
        </w:rPr>
        <w:t>Journal of Manufacturing Technology Management</w:t>
      </w:r>
      <w:r w:rsidRPr="00030B78">
        <w:t xml:space="preserve">, </w:t>
      </w:r>
      <w:r w:rsidRPr="00030B78">
        <w:rPr>
          <w:i/>
          <w:iCs/>
        </w:rPr>
        <w:t>32</w:t>
      </w:r>
      <w:r w:rsidRPr="00030B78">
        <w:t>(9), 369–395. https://doi.org/10.1108/jmtm-04-2021-0119</w:t>
      </w:r>
    </w:p>
    <w:p w14:paraId="3709365A" w14:textId="77777777" w:rsidR="00FF7AB5" w:rsidRPr="00030B78" w:rsidRDefault="00FF7AB5" w:rsidP="00FF7AB5">
      <w:pPr>
        <w:pStyle w:val="NormalWeb"/>
        <w:spacing w:before="0" w:beforeAutospacing="0" w:after="0" w:afterAutospacing="0" w:line="480" w:lineRule="auto"/>
        <w:ind w:left="720" w:hanging="720"/>
      </w:pPr>
      <w:r w:rsidRPr="00030B78">
        <w:t xml:space="preserve">Meikle, J. L., &amp; Bijker, W. E. (1996). Of Bicycles, </w:t>
      </w:r>
      <w:proofErr w:type="spellStart"/>
      <w:r w:rsidRPr="00030B78">
        <w:t>Bakelites</w:t>
      </w:r>
      <w:proofErr w:type="spellEnd"/>
      <w:r w:rsidRPr="00030B78">
        <w:t xml:space="preserve">, and Bulbs: Toward a Theory of Sociotechnical Change. </w:t>
      </w:r>
      <w:r w:rsidRPr="00030B78">
        <w:rPr>
          <w:i/>
          <w:iCs/>
        </w:rPr>
        <w:t>Technology and Culture</w:t>
      </w:r>
      <w:r w:rsidRPr="00030B78">
        <w:t xml:space="preserve">, </w:t>
      </w:r>
      <w:r w:rsidRPr="00030B78">
        <w:rPr>
          <w:i/>
          <w:iCs/>
        </w:rPr>
        <w:t>37</w:t>
      </w:r>
      <w:r w:rsidRPr="00030B78">
        <w:t>(4), 853. https://doi.org/10.2307/3107114</w:t>
      </w:r>
    </w:p>
    <w:p w14:paraId="7776E41F" w14:textId="77777777" w:rsidR="00FF7AB5" w:rsidRPr="00030B78" w:rsidRDefault="00FF7AB5" w:rsidP="00FF7AB5">
      <w:pPr>
        <w:pStyle w:val="NormalWeb"/>
        <w:spacing w:before="0" w:beforeAutospacing="0" w:after="0" w:afterAutospacing="0" w:line="480" w:lineRule="auto"/>
        <w:ind w:left="720" w:hanging="720"/>
      </w:pPr>
      <w:r w:rsidRPr="00030B78">
        <w:t xml:space="preserve">Moroni, S. (2018). Constitutional and post-constitutional problems: Reconsidering the issues of public interest, agonistic pluralism and private property in planning. </w:t>
      </w:r>
      <w:r w:rsidRPr="00030B78">
        <w:rPr>
          <w:i/>
          <w:iCs/>
        </w:rPr>
        <w:t>Planning Theory</w:t>
      </w:r>
      <w:r w:rsidRPr="00030B78">
        <w:t xml:space="preserve">, </w:t>
      </w:r>
      <w:r w:rsidRPr="00030B78">
        <w:rPr>
          <w:i/>
          <w:iCs/>
        </w:rPr>
        <w:t>18</w:t>
      </w:r>
      <w:r w:rsidRPr="00030B78">
        <w:t>(1), 5–23. https://doi.org/10.1177/1473095218760092</w:t>
      </w:r>
    </w:p>
    <w:p w14:paraId="271A79C4"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Mouffe</w:t>
      </w:r>
      <w:proofErr w:type="spellEnd"/>
      <w:r w:rsidRPr="00030B78">
        <w:t xml:space="preserve">, C. (2005). </w:t>
      </w:r>
      <w:r w:rsidRPr="00030B78">
        <w:rPr>
          <w:i/>
          <w:iCs/>
        </w:rPr>
        <w:t>On the Political</w:t>
      </w:r>
      <w:r w:rsidRPr="00030B78">
        <w:t>. Routledge.</w:t>
      </w:r>
    </w:p>
    <w:p w14:paraId="3DBE1B76"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Mouffe</w:t>
      </w:r>
      <w:proofErr w:type="spellEnd"/>
      <w:r w:rsidRPr="00030B78">
        <w:t xml:space="preserve"> C (2005) </w:t>
      </w:r>
      <w:r w:rsidRPr="00030B78">
        <w:rPr>
          <w:rStyle w:val="Emphasis"/>
          <w:rFonts w:eastAsiaTheme="majorEastAsia"/>
        </w:rPr>
        <w:t>On the Political. Thinking in Action</w:t>
      </w:r>
      <w:r w:rsidRPr="00030B78">
        <w:t xml:space="preserve">. London: Routledge. </w:t>
      </w:r>
    </w:p>
    <w:p w14:paraId="41304DBE" w14:textId="77777777" w:rsidR="00FF7AB5" w:rsidRPr="00030B78" w:rsidRDefault="00FF7AB5" w:rsidP="00FF7AB5">
      <w:pPr>
        <w:pStyle w:val="NormalWeb"/>
        <w:spacing w:before="0" w:beforeAutospacing="0" w:after="0" w:afterAutospacing="0" w:line="480" w:lineRule="auto"/>
        <w:ind w:left="720" w:hanging="720"/>
      </w:pPr>
      <w:r w:rsidRPr="00030B78">
        <w:t xml:space="preserve">Naeem, M., </w:t>
      </w:r>
      <w:proofErr w:type="spellStart"/>
      <w:r w:rsidRPr="00030B78">
        <w:t>Ozuem</w:t>
      </w:r>
      <w:proofErr w:type="spellEnd"/>
      <w:r w:rsidRPr="00030B78">
        <w:t xml:space="preserve">, W., Howell, K. E., &amp; Ranfagni, S. (2023). A step-by-step Process of Thematic Analysis to Develop a Conceptual Model in Qualitative Research. </w:t>
      </w:r>
      <w:r w:rsidRPr="00030B78">
        <w:rPr>
          <w:i/>
          <w:iCs/>
        </w:rPr>
        <w:t>International Journal of Qualitative Methods</w:t>
      </w:r>
      <w:r w:rsidRPr="00030B78">
        <w:t xml:space="preserve">, </w:t>
      </w:r>
      <w:r w:rsidRPr="00030B78">
        <w:rPr>
          <w:i/>
          <w:iCs/>
        </w:rPr>
        <w:t>22</w:t>
      </w:r>
      <w:r w:rsidRPr="00030B78">
        <w:t>(1), 1–18.</w:t>
      </w:r>
    </w:p>
    <w:p w14:paraId="75233DA0" w14:textId="77777777" w:rsidR="00FF7AB5" w:rsidRPr="00030B78" w:rsidRDefault="00FF7AB5" w:rsidP="00FF7AB5">
      <w:pPr>
        <w:pStyle w:val="NormalWeb"/>
        <w:spacing w:before="0" w:beforeAutospacing="0" w:after="0" w:afterAutospacing="0" w:line="480" w:lineRule="auto"/>
        <w:ind w:left="720" w:hanging="720"/>
      </w:pPr>
      <w:r w:rsidRPr="00030B78">
        <w:t xml:space="preserve">Nelson, T. A., Denouden, T., </w:t>
      </w:r>
      <w:proofErr w:type="spellStart"/>
      <w:r w:rsidRPr="00030B78">
        <w:t>Jestico</w:t>
      </w:r>
      <w:proofErr w:type="spellEnd"/>
      <w:r w:rsidRPr="00030B78">
        <w:t xml:space="preserve">, B., </w:t>
      </w:r>
      <w:proofErr w:type="spellStart"/>
      <w:r w:rsidRPr="00030B78">
        <w:t>Laberee</w:t>
      </w:r>
      <w:proofErr w:type="spellEnd"/>
      <w:r w:rsidRPr="00030B78">
        <w:t xml:space="preserve">, K., &amp; Winters, M. (2015). BikeMaps.org: A Global Tool for Collision and Near Miss Mapping. </w:t>
      </w:r>
      <w:r w:rsidRPr="00030B78">
        <w:rPr>
          <w:i/>
          <w:iCs/>
        </w:rPr>
        <w:t>Frontiers in Public Health</w:t>
      </w:r>
      <w:r w:rsidRPr="00030B78">
        <w:t xml:space="preserve">, </w:t>
      </w:r>
      <w:r w:rsidRPr="00030B78">
        <w:rPr>
          <w:i/>
          <w:iCs/>
        </w:rPr>
        <w:t>3</w:t>
      </w:r>
      <w:r w:rsidRPr="00030B78">
        <w:t>. https://doi.org/10.3389/fpubh.2015.00053</w:t>
      </w:r>
    </w:p>
    <w:p w14:paraId="64000787"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Neves, F. T., de Castro Neto, M., &amp; Aparicio, M. (2020). The impacts of open data initiatives on smart cities: A framework for evaluation and monitoring. </w:t>
      </w:r>
      <w:r w:rsidRPr="00030B78">
        <w:rPr>
          <w:i/>
          <w:iCs/>
        </w:rPr>
        <w:t>Cities</w:t>
      </w:r>
      <w:r w:rsidRPr="00030B78">
        <w:t xml:space="preserve">, </w:t>
      </w:r>
      <w:r w:rsidRPr="00030B78">
        <w:rPr>
          <w:i/>
          <w:iCs/>
        </w:rPr>
        <w:t>106</w:t>
      </w:r>
      <w:r w:rsidRPr="00030B78">
        <w:t>, 102860. https://doi.org/10.1016/j.cities.2020.102860</w:t>
      </w:r>
    </w:p>
    <w:p w14:paraId="702DAF2A" w14:textId="77777777" w:rsidR="00FF7AB5" w:rsidRPr="00030B78" w:rsidRDefault="00FF7AB5" w:rsidP="00FF7AB5">
      <w:pPr>
        <w:pStyle w:val="NormalWeb"/>
        <w:spacing w:before="0" w:beforeAutospacing="0" w:after="0" w:afterAutospacing="0" w:line="480" w:lineRule="auto"/>
        <w:ind w:left="720" w:hanging="720"/>
      </w:pPr>
      <w:r w:rsidRPr="00030B78">
        <w:t xml:space="preserve">Ovadia, S. (2013). Linux for Academics, Part I. </w:t>
      </w:r>
      <w:r w:rsidRPr="00030B78">
        <w:rPr>
          <w:i/>
          <w:iCs/>
        </w:rPr>
        <w:t>Behavioral &amp; Social Sciences Librarian</w:t>
      </w:r>
      <w:r w:rsidRPr="00030B78">
        <w:t xml:space="preserve">, </w:t>
      </w:r>
      <w:r w:rsidRPr="00030B78">
        <w:rPr>
          <w:i/>
          <w:iCs/>
        </w:rPr>
        <w:t>32</w:t>
      </w:r>
      <w:r w:rsidRPr="00030B78">
        <w:t>(4), 252–256. https://doi.org/10.1080/01639269.2013.837800</w:t>
      </w:r>
    </w:p>
    <w:p w14:paraId="23A5D865" w14:textId="77777777" w:rsidR="00FF7AB5" w:rsidRPr="00030B78" w:rsidRDefault="00FF7AB5" w:rsidP="00FF7AB5">
      <w:pPr>
        <w:pStyle w:val="NormalWeb"/>
        <w:spacing w:before="0" w:beforeAutospacing="0" w:after="0" w:afterAutospacing="0" w:line="480" w:lineRule="auto"/>
        <w:ind w:left="720" w:hanging="720"/>
      </w:pPr>
      <w:r w:rsidRPr="00030B78">
        <w:t xml:space="preserve">Pardo-García, S. M. (2018). OPEN SOURCE IN URBAN PLANNING AND ARCHITECTURE: EXPERIENCES AND GUIDELINES FROM TRADITIONAL CULTURES, PARTICIPATORY PROCESSES AND COMPUTER SCIENCE. </w:t>
      </w:r>
      <w:r w:rsidRPr="00030B78">
        <w:rPr>
          <w:i/>
          <w:iCs/>
        </w:rPr>
        <w:t xml:space="preserve">International Journal of Architectural Research: </w:t>
      </w:r>
      <w:proofErr w:type="spellStart"/>
      <w:r w:rsidRPr="00030B78">
        <w:rPr>
          <w:i/>
          <w:iCs/>
        </w:rPr>
        <w:t>ArchNet</w:t>
      </w:r>
      <w:proofErr w:type="spellEnd"/>
      <w:r w:rsidRPr="00030B78">
        <w:rPr>
          <w:i/>
          <w:iCs/>
        </w:rPr>
        <w:t>-IJAR</w:t>
      </w:r>
      <w:r w:rsidRPr="00030B78">
        <w:t xml:space="preserve">, </w:t>
      </w:r>
      <w:r w:rsidRPr="00030B78">
        <w:rPr>
          <w:i/>
          <w:iCs/>
        </w:rPr>
        <w:t>12</w:t>
      </w:r>
      <w:r w:rsidRPr="00030B78">
        <w:t>(2), 24. https://doi.org/10.26687/archnet-ijar.v12i2.1514</w:t>
      </w:r>
    </w:p>
    <w:p w14:paraId="2C6B5104" w14:textId="77777777" w:rsidR="00FF7AB5" w:rsidRPr="00030B78" w:rsidRDefault="00FF7AB5" w:rsidP="00FF7AB5">
      <w:pPr>
        <w:pStyle w:val="NormalWeb"/>
        <w:spacing w:before="0" w:beforeAutospacing="0" w:after="0" w:afterAutospacing="0" w:line="480" w:lineRule="auto"/>
        <w:ind w:left="720" w:hanging="720"/>
      </w:pPr>
      <w:proofErr w:type="spellStart"/>
      <w:r w:rsidRPr="00B71E86">
        <w:rPr>
          <w:lang w:val="nl-NL"/>
          <w:rPrChange w:id="1097" w:author="Alan March" w:date="2025-10-15T09:58:00Z" w16du:dateUtc="2025-10-14T22:58:00Z">
            <w:rPr/>
          </w:rPrChange>
        </w:rPr>
        <w:t>Pinch</w:t>
      </w:r>
      <w:proofErr w:type="spellEnd"/>
      <w:r w:rsidRPr="00B71E86">
        <w:rPr>
          <w:lang w:val="nl-NL"/>
          <w:rPrChange w:id="1098" w:author="Alan March" w:date="2025-10-15T09:58:00Z" w16du:dateUtc="2025-10-14T22:58:00Z">
            <w:rPr/>
          </w:rPrChange>
        </w:rPr>
        <w:t xml:space="preserve">, T. J., &amp; Bijker, W. E. (1984). </w:t>
      </w:r>
      <w:r w:rsidRPr="00030B78">
        <w:t xml:space="preserve">The Social Construction of Facts and Artefacts: or How the Sociology of Science and the Sociology of Technology might Benefit Each Other. </w:t>
      </w:r>
      <w:r w:rsidRPr="00030B78">
        <w:rPr>
          <w:i/>
          <w:iCs/>
        </w:rPr>
        <w:t>Social Studies of Science</w:t>
      </w:r>
      <w:r w:rsidRPr="00030B78">
        <w:t xml:space="preserve">, </w:t>
      </w:r>
      <w:r w:rsidRPr="00030B78">
        <w:rPr>
          <w:i/>
          <w:iCs/>
        </w:rPr>
        <w:t>14</w:t>
      </w:r>
      <w:r w:rsidRPr="00030B78">
        <w:t>(3), 399–441. https://doi.org/10.1177/030631284014003004</w:t>
      </w:r>
    </w:p>
    <w:p w14:paraId="2C0FD461" w14:textId="77777777" w:rsidR="00FF7AB5" w:rsidRPr="00030B78" w:rsidRDefault="00FF7AB5" w:rsidP="00FF7AB5">
      <w:pPr>
        <w:pStyle w:val="NormalWeb"/>
        <w:spacing w:before="0" w:beforeAutospacing="0" w:after="0" w:afterAutospacing="0" w:line="480" w:lineRule="auto"/>
        <w:ind w:left="720" w:hanging="720"/>
      </w:pPr>
      <w:r w:rsidRPr="00030B78">
        <w:t xml:space="preserve">Pires, F. M., Mendes, L. de S., &amp; Quiñonez, L. L. (2019). Integrated system architecture for decision-making and urban planning in smart cities. </w:t>
      </w:r>
      <w:r w:rsidRPr="00030B78">
        <w:rPr>
          <w:i/>
          <w:iCs/>
        </w:rPr>
        <w:t>International Journal of Distributed Sensor Networks</w:t>
      </w:r>
      <w:r w:rsidRPr="00030B78">
        <w:t xml:space="preserve">, </w:t>
      </w:r>
      <w:r w:rsidRPr="00030B78">
        <w:rPr>
          <w:i/>
          <w:iCs/>
        </w:rPr>
        <w:t>15</w:t>
      </w:r>
      <w:r w:rsidRPr="00030B78">
        <w:t>(8), 155014771986782. https://doi.org/10.1177/1550147719867829</w:t>
      </w:r>
    </w:p>
    <w:p w14:paraId="7653637A" w14:textId="77777777" w:rsidR="00FF7AB5" w:rsidRPr="00030B78" w:rsidRDefault="00FF7AB5" w:rsidP="00FF7AB5">
      <w:pPr>
        <w:pStyle w:val="NormalWeb"/>
        <w:spacing w:before="0" w:beforeAutospacing="0" w:after="0" w:afterAutospacing="0" w:line="480" w:lineRule="auto"/>
        <w:ind w:left="720" w:hanging="720"/>
      </w:pPr>
      <w:r w:rsidRPr="00030B78">
        <w:t xml:space="preserve">Rahnama, M. R., Wyatt, R., &amp; </w:t>
      </w:r>
      <w:proofErr w:type="spellStart"/>
      <w:r w:rsidRPr="00030B78">
        <w:t>Shaddel</w:t>
      </w:r>
      <w:proofErr w:type="spellEnd"/>
      <w:r w:rsidRPr="00030B78">
        <w:t xml:space="preserve">, L. (2020). A spatial-temporal analysis of urban growth in </w:t>
      </w:r>
      <w:proofErr w:type="spellStart"/>
      <w:r w:rsidRPr="00030B78">
        <w:t>melbourne</w:t>
      </w:r>
      <w:proofErr w:type="spellEnd"/>
      <w:r w:rsidRPr="00030B78">
        <w:t xml:space="preserve">; Were local government areas moving toward compact or sprawl from 2001–2016? </w:t>
      </w:r>
      <w:r w:rsidRPr="00030B78">
        <w:rPr>
          <w:i/>
          <w:iCs/>
        </w:rPr>
        <w:t>Applied Geography</w:t>
      </w:r>
      <w:r w:rsidRPr="00030B78">
        <w:t xml:space="preserve">, </w:t>
      </w:r>
      <w:r w:rsidRPr="00030B78">
        <w:rPr>
          <w:i/>
          <w:iCs/>
        </w:rPr>
        <w:t>124</w:t>
      </w:r>
      <w:r w:rsidRPr="00030B78">
        <w:t>, 102318. https://doi.org/10.1016/j.apgeog.2020.102318</w:t>
      </w:r>
    </w:p>
    <w:p w14:paraId="781C4224" w14:textId="77777777" w:rsidR="00FF7AB5" w:rsidRPr="00030B78" w:rsidRDefault="00FF7AB5" w:rsidP="00FF7AB5">
      <w:pPr>
        <w:pStyle w:val="NormalWeb"/>
        <w:spacing w:before="0" w:beforeAutospacing="0" w:after="0" w:afterAutospacing="0" w:line="480" w:lineRule="auto"/>
        <w:ind w:left="720" w:hanging="720"/>
      </w:pPr>
      <w:r w:rsidRPr="00030B78">
        <w:t xml:space="preserve">Raymond, E. S., &amp; Young, B. (2001). </w:t>
      </w:r>
      <w:r w:rsidRPr="00030B78">
        <w:rPr>
          <w:i/>
          <w:iCs/>
        </w:rPr>
        <w:t xml:space="preserve">The cathedral and the </w:t>
      </w:r>
      <w:proofErr w:type="gramStart"/>
      <w:r w:rsidRPr="00030B78">
        <w:rPr>
          <w:i/>
          <w:iCs/>
        </w:rPr>
        <w:t>bazaar :</w:t>
      </w:r>
      <w:proofErr w:type="gramEnd"/>
      <w:r w:rsidRPr="00030B78">
        <w:rPr>
          <w:i/>
          <w:iCs/>
        </w:rPr>
        <w:t xml:space="preserve"> musing on Linux and Open Source by an accidental revolutionary</w:t>
      </w:r>
      <w:r w:rsidRPr="00030B78">
        <w:t xml:space="preserve">. </w:t>
      </w:r>
      <w:proofErr w:type="spellStart"/>
      <w:r w:rsidRPr="00030B78">
        <w:t>O’reilly</w:t>
      </w:r>
      <w:proofErr w:type="spellEnd"/>
      <w:r w:rsidRPr="00030B78">
        <w:t>.</w:t>
      </w:r>
    </w:p>
    <w:p w14:paraId="6F2264D3" w14:textId="77777777" w:rsidR="00FF7AB5" w:rsidRPr="00030B78" w:rsidRDefault="00FF7AB5" w:rsidP="00FF7AB5">
      <w:pPr>
        <w:pStyle w:val="NormalWeb"/>
        <w:spacing w:before="0" w:beforeAutospacing="0" w:after="0" w:afterAutospacing="0" w:line="480" w:lineRule="auto"/>
        <w:ind w:left="720" w:hanging="720"/>
      </w:pPr>
      <w:r w:rsidRPr="00030B78">
        <w:t xml:space="preserve">Rogers, E. M. (2003). </w:t>
      </w:r>
      <w:r w:rsidRPr="00030B78">
        <w:rPr>
          <w:i/>
          <w:iCs/>
        </w:rPr>
        <w:t>Diffusion of Innovations</w:t>
      </w:r>
      <w:r w:rsidRPr="00030B78">
        <w:t xml:space="preserve"> (5th ed., pp. 271–307). Free Press.</w:t>
      </w:r>
    </w:p>
    <w:p w14:paraId="1582D556"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Sabri, S., &amp; Witte, P. (2023). Digital technologies in urban planning and urban management. </w:t>
      </w:r>
      <w:r w:rsidRPr="00030B78">
        <w:rPr>
          <w:i/>
          <w:iCs/>
        </w:rPr>
        <w:t>Journal of Urban Management</w:t>
      </w:r>
      <w:r w:rsidRPr="00030B78">
        <w:t xml:space="preserve">, </w:t>
      </w:r>
      <w:r w:rsidRPr="00030B78">
        <w:rPr>
          <w:i/>
          <w:iCs/>
        </w:rPr>
        <w:t>12</w:t>
      </w:r>
      <w:r w:rsidRPr="00030B78">
        <w:t>(1), 1–3. https://doi.org/10.1016/j.jum.2023.02.003</w:t>
      </w:r>
    </w:p>
    <w:p w14:paraId="573F0042" w14:textId="77777777" w:rsidR="00FF7AB5" w:rsidRPr="00030B78" w:rsidRDefault="00FF7AB5" w:rsidP="00FF7AB5">
      <w:pPr>
        <w:pStyle w:val="NormalWeb"/>
        <w:spacing w:before="0" w:beforeAutospacing="0" w:after="0" w:afterAutospacing="0" w:line="480" w:lineRule="auto"/>
        <w:ind w:left="720" w:hanging="720"/>
      </w:pPr>
      <w:r w:rsidRPr="00030B78">
        <w:t xml:space="preserve">Schaffers, H., Komninos, N., Pallot, M., </w:t>
      </w:r>
      <w:proofErr w:type="spellStart"/>
      <w:r w:rsidRPr="00030B78">
        <w:t>Trousse</w:t>
      </w:r>
      <w:proofErr w:type="spellEnd"/>
      <w:r w:rsidRPr="00030B78">
        <w:t xml:space="preserve">, B., Nilsson, M., &amp; Oliveira, A. (2011). Smart Cities and the Future Internet: Towards Cooperation Frameworks for Open Innovation. </w:t>
      </w:r>
      <w:r w:rsidRPr="00030B78">
        <w:rPr>
          <w:i/>
          <w:iCs/>
        </w:rPr>
        <w:t>The Future Internet</w:t>
      </w:r>
      <w:r w:rsidRPr="00030B78">
        <w:t xml:space="preserve">, </w:t>
      </w:r>
      <w:r w:rsidRPr="00030B78">
        <w:rPr>
          <w:i/>
          <w:iCs/>
        </w:rPr>
        <w:t>6656</w:t>
      </w:r>
      <w:r w:rsidRPr="00030B78">
        <w:t>, 431–446. https://doi.org/10.1007/978-3-642-20898-0_31</w:t>
      </w:r>
    </w:p>
    <w:p w14:paraId="26F9D0C6" w14:textId="77777777" w:rsidR="00FF7AB5" w:rsidRPr="00030B78" w:rsidRDefault="00FF7AB5" w:rsidP="00FF7AB5">
      <w:pPr>
        <w:pStyle w:val="NormalWeb"/>
        <w:spacing w:before="0" w:beforeAutospacing="0" w:after="0" w:afterAutospacing="0" w:line="480" w:lineRule="auto"/>
        <w:ind w:left="720" w:hanging="720"/>
      </w:pPr>
      <w:r w:rsidRPr="00030B78">
        <w:t xml:space="preserve">Sharma, N., Hargreaves, T., &amp; Pallett, H. (2023). Social justice implications of smart urban technologies: an intersectional approach. </w:t>
      </w:r>
      <w:r w:rsidRPr="00030B78">
        <w:rPr>
          <w:i/>
          <w:iCs/>
        </w:rPr>
        <w:t>Buildings &amp; Cities</w:t>
      </w:r>
      <w:r w:rsidRPr="00030B78">
        <w:t xml:space="preserve">, </w:t>
      </w:r>
      <w:r w:rsidRPr="00030B78">
        <w:rPr>
          <w:i/>
          <w:iCs/>
        </w:rPr>
        <w:t>4</w:t>
      </w:r>
      <w:r w:rsidRPr="00030B78">
        <w:t>(1). https://doi.org/10.5334/bc.290</w:t>
      </w:r>
    </w:p>
    <w:p w14:paraId="58CB0BE1" w14:textId="77777777" w:rsidR="00FF7AB5" w:rsidRPr="00030B78" w:rsidRDefault="00FF7AB5" w:rsidP="00FF7AB5">
      <w:pPr>
        <w:pStyle w:val="NormalWeb"/>
        <w:spacing w:before="0" w:beforeAutospacing="0" w:after="0" w:afterAutospacing="0" w:line="480" w:lineRule="auto"/>
        <w:ind w:left="720" w:hanging="720"/>
      </w:pPr>
      <w:proofErr w:type="spellStart"/>
      <w:r w:rsidRPr="00B71E86">
        <w:rPr>
          <w:lang w:val="nl-NL"/>
          <w:rPrChange w:id="1099" w:author="Alan March" w:date="2025-10-15T09:58:00Z" w16du:dateUtc="2025-10-14T22:58:00Z">
            <w:rPr/>
          </w:rPrChange>
        </w:rPr>
        <w:t>Shelton</w:t>
      </w:r>
      <w:proofErr w:type="spellEnd"/>
      <w:r w:rsidRPr="00B71E86">
        <w:rPr>
          <w:lang w:val="nl-NL"/>
          <w:rPrChange w:id="1100" w:author="Alan March" w:date="2025-10-15T09:58:00Z" w16du:dateUtc="2025-10-14T22:58:00Z">
            <w:rPr/>
          </w:rPrChange>
        </w:rPr>
        <w:t xml:space="preserve">, T., </w:t>
      </w:r>
      <w:proofErr w:type="spellStart"/>
      <w:r w:rsidRPr="00B71E86">
        <w:rPr>
          <w:lang w:val="nl-NL"/>
          <w:rPrChange w:id="1101" w:author="Alan March" w:date="2025-10-15T09:58:00Z" w16du:dateUtc="2025-10-14T22:58:00Z">
            <w:rPr/>
          </w:rPrChange>
        </w:rPr>
        <w:t>Zook</w:t>
      </w:r>
      <w:proofErr w:type="spellEnd"/>
      <w:r w:rsidRPr="00B71E86">
        <w:rPr>
          <w:lang w:val="nl-NL"/>
          <w:rPrChange w:id="1102" w:author="Alan March" w:date="2025-10-15T09:58:00Z" w16du:dateUtc="2025-10-14T22:58:00Z">
            <w:rPr/>
          </w:rPrChange>
        </w:rPr>
        <w:t xml:space="preserve">, M., &amp; </w:t>
      </w:r>
      <w:proofErr w:type="spellStart"/>
      <w:r w:rsidRPr="00B71E86">
        <w:rPr>
          <w:lang w:val="nl-NL"/>
          <w:rPrChange w:id="1103" w:author="Alan March" w:date="2025-10-15T09:58:00Z" w16du:dateUtc="2025-10-14T22:58:00Z">
            <w:rPr/>
          </w:rPrChange>
        </w:rPr>
        <w:t>Wiig</w:t>
      </w:r>
      <w:proofErr w:type="spellEnd"/>
      <w:r w:rsidRPr="00B71E86">
        <w:rPr>
          <w:lang w:val="nl-NL"/>
          <w:rPrChange w:id="1104" w:author="Alan March" w:date="2025-10-15T09:58:00Z" w16du:dateUtc="2025-10-14T22:58:00Z">
            <w:rPr/>
          </w:rPrChange>
        </w:rPr>
        <w:t xml:space="preserve">, A. (2014). </w:t>
      </w:r>
      <w:r w:rsidRPr="00030B78">
        <w:t xml:space="preserve">The “actually existing smart city.” </w:t>
      </w:r>
      <w:r w:rsidRPr="00030B78">
        <w:rPr>
          <w:i/>
          <w:iCs/>
        </w:rPr>
        <w:t>Cambridge Journal of Regions, Economy and Society</w:t>
      </w:r>
      <w:r w:rsidRPr="00030B78">
        <w:t xml:space="preserve">, </w:t>
      </w:r>
      <w:r w:rsidRPr="00030B78">
        <w:rPr>
          <w:i/>
          <w:iCs/>
        </w:rPr>
        <w:t>8</w:t>
      </w:r>
      <w:r w:rsidRPr="00030B78">
        <w:t>(1), 13–25. https://doi.org/10.1093/cjres/rsu026</w:t>
      </w:r>
    </w:p>
    <w:p w14:paraId="00938950" w14:textId="77777777" w:rsidR="00FF7AB5" w:rsidRPr="00030B78" w:rsidRDefault="00FF7AB5" w:rsidP="00FF7AB5">
      <w:pPr>
        <w:pStyle w:val="NormalWeb"/>
        <w:spacing w:before="0" w:beforeAutospacing="0" w:after="0" w:afterAutospacing="0" w:line="480" w:lineRule="auto"/>
        <w:ind w:left="720" w:hanging="720"/>
      </w:pPr>
      <w:r w:rsidRPr="00030B78">
        <w:t xml:space="preserve">Shen, X. (2005). A dilemma for developing countries in intellectual property strategy? Lessons from a case study of software piracy and Microsoft in China. </w:t>
      </w:r>
      <w:r w:rsidRPr="00030B78">
        <w:rPr>
          <w:i/>
          <w:iCs/>
        </w:rPr>
        <w:t>Science and Public Policy</w:t>
      </w:r>
      <w:r w:rsidRPr="00030B78">
        <w:t xml:space="preserve">, </w:t>
      </w:r>
      <w:r w:rsidRPr="00030B78">
        <w:rPr>
          <w:i/>
          <w:iCs/>
        </w:rPr>
        <w:t>32</w:t>
      </w:r>
      <w:r w:rsidRPr="00030B78">
        <w:t>(3), 187–198. https://doi.org/10.3152/147154305781779533</w:t>
      </w:r>
    </w:p>
    <w:p w14:paraId="37077BFC" w14:textId="77777777" w:rsidR="00FF7AB5" w:rsidRPr="00B71E86" w:rsidRDefault="00FF7AB5" w:rsidP="00FF7AB5">
      <w:pPr>
        <w:pStyle w:val="NormalWeb"/>
        <w:spacing w:before="0" w:beforeAutospacing="0" w:after="0" w:afterAutospacing="0" w:line="480" w:lineRule="auto"/>
        <w:ind w:left="720" w:hanging="720"/>
        <w:rPr>
          <w:lang w:val="nl-NL"/>
          <w:rPrChange w:id="1105" w:author="Alan March" w:date="2025-10-15T09:58:00Z" w16du:dateUtc="2025-10-14T22:58:00Z">
            <w:rPr/>
          </w:rPrChange>
        </w:rPr>
      </w:pPr>
      <w:r w:rsidRPr="00030B78">
        <w:t xml:space="preserve">Stallman, R. (2015). </w:t>
      </w:r>
      <w:r w:rsidRPr="00030B78">
        <w:rPr>
          <w:i/>
          <w:iCs/>
        </w:rPr>
        <w:t>FLOSS and FOSS - GNU Project - Free Software Foundation</w:t>
      </w:r>
      <w:r w:rsidRPr="00030B78">
        <w:t xml:space="preserve">. </w:t>
      </w:r>
      <w:r w:rsidRPr="00B71E86">
        <w:rPr>
          <w:lang w:val="nl-NL"/>
          <w:rPrChange w:id="1106" w:author="Alan March" w:date="2025-10-15T09:58:00Z" w16du:dateUtc="2025-10-14T22:58:00Z">
            <w:rPr/>
          </w:rPrChange>
        </w:rPr>
        <w:t xml:space="preserve">Gnu.org. </w:t>
      </w:r>
      <w:proofErr w:type="gramStart"/>
      <w:r w:rsidRPr="00B71E86">
        <w:rPr>
          <w:lang w:val="nl-NL"/>
          <w:rPrChange w:id="1107" w:author="Alan March" w:date="2025-10-15T09:58:00Z" w16du:dateUtc="2025-10-14T22:58:00Z">
            <w:rPr/>
          </w:rPrChange>
        </w:rPr>
        <w:t>https://www.gnu.org/philosophy/floss-and-foss.html</w:t>
      </w:r>
      <w:proofErr w:type="gramEnd"/>
    </w:p>
    <w:p w14:paraId="352C35AF" w14:textId="77777777" w:rsidR="00FF7AB5" w:rsidRPr="00030B78" w:rsidRDefault="00FF7AB5" w:rsidP="00FF7AB5">
      <w:pPr>
        <w:pStyle w:val="NormalWeb"/>
        <w:spacing w:before="0" w:beforeAutospacing="0" w:after="0" w:afterAutospacing="0" w:line="480" w:lineRule="auto"/>
        <w:ind w:left="720" w:hanging="720"/>
      </w:pPr>
      <w:r w:rsidRPr="00030B78">
        <w:t xml:space="preserve">Tariq, M. A. U. R., </w:t>
      </w:r>
      <w:proofErr w:type="spellStart"/>
      <w:r w:rsidRPr="00030B78">
        <w:t>Faumatu</w:t>
      </w:r>
      <w:proofErr w:type="spellEnd"/>
      <w:r w:rsidRPr="00030B78">
        <w:t xml:space="preserve">, A., Hussein, M., Shahid, M. L. U. R., &amp; </w:t>
      </w:r>
      <w:proofErr w:type="spellStart"/>
      <w:r w:rsidRPr="00030B78">
        <w:t>Muttil</w:t>
      </w:r>
      <w:proofErr w:type="spellEnd"/>
      <w:r w:rsidRPr="00030B78">
        <w:t xml:space="preserve">, N. (2020). Smart City-Ranking of Major Australian Cities to Achieve a Smarter Future. </w:t>
      </w:r>
      <w:r w:rsidRPr="00030B78">
        <w:rPr>
          <w:i/>
          <w:iCs/>
        </w:rPr>
        <w:t>Sustainability</w:t>
      </w:r>
      <w:r w:rsidRPr="00030B78">
        <w:t xml:space="preserve">, </w:t>
      </w:r>
      <w:r w:rsidRPr="00030B78">
        <w:rPr>
          <w:i/>
          <w:iCs/>
        </w:rPr>
        <w:t>12</w:t>
      </w:r>
      <w:r w:rsidRPr="00030B78">
        <w:t>(7), 2797. https://doi.org/10.3390/su12072797</w:t>
      </w:r>
    </w:p>
    <w:p w14:paraId="7C145648" w14:textId="77777777" w:rsidR="00FF7AB5" w:rsidRPr="00030B78" w:rsidRDefault="00FF7AB5" w:rsidP="00FF7AB5">
      <w:pPr>
        <w:pStyle w:val="NormalWeb"/>
        <w:spacing w:before="0" w:beforeAutospacing="0" w:after="0" w:afterAutospacing="0" w:line="480" w:lineRule="auto"/>
        <w:ind w:left="720" w:hanging="720"/>
      </w:pPr>
      <w:r w:rsidRPr="00030B78">
        <w:t xml:space="preserve">The University of Melbourne. (2022). </w:t>
      </w:r>
      <w:r w:rsidRPr="00030B78">
        <w:rPr>
          <w:i/>
          <w:iCs/>
        </w:rPr>
        <w:t>GIS In Planning, Design &amp; Development</w:t>
      </w:r>
      <w:r w:rsidRPr="00030B78">
        <w:t>. The University of Melbourne Handbook. https://handbook.unimelb.edu.au/2022/subjects/abpl90319</w:t>
      </w:r>
    </w:p>
    <w:p w14:paraId="333F14F3" w14:textId="77777777" w:rsidR="00FF7AB5" w:rsidRPr="00030B78" w:rsidRDefault="00FF7AB5" w:rsidP="00FF7AB5">
      <w:pPr>
        <w:pStyle w:val="NormalWeb"/>
        <w:spacing w:before="0" w:beforeAutospacing="0" w:after="0" w:afterAutospacing="0" w:line="480" w:lineRule="auto"/>
        <w:ind w:left="720" w:hanging="720"/>
      </w:pPr>
      <w:proofErr w:type="spellStart"/>
      <w:r w:rsidRPr="00030B78">
        <w:t>Vanolo</w:t>
      </w:r>
      <w:proofErr w:type="spellEnd"/>
      <w:r w:rsidRPr="00030B78">
        <w:t xml:space="preserve">, A. (2016). Is there anybody out there? The place and role of citizens in tomorrow’s smart cities. </w:t>
      </w:r>
      <w:r w:rsidRPr="00030B78">
        <w:rPr>
          <w:i/>
          <w:iCs/>
        </w:rPr>
        <w:t>Futures</w:t>
      </w:r>
      <w:r w:rsidRPr="00030B78">
        <w:t xml:space="preserve">, </w:t>
      </w:r>
      <w:r w:rsidRPr="00030B78">
        <w:rPr>
          <w:i/>
          <w:iCs/>
        </w:rPr>
        <w:t>82</w:t>
      </w:r>
      <w:r w:rsidRPr="00030B78">
        <w:t>, 26–36. https://doi.org/10.1016/j.futures.2016.05.010</w:t>
      </w:r>
    </w:p>
    <w:p w14:paraId="16136D72"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Victorian Government. (2021). </w:t>
      </w:r>
      <w:r w:rsidRPr="00030B78">
        <w:rPr>
          <w:i/>
          <w:iCs/>
        </w:rPr>
        <w:t xml:space="preserve">About </w:t>
      </w:r>
      <w:proofErr w:type="spellStart"/>
      <w:r w:rsidRPr="00030B78">
        <w:rPr>
          <w:i/>
          <w:iCs/>
        </w:rPr>
        <w:t>DataVic</w:t>
      </w:r>
      <w:proofErr w:type="spellEnd"/>
      <w:r w:rsidRPr="00030B78">
        <w:t>. Www.data.vic.gov.au. https://www.data.vic.gov.au/about-datavic</w:t>
      </w:r>
    </w:p>
    <w:p w14:paraId="025A669D" w14:textId="77777777" w:rsidR="00FF7AB5" w:rsidRPr="00030B78" w:rsidRDefault="00FF7AB5" w:rsidP="00FF7AB5">
      <w:pPr>
        <w:pStyle w:val="NormalWeb"/>
        <w:spacing w:before="0" w:beforeAutospacing="0" w:after="0" w:afterAutospacing="0" w:line="480" w:lineRule="auto"/>
        <w:ind w:left="720" w:hanging="720"/>
      </w:pPr>
      <w:r w:rsidRPr="00030B78">
        <w:t xml:space="preserve">Victorian </w:t>
      </w:r>
      <w:proofErr w:type="gramStart"/>
      <w:r w:rsidRPr="00030B78">
        <w:t>Government .</w:t>
      </w:r>
      <w:proofErr w:type="gramEnd"/>
      <w:r w:rsidRPr="00030B78">
        <w:t xml:space="preserve"> (2023). </w:t>
      </w:r>
      <w:r w:rsidRPr="00030B78">
        <w:rPr>
          <w:i/>
          <w:iCs/>
        </w:rPr>
        <w:t xml:space="preserve">Using </w:t>
      </w:r>
      <w:proofErr w:type="spellStart"/>
      <w:r w:rsidRPr="00030B78">
        <w:rPr>
          <w:i/>
          <w:iCs/>
        </w:rPr>
        <w:t>VicPlan</w:t>
      </w:r>
      <w:proofErr w:type="spellEnd"/>
      <w:r w:rsidRPr="00030B78">
        <w:t>. Planning. https://www.planning.vic.gov.au/planning-schemes/using-vicplan</w:t>
      </w:r>
    </w:p>
    <w:p w14:paraId="611F515A" w14:textId="77777777" w:rsidR="00FF7AB5" w:rsidRPr="00030B78" w:rsidRDefault="00FF7AB5" w:rsidP="00FF7AB5">
      <w:pPr>
        <w:pStyle w:val="NormalWeb"/>
        <w:spacing w:before="0" w:beforeAutospacing="0" w:after="0" w:afterAutospacing="0" w:line="480" w:lineRule="auto"/>
        <w:ind w:left="720" w:hanging="720"/>
      </w:pPr>
      <w:r w:rsidRPr="00030B78">
        <w:t xml:space="preserve">Von Hippel, E. (2005). </w:t>
      </w:r>
      <w:r w:rsidRPr="00030B78">
        <w:rPr>
          <w:i/>
          <w:iCs/>
        </w:rPr>
        <w:t>Democratizing innovation</w:t>
      </w:r>
      <w:r w:rsidRPr="00030B78">
        <w:t>. MIT Press.</w:t>
      </w:r>
    </w:p>
    <w:p w14:paraId="0980CC02" w14:textId="77777777" w:rsidR="00FF7AB5" w:rsidRPr="00030B78" w:rsidRDefault="00FF7AB5" w:rsidP="00FF7AB5">
      <w:pPr>
        <w:pStyle w:val="NormalWeb"/>
        <w:spacing w:before="0" w:beforeAutospacing="0" w:after="0" w:afterAutospacing="0" w:line="480" w:lineRule="auto"/>
        <w:ind w:left="720" w:hanging="720"/>
      </w:pPr>
      <w:proofErr w:type="spellStart"/>
      <w:proofErr w:type="gramStart"/>
      <w:r w:rsidRPr="00B71E86">
        <w:rPr>
          <w:lang w:val="nl-NL"/>
        </w:rPr>
        <w:t>von</w:t>
      </w:r>
      <w:proofErr w:type="spellEnd"/>
      <w:proofErr w:type="gramEnd"/>
      <w:r w:rsidRPr="00B71E86">
        <w:rPr>
          <w:lang w:val="nl-NL"/>
        </w:rPr>
        <w:t xml:space="preserve"> </w:t>
      </w:r>
      <w:proofErr w:type="spellStart"/>
      <w:r w:rsidRPr="00B71E86">
        <w:rPr>
          <w:lang w:val="nl-NL"/>
        </w:rPr>
        <w:t>Krogh</w:t>
      </w:r>
      <w:proofErr w:type="spellEnd"/>
      <w:r w:rsidRPr="00B71E86">
        <w:rPr>
          <w:lang w:val="nl-NL"/>
        </w:rPr>
        <w:t xml:space="preserve">, G., &amp; </w:t>
      </w:r>
      <w:proofErr w:type="spellStart"/>
      <w:r w:rsidRPr="00B71E86">
        <w:rPr>
          <w:lang w:val="nl-NL"/>
        </w:rPr>
        <w:t>Spaeth</w:t>
      </w:r>
      <w:proofErr w:type="spellEnd"/>
      <w:r w:rsidRPr="00B71E86">
        <w:rPr>
          <w:lang w:val="nl-NL"/>
        </w:rPr>
        <w:t xml:space="preserve">, S. (2007). </w:t>
      </w:r>
      <w:r w:rsidRPr="00030B78">
        <w:t xml:space="preserve">The </w:t>
      </w:r>
      <w:proofErr w:type="gramStart"/>
      <w:r w:rsidRPr="00030B78">
        <w:t>open source</w:t>
      </w:r>
      <w:proofErr w:type="gramEnd"/>
      <w:r w:rsidRPr="00030B78">
        <w:t xml:space="preserve"> software phenomenon: Characteristics that promote research. </w:t>
      </w:r>
      <w:r w:rsidRPr="00030B78">
        <w:rPr>
          <w:i/>
          <w:iCs/>
        </w:rPr>
        <w:t>The Journal of Strategic Information Systems</w:t>
      </w:r>
      <w:r w:rsidRPr="00030B78">
        <w:t xml:space="preserve">, </w:t>
      </w:r>
      <w:r w:rsidRPr="00030B78">
        <w:rPr>
          <w:i/>
          <w:iCs/>
        </w:rPr>
        <w:t>16</w:t>
      </w:r>
      <w:r w:rsidRPr="00030B78">
        <w:t>(3), 236–253. https://doi.org/10.1016/j.jsis.2007.06.001</w:t>
      </w:r>
    </w:p>
    <w:p w14:paraId="2D1F18D5" w14:textId="77777777" w:rsidR="00FF7AB5" w:rsidRPr="00030B78" w:rsidRDefault="00FF7AB5" w:rsidP="00FF7AB5">
      <w:pPr>
        <w:pStyle w:val="NormalWeb"/>
        <w:spacing w:before="0" w:beforeAutospacing="0" w:after="0" w:afterAutospacing="0" w:line="480" w:lineRule="auto"/>
        <w:ind w:left="720" w:hanging="720"/>
      </w:pPr>
      <w:r w:rsidRPr="00030B78">
        <w:t xml:space="preserve">Weber, S. (2004). The success of open source. Cambridge: Cambridge University Press. </w:t>
      </w:r>
    </w:p>
    <w:p w14:paraId="1D086E62" w14:textId="77777777" w:rsidR="00FF7AB5" w:rsidRPr="00030B78" w:rsidRDefault="00FF7AB5" w:rsidP="00FF7AB5">
      <w:pPr>
        <w:pStyle w:val="NormalWeb"/>
        <w:spacing w:before="0" w:beforeAutospacing="0" w:after="0" w:afterAutospacing="0" w:line="480" w:lineRule="auto"/>
        <w:ind w:left="720" w:hanging="720"/>
      </w:pPr>
      <w:r w:rsidRPr="00030B78">
        <w:t xml:space="preserve">Wise, L. (2012). Using </w:t>
      </w:r>
      <w:proofErr w:type="gramStart"/>
      <w:r w:rsidRPr="00030B78">
        <w:t>Open Source</w:t>
      </w:r>
      <w:proofErr w:type="gramEnd"/>
      <w:r w:rsidRPr="00030B78">
        <w:t xml:space="preserve"> Platforms for Business Intelligence. In </w:t>
      </w:r>
      <w:r w:rsidRPr="00030B78">
        <w:rPr>
          <w:i/>
          <w:iCs/>
        </w:rPr>
        <w:t>Elsevier eBooks</w:t>
      </w:r>
      <w:r w:rsidRPr="00030B78">
        <w:t>. Elsevier BV. https://doi.org/10.1016/c2011-0-00110-2</w:t>
      </w:r>
    </w:p>
    <w:p w14:paraId="677F789F" w14:textId="77777777" w:rsidR="00FF7AB5" w:rsidRPr="00030B78" w:rsidRDefault="00FF7AB5" w:rsidP="00FF7AB5">
      <w:pPr>
        <w:pStyle w:val="NormalWeb"/>
        <w:spacing w:before="0" w:beforeAutospacing="0" w:after="0" w:afterAutospacing="0" w:line="480" w:lineRule="auto"/>
        <w:ind w:left="720" w:hanging="720"/>
      </w:pPr>
      <w:r w:rsidRPr="00030B78">
        <w:t xml:space="preserve">Xia, J., Huang, Q., Gui, Z., &amp; Tu, W. (2024). Open GIS. In </w:t>
      </w:r>
      <w:r w:rsidRPr="00030B78">
        <w:rPr>
          <w:i/>
          <w:iCs/>
        </w:rPr>
        <w:t>Springer eBooks</w:t>
      </w:r>
      <w:r w:rsidRPr="00030B78">
        <w:t>. Springer Nature. https://doi.org/10.1007/978-3-031-41748-1</w:t>
      </w:r>
    </w:p>
    <w:p w14:paraId="20434F7E" w14:textId="77777777" w:rsidR="00FF7AB5" w:rsidRPr="00030B78" w:rsidRDefault="00FF7AB5" w:rsidP="00FF7AB5">
      <w:pPr>
        <w:pStyle w:val="NormalWeb"/>
        <w:spacing w:before="0" w:beforeAutospacing="0" w:after="0" w:afterAutospacing="0" w:line="480" w:lineRule="auto"/>
        <w:ind w:left="720" w:hanging="720"/>
      </w:pPr>
      <w:r w:rsidRPr="00030B78">
        <w:t xml:space="preserve">Yanis Varoufakis. (2023). </w:t>
      </w:r>
      <w:r w:rsidRPr="00030B78">
        <w:rPr>
          <w:i/>
          <w:iCs/>
        </w:rPr>
        <w:t>Techno-Feudalism</w:t>
      </w:r>
      <w:r w:rsidRPr="00030B78">
        <w:t xml:space="preserve">. Bodley Head </w:t>
      </w:r>
      <w:proofErr w:type="spellStart"/>
      <w:r w:rsidRPr="00030B78">
        <w:t>Childrens</w:t>
      </w:r>
      <w:proofErr w:type="spellEnd"/>
      <w:r w:rsidRPr="00030B78">
        <w:t>.</w:t>
      </w:r>
    </w:p>
    <w:p w14:paraId="514D658C" w14:textId="77777777" w:rsidR="00FF7AB5" w:rsidRPr="00030B78" w:rsidRDefault="00FF7AB5" w:rsidP="00FF7AB5">
      <w:pPr>
        <w:pStyle w:val="NormalWeb"/>
        <w:spacing w:before="0" w:beforeAutospacing="0" w:after="0" w:afterAutospacing="0" w:line="480" w:lineRule="auto"/>
        <w:ind w:left="720" w:hanging="720"/>
      </w:pPr>
      <w:r w:rsidRPr="00B71E86">
        <w:rPr>
          <w:lang w:val="nl-NL"/>
        </w:rPr>
        <w:t xml:space="preserve">Yap, W., Janssen, P., &amp; </w:t>
      </w:r>
      <w:proofErr w:type="spellStart"/>
      <w:r w:rsidRPr="00B71E86">
        <w:rPr>
          <w:lang w:val="nl-NL"/>
        </w:rPr>
        <w:t>Biljecki</w:t>
      </w:r>
      <w:proofErr w:type="spellEnd"/>
      <w:r w:rsidRPr="00B71E86">
        <w:rPr>
          <w:lang w:val="nl-NL"/>
        </w:rPr>
        <w:t xml:space="preserve">, F. (2022). </w:t>
      </w:r>
      <w:r w:rsidRPr="00030B78">
        <w:t xml:space="preserve">Free and </w:t>
      </w:r>
      <w:proofErr w:type="gramStart"/>
      <w:r w:rsidRPr="00030B78">
        <w:t>open source</w:t>
      </w:r>
      <w:proofErr w:type="gramEnd"/>
      <w:r w:rsidRPr="00030B78">
        <w:t xml:space="preserve"> urbanism: Software for urban planning practice. </w:t>
      </w:r>
      <w:r w:rsidRPr="00030B78">
        <w:rPr>
          <w:i/>
          <w:iCs/>
        </w:rPr>
        <w:t>Computers, Environment and Urban Systems</w:t>
      </w:r>
      <w:r w:rsidRPr="00030B78">
        <w:t xml:space="preserve">, </w:t>
      </w:r>
      <w:r w:rsidRPr="00030B78">
        <w:rPr>
          <w:i/>
          <w:iCs/>
        </w:rPr>
        <w:t>96</w:t>
      </w:r>
      <w:r w:rsidRPr="00030B78">
        <w:t>, 101825. https://doi.org/10.1016/j.compenvurbsys.2022.101825</w:t>
      </w:r>
    </w:p>
    <w:p w14:paraId="213D7E5C" w14:textId="77777777" w:rsidR="00FF7AB5" w:rsidRPr="00B71E86" w:rsidRDefault="00FF7AB5" w:rsidP="00FF7AB5">
      <w:pPr>
        <w:pStyle w:val="NormalWeb"/>
        <w:spacing w:before="0" w:beforeAutospacing="0" w:after="0" w:afterAutospacing="0" w:line="480" w:lineRule="auto"/>
        <w:ind w:left="720" w:hanging="720"/>
        <w:rPr>
          <w:lang w:val="nl-NL"/>
          <w:rPrChange w:id="1108" w:author="Alan March" w:date="2025-10-15T09:58:00Z" w16du:dateUtc="2025-10-14T22:58:00Z">
            <w:rPr/>
          </w:rPrChange>
        </w:rPr>
      </w:pPr>
      <w:r w:rsidRPr="00030B78">
        <w:t xml:space="preserve">Yin, R. K. (2014). </w:t>
      </w:r>
      <w:r w:rsidRPr="00030B78">
        <w:rPr>
          <w:i/>
          <w:iCs/>
        </w:rPr>
        <w:t>Case Study research: Design and Methods</w:t>
      </w:r>
      <w:r w:rsidRPr="00030B78">
        <w:t xml:space="preserve"> (5th ed.). </w:t>
      </w:r>
      <w:r w:rsidRPr="00B71E86">
        <w:rPr>
          <w:lang w:val="nl-NL"/>
          <w:rPrChange w:id="1109" w:author="Alan March" w:date="2025-10-15T09:58:00Z" w16du:dateUtc="2025-10-14T22:58:00Z">
            <w:rPr/>
          </w:rPrChange>
        </w:rPr>
        <w:t>Sage.</w:t>
      </w:r>
    </w:p>
    <w:p w14:paraId="4F25425F" w14:textId="77777777" w:rsidR="00FF7AB5" w:rsidRPr="00030B78" w:rsidRDefault="00FF7AB5" w:rsidP="00FF7AB5">
      <w:pPr>
        <w:pStyle w:val="NormalWeb"/>
        <w:spacing w:before="0" w:beforeAutospacing="0" w:after="0" w:afterAutospacing="0" w:line="480" w:lineRule="auto"/>
        <w:ind w:left="720" w:hanging="720"/>
      </w:pPr>
      <w:proofErr w:type="spellStart"/>
      <w:r w:rsidRPr="00B71E86">
        <w:rPr>
          <w:lang w:val="nl-NL"/>
          <w:rPrChange w:id="1110" w:author="Alan March" w:date="2025-10-15T09:58:00Z" w16du:dateUtc="2025-10-14T22:58:00Z">
            <w:rPr/>
          </w:rPrChange>
        </w:rPr>
        <w:t>Zanella</w:t>
      </w:r>
      <w:proofErr w:type="spellEnd"/>
      <w:r w:rsidRPr="00B71E86">
        <w:rPr>
          <w:lang w:val="nl-NL"/>
          <w:rPrChange w:id="1111" w:author="Alan March" w:date="2025-10-15T09:58:00Z" w16du:dateUtc="2025-10-14T22:58:00Z">
            <w:rPr/>
          </w:rPrChange>
        </w:rPr>
        <w:t xml:space="preserve">, A., Bui, N., </w:t>
      </w:r>
      <w:proofErr w:type="spellStart"/>
      <w:r w:rsidRPr="00B71E86">
        <w:rPr>
          <w:lang w:val="nl-NL"/>
          <w:rPrChange w:id="1112" w:author="Alan March" w:date="2025-10-15T09:58:00Z" w16du:dateUtc="2025-10-14T22:58:00Z">
            <w:rPr/>
          </w:rPrChange>
        </w:rPr>
        <w:t>Castellani</w:t>
      </w:r>
      <w:proofErr w:type="spellEnd"/>
      <w:r w:rsidRPr="00B71E86">
        <w:rPr>
          <w:lang w:val="nl-NL"/>
          <w:rPrChange w:id="1113" w:author="Alan March" w:date="2025-10-15T09:58:00Z" w16du:dateUtc="2025-10-14T22:58:00Z">
            <w:rPr/>
          </w:rPrChange>
        </w:rPr>
        <w:t xml:space="preserve">, A., </w:t>
      </w:r>
      <w:proofErr w:type="spellStart"/>
      <w:r w:rsidRPr="00B71E86">
        <w:rPr>
          <w:lang w:val="nl-NL"/>
          <w:rPrChange w:id="1114" w:author="Alan March" w:date="2025-10-15T09:58:00Z" w16du:dateUtc="2025-10-14T22:58:00Z">
            <w:rPr/>
          </w:rPrChange>
        </w:rPr>
        <w:t>Vangelista</w:t>
      </w:r>
      <w:proofErr w:type="spellEnd"/>
      <w:r w:rsidRPr="00B71E86">
        <w:rPr>
          <w:lang w:val="nl-NL"/>
          <w:rPrChange w:id="1115" w:author="Alan March" w:date="2025-10-15T09:58:00Z" w16du:dateUtc="2025-10-14T22:58:00Z">
            <w:rPr/>
          </w:rPrChange>
        </w:rPr>
        <w:t xml:space="preserve">, L., &amp; </w:t>
      </w:r>
      <w:proofErr w:type="spellStart"/>
      <w:r w:rsidRPr="00B71E86">
        <w:rPr>
          <w:lang w:val="nl-NL"/>
          <w:rPrChange w:id="1116" w:author="Alan March" w:date="2025-10-15T09:58:00Z" w16du:dateUtc="2025-10-14T22:58:00Z">
            <w:rPr/>
          </w:rPrChange>
        </w:rPr>
        <w:t>Zorzi</w:t>
      </w:r>
      <w:proofErr w:type="spellEnd"/>
      <w:r w:rsidRPr="00B71E86">
        <w:rPr>
          <w:lang w:val="nl-NL"/>
          <w:rPrChange w:id="1117" w:author="Alan March" w:date="2025-10-15T09:58:00Z" w16du:dateUtc="2025-10-14T22:58:00Z">
            <w:rPr/>
          </w:rPrChange>
        </w:rPr>
        <w:t xml:space="preserve">, M. (2018). </w:t>
      </w:r>
      <w:r w:rsidRPr="00030B78">
        <w:t xml:space="preserve">Internet of Things for Smart Cities. </w:t>
      </w:r>
      <w:r w:rsidRPr="00030B78">
        <w:rPr>
          <w:i/>
          <w:iCs/>
        </w:rPr>
        <w:t>IEEE Internet of Things Journal</w:t>
      </w:r>
      <w:r w:rsidRPr="00030B78">
        <w:t xml:space="preserve">, </w:t>
      </w:r>
      <w:r w:rsidRPr="00030B78">
        <w:rPr>
          <w:i/>
          <w:iCs/>
        </w:rPr>
        <w:t>1</w:t>
      </w:r>
      <w:r w:rsidRPr="00030B78">
        <w:t>(1), 22–32. https://ieeexplore.ieee.org/document/6740844</w:t>
      </w:r>
    </w:p>
    <w:p w14:paraId="3662BA51" w14:textId="77777777" w:rsidR="00180912" w:rsidRPr="00030B78" w:rsidRDefault="00180912">
      <w:pPr>
        <w:spacing w:after="160" w:line="278" w:lineRule="auto"/>
      </w:pPr>
      <w:r w:rsidRPr="00030B78">
        <w:br w:type="page"/>
      </w:r>
    </w:p>
    <w:p w14:paraId="056423AB" w14:textId="36AF7053" w:rsidR="00066E85" w:rsidRPr="00B71E86" w:rsidRDefault="00C36B4B" w:rsidP="00180912">
      <w:pPr>
        <w:spacing w:line="480" w:lineRule="auto"/>
        <w:ind w:left="720" w:hanging="720"/>
        <w:jc w:val="center"/>
        <w:rPr>
          <w:lang w:val="fr-FR"/>
          <w:rPrChange w:id="1118" w:author="Alan March" w:date="2025-10-15T09:58:00Z" w16du:dateUtc="2025-10-14T22:58:00Z">
            <w:rPr/>
          </w:rPrChange>
        </w:rPr>
      </w:pPr>
      <w:r>
        <w:rPr>
          <w:noProof/>
          <w:lang w:val="en-AU"/>
        </w:rPr>
        <w:lastRenderedPageBreak/>
      </w:r>
      <w:r w:rsidR="00C36B4B">
        <w:rPr>
          <w:noProof/>
          <w:lang w:val="en-AU"/>
        </w:rPr>
        <w:object w:dxaOrig="1440" w:dyaOrig="1440" w14:anchorId="1F51F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alt="" style="position:absolute;left:0;text-align:left;margin-left:8.5pt;margin-top:47.9pt;width:434pt;height:634pt;z-index:-251654656;mso-wrap-edited:f;mso-width-percent:0;mso-height-percent:0;mso-position-horizontal-relative:text;mso-position-vertical-relative:text;mso-width-percent:0;mso-height-percent:0">
            <v:imagedata r:id="rId17" o:title=""/>
          </v:shape>
          <o:OLEObject Type="Embed" ProgID="Word.Document.12" ShapeID="_x0000_s1062" DrawAspect="Content" ObjectID="_1822497895" r:id="rId18">
            <o:FieldCodes>\s</o:FieldCodes>
          </o:OLEObject>
        </w:object>
      </w:r>
      <w:bookmarkStart w:id="1119" w:name="_Toc211885042"/>
      <w:r w:rsidR="00066E85" w:rsidRPr="00B71E86">
        <w:rPr>
          <w:rStyle w:val="Heading1Char"/>
          <w:rFonts w:ascii="Times New Roman" w:hAnsi="Times New Roman" w:cs="Times New Roman"/>
          <w:color w:val="000000" w:themeColor="text1"/>
          <w:lang w:val="fr-FR"/>
          <w:rPrChange w:id="1120" w:author="Alan March" w:date="2025-10-15T09:58:00Z" w16du:dateUtc="2025-10-14T22:58:00Z">
            <w:rPr>
              <w:rStyle w:val="Heading1Char"/>
              <w:rFonts w:ascii="Times New Roman" w:hAnsi="Times New Roman" w:cs="Times New Roman"/>
              <w:color w:val="000000" w:themeColor="text1"/>
            </w:rPr>
          </w:rPrChange>
        </w:rPr>
        <w:t>Appendix A</w:t>
      </w:r>
      <w:bookmarkEnd w:id="1119"/>
      <w:r w:rsidR="00066E85" w:rsidRPr="00B71E86">
        <w:rPr>
          <w:color w:val="000000" w:themeColor="text1"/>
          <w:u w:val="single"/>
          <w:lang w:val="fr-FR"/>
          <w:rPrChange w:id="1121" w:author="Alan March" w:date="2025-10-15T09:58:00Z" w16du:dateUtc="2025-10-14T22:58:00Z">
            <w:rPr>
              <w:color w:val="000000" w:themeColor="text1"/>
              <w:u w:val="single"/>
              <w:lang w:val="en-AU"/>
            </w:rPr>
          </w:rPrChange>
        </w:rPr>
        <w:t>.</w:t>
      </w:r>
    </w:p>
    <w:p w14:paraId="5EC1F5C6" w14:textId="329750E2" w:rsidR="00180912" w:rsidRPr="00B71E86" w:rsidRDefault="00180912">
      <w:pPr>
        <w:spacing w:after="160" w:line="278" w:lineRule="auto"/>
        <w:rPr>
          <w:u w:val="single"/>
          <w:lang w:val="fr-FR"/>
          <w:rPrChange w:id="1122" w:author="Alan March" w:date="2025-10-15T09:58:00Z" w16du:dateUtc="2025-10-14T22:58:00Z">
            <w:rPr>
              <w:u w:val="single"/>
              <w:lang w:val="en-AU"/>
            </w:rPr>
          </w:rPrChange>
        </w:rPr>
      </w:pPr>
      <w:r w:rsidRPr="00B71E86">
        <w:rPr>
          <w:u w:val="single"/>
          <w:lang w:val="fr-FR"/>
          <w:rPrChange w:id="1123" w:author="Alan March" w:date="2025-10-15T09:58:00Z" w16du:dateUtc="2025-10-14T22:58:00Z">
            <w:rPr>
              <w:u w:val="single"/>
              <w:lang w:val="en-AU"/>
            </w:rPr>
          </w:rPrChange>
        </w:rPr>
        <w:br w:type="page"/>
      </w:r>
    </w:p>
    <w:p w14:paraId="430F03A5" w14:textId="5785F9C5" w:rsidR="00155010" w:rsidRPr="00B71E86" w:rsidRDefault="00066E85" w:rsidP="00180912">
      <w:pPr>
        <w:pStyle w:val="Heading1"/>
        <w:jc w:val="center"/>
        <w:rPr>
          <w:rFonts w:ascii="Times New Roman" w:hAnsi="Times New Roman" w:cs="Times New Roman"/>
          <w:lang w:val="fr-FR"/>
          <w:rPrChange w:id="1124" w:author="Alan March" w:date="2025-10-15T09:58:00Z" w16du:dateUtc="2025-10-14T22:58:00Z">
            <w:rPr>
              <w:rFonts w:ascii="Times New Roman" w:hAnsi="Times New Roman" w:cs="Times New Roman"/>
              <w:lang w:val="en-AU"/>
            </w:rPr>
          </w:rPrChange>
        </w:rPr>
      </w:pPr>
      <w:bookmarkStart w:id="1125" w:name="_Toc211885043"/>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4656" behindDoc="0" locked="0" layoutInCell="1" allowOverlap="1" wp14:anchorId="1D30C77E" wp14:editId="5AE08F81">
            <wp:simplePos x="0" y="0"/>
            <wp:positionH relativeFrom="column">
              <wp:posOffset>2995295</wp:posOffset>
            </wp:positionH>
            <wp:positionV relativeFrom="paragraph">
              <wp:posOffset>1318895</wp:posOffset>
            </wp:positionV>
            <wp:extent cx="3416935" cy="4837430"/>
            <wp:effectExtent l="0" t="0" r="0" b="1270"/>
            <wp:wrapSquare wrapText="bothSides"/>
            <wp:docPr id="811480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0481" name="Picture 8114804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6935" cy="4837430"/>
                    </a:xfrm>
                    <a:prstGeom prst="rect">
                      <a:avLst/>
                    </a:prstGeom>
                  </pic:spPr>
                </pic:pic>
              </a:graphicData>
            </a:graphic>
            <wp14:sizeRelH relativeFrom="page">
              <wp14:pctWidth>0</wp14:pctWidth>
            </wp14:sizeRelH>
            <wp14:sizeRelV relativeFrom="page">
              <wp14:pctHeight>0</wp14:pctHeight>
            </wp14:sizeRelV>
          </wp:anchor>
        </w:drawing>
      </w:r>
      <w:r w:rsidRPr="00030B78">
        <w:rPr>
          <w:rFonts w:ascii="Times New Roman" w:hAnsi="Times New Roman" w:cs="Times New Roman"/>
          <w:noProof/>
          <w:color w:val="000000" w:themeColor="text1"/>
          <w:lang w:val="en-AU"/>
          <w14:ligatures w14:val="standardContextual"/>
        </w:rPr>
        <w:drawing>
          <wp:anchor distT="0" distB="0" distL="114300" distR="114300" simplePos="0" relativeHeight="251653632" behindDoc="0" locked="0" layoutInCell="1" allowOverlap="1" wp14:anchorId="4A9E216A" wp14:editId="272AA14A">
            <wp:simplePos x="0" y="0"/>
            <wp:positionH relativeFrom="column">
              <wp:posOffset>-540920</wp:posOffset>
            </wp:positionH>
            <wp:positionV relativeFrom="paragraph">
              <wp:posOffset>1246738</wp:posOffset>
            </wp:positionV>
            <wp:extent cx="3536950" cy="5005705"/>
            <wp:effectExtent l="0" t="0" r="0" b="0"/>
            <wp:wrapSquare wrapText="bothSides"/>
            <wp:docPr id="511682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82906" name="Picture 511682906"/>
                    <pic:cNvPicPr/>
                  </pic:nvPicPr>
                  <pic:blipFill>
                    <a:blip r:embed="rId20"/>
                    <a:stretch>
                      <a:fillRect/>
                    </a:stretch>
                  </pic:blipFill>
                  <pic:spPr>
                    <a:xfrm>
                      <a:off x="0" y="0"/>
                      <a:ext cx="3536950" cy="5005705"/>
                    </a:xfrm>
                    <a:prstGeom prst="rect">
                      <a:avLst/>
                    </a:prstGeom>
                  </pic:spPr>
                </pic:pic>
              </a:graphicData>
            </a:graphic>
            <wp14:sizeRelH relativeFrom="page">
              <wp14:pctWidth>0</wp14:pctWidth>
            </wp14:sizeRelH>
            <wp14:sizeRelV relativeFrom="page">
              <wp14:pctHeight>0</wp14:pctHeight>
            </wp14:sizeRelV>
          </wp:anchor>
        </w:drawing>
      </w:r>
      <w:r w:rsidRPr="00B71E86">
        <w:rPr>
          <w:rFonts w:ascii="Times New Roman" w:hAnsi="Times New Roman" w:cs="Times New Roman"/>
          <w:color w:val="000000" w:themeColor="text1"/>
          <w:lang w:val="fr-FR"/>
          <w:rPrChange w:id="1126" w:author="Alan March" w:date="2025-10-15T09:58:00Z" w16du:dateUtc="2025-10-14T22:58:00Z">
            <w:rPr>
              <w:rFonts w:ascii="Times New Roman" w:hAnsi="Times New Roman" w:cs="Times New Roman"/>
              <w:color w:val="000000" w:themeColor="text1"/>
              <w:lang w:val="en-AU"/>
            </w:rPr>
          </w:rPrChange>
        </w:rPr>
        <w:t>Appendix B.</w:t>
      </w:r>
      <w:bookmarkEnd w:id="1125"/>
    </w:p>
    <w:p w14:paraId="5135AC9F" w14:textId="27C2A5DC" w:rsidR="00066E85" w:rsidRPr="00B71E86" w:rsidRDefault="00066E85" w:rsidP="00E93CC1">
      <w:pPr>
        <w:spacing w:after="160" w:line="480" w:lineRule="auto"/>
        <w:rPr>
          <w:lang w:val="fr-FR"/>
          <w:rPrChange w:id="1127" w:author="Alan March" w:date="2025-10-15T09:58:00Z" w16du:dateUtc="2025-10-14T22:58:00Z">
            <w:rPr>
              <w:lang w:val="en-AU"/>
            </w:rPr>
          </w:rPrChange>
        </w:rPr>
      </w:pPr>
      <w:r w:rsidRPr="00B71E86">
        <w:rPr>
          <w:lang w:val="fr-FR"/>
          <w:rPrChange w:id="1128" w:author="Alan March" w:date="2025-10-15T09:58:00Z" w16du:dateUtc="2025-10-14T22:58:00Z">
            <w:rPr>
              <w:lang w:val="en-AU"/>
            </w:rPr>
          </w:rPrChange>
        </w:rPr>
        <w:br w:type="page"/>
      </w:r>
    </w:p>
    <w:p w14:paraId="6F3A96C4" w14:textId="0438F1CA" w:rsidR="00066E85" w:rsidRPr="00B71E86" w:rsidRDefault="00066E85" w:rsidP="00180912">
      <w:pPr>
        <w:pStyle w:val="Heading1"/>
        <w:jc w:val="center"/>
        <w:rPr>
          <w:rFonts w:ascii="Times New Roman" w:hAnsi="Times New Roman" w:cs="Times New Roman"/>
          <w:lang w:val="fr-FR"/>
          <w:rPrChange w:id="1129" w:author="Alan March" w:date="2025-10-15T09:58:00Z" w16du:dateUtc="2025-10-14T22:58:00Z">
            <w:rPr>
              <w:rFonts w:ascii="Times New Roman" w:hAnsi="Times New Roman" w:cs="Times New Roman"/>
              <w:lang w:val="en-AU"/>
            </w:rPr>
          </w:rPrChange>
        </w:rPr>
      </w:pPr>
      <w:bookmarkStart w:id="1130" w:name="_Toc211885044"/>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5680" behindDoc="0" locked="0" layoutInCell="1" allowOverlap="1" wp14:anchorId="7297C89D" wp14:editId="2E4248A5">
            <wp:simplePos x="0" y="0"/>
            <wp:positionH relativeFrom="column">
              <wp:posOffset>108886</wp:posOffset>
            </wp:positionH>
            <wp:positionV relativeFrom="paragraph">
              <wp:posOffset>366228</wp:posOffset>
            </wp:positionV>
            <wp:extent cx="5943600" cy="7691755"/>
            <wp:effectExtent l="0" t="0" r="0" b="0"/>
            <wp:wrapSquare wrapText="bothSides"/>
            <wp:docPr id="1448728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8168" name="Picture 1448728168"/>
                    <pic:cNvPicPr/>
                  </pic:nvPicPr>
                  <pic:blipFill>
                    <a:blip r:embed="rId21"/>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rsidRPr="00B71E86">
        <w:rPr>
          <w:rFonts w:ascii="Times New Roman" w:hAnsi="Times New Roman" w:cs="Times New Roman"/>
          <w:color w:val="000000" w:themeColor="text1"/>
          <w:lang w:val="fr-FR"/>
          <w:rPrChange w:id="1131" w:author="Alan March" w:date="2025-10-15T09:58:00Z" w16du:dateUtc="2025-10-14T22:58:00Z">
            <w:rPr>
              <w:rFonts w:ascii="Times New Roman" w:hAnsi="Times New Roman" w:cs="Times New Roman"/>
              <w:color w:val="000000" w:themeColor="text1"/>
              <w:lang w:val="en-AU"/>
            </w:rPr>
          </w:rPrChange>
        </w:rPr>
        <w:t>Appendix C.</w:t>
      </w:r>
      <w:bookmarkEnd w:id="1130"/>
    </w:p>
    <w:p w14:paraId="55AFF59B" w14:textId="555A7C3D" w:rsidR="00957C2D" w:rsidRPr="00030B78" w:rsidRDefault="00957C2D" w:rsidP="00180912">
      <w:pPr>
        <w:pStyle w:val="Heading1"/>
        <w:jc w:val="center"/>
        <w:rPr>
          <w:rFonts w:ascii="Times New Roman" w:hAnsi="Times New Roman" w:cs="Times New Roman"/>
          <w:lang w:val="en-AU"/>
        </w:rPr>
      </w:pPr>
      <w:bookmarkStart w:id="1132" w:name="_Toc211885045"/>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7728" behindDoc="0" locked="0" layoutInCell="1" allowOverlap="1" wp14:anchorId="7BEAC4E7" wp14:editId="667B8DE9">
            <wp:simplePos x="0" y="0"/>
            <wp:positionH relativeFrom="column">
              <wp:posOffset>312687</wp:posOffset>
            </wp:positionH>
            <wp:positionV relativeFrom="paragraph">
              <wp:posOffset>336550</wp:posOffset>
            </wp:positionV>
            <wp:extent cx="5414010" cy="7661910"/>
            <wp:effectExtent l="0" t="0" r="0" b="0"/>
            <wp:wrapSquare wrapText="bothSides"/>
            <wp:docPr id="1517342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2847" name="Picture 1517342847"/>
                    <pic:cNvPicPr/>
                  </pic:nvPicPr>
                  <pic:blipFill>
                    <a:blip r:embed="rId22"/>
                    <a:stretch>
                      <a:fillRect/>
                    </a:stretch>
                  </pic:blipFill>
                  <pic:spPr>
                    <a:xfrm>
                      <a:off x="0" y="0"/>
                      <a:ext cx="5414010" cy="7661910"/>
                    </a:xfrm>
                    <a:prstGeom prst="rect">
                      <a:avLst/>
                    </a:prstGeom>
                  </pic:spPr>
                </pic:pic>
              </a:graphicData>
            </a:graphic>
            <wp14:sizeRelH relativeFrom="page">
              <wp14:pctWidth>0</wp14:pctWidth>
            </wp14:sizeRelH>
            <wp14:sizeRelV relativeFrom="page">
              <wp14:pctHeight>0</wp14:pctHeight>
            </wp14:sizeRelV>
          </wp:anchor>
        </w:drawing>
      </w:r>
      <w:r w:rsidRPr="00030B78">
        <w:rPr>
          <w:rFonts w:ascii="Times New Roman" w:hAnsi="Times New Roman" w:cs="Times New Roman"/>
          <w:color w:val="000000" w:themeColor="text1"/>
          <w:lang w:val="en-AU"/>
        </w:rPr>
        <w:t>Appendix D.</w:t>
      </w:r>
      <w:bookmarkEnd w:id="1132"/>
    </w:p>
    <w:p w14:paraId="3C7382DD" w14:textId="59E58635" w:rsidR="00957C2D" w:rsidRPr="00030B78" w:rsidRDefault="00957C2D" w:rsidP="00E93CC1">
      <w:pPr>
        <w:spacing w:after="160" w:line="480" w:lineRule="auto"/>
        <w:rPr>
          <w:u w:val="single"/>
          <w:lang w:val="en-AU"/>
        </w:rPr>
      </w:pPr>
      <w:r w:rsidRPr="00030B78">
        <w:rPr>
          <w:u w:val="single"/>
          <w:lang w:val="en-AU"/>
        </w:rPr>
        <w:br w:type="page"/>
      </w:r>
    </w:p>
    <w:p w14:paraId="4BA778D7" w14:textId="77777777" w:rsidR="00957C2D" w:rsidRPr="00030B78" w:rsidRDefault="00957C2D" w:rsidP="00E93CC1">
      <w:pPr>
        <w:spacing w:after="160" w:line="480" w:lineRule="auto"/>
        <w:rPr>
          <w:u w:val="single"/>
          <w:lang w:val="en-AU"/>
        </w:rPr>
      </w:pPr>
    </w:p>
    <w:p w14:paraId="4033D4BD" w14:textId="276B9A0C" w:rsidR="00066E85" w:rsidRPr="00030B78" w:rsidRDefault="00066E85" w:rsidP="00180912">
      <w:pPr>
        <w:pStyle w:val="Heading1"/>
        <w:jc w:val="center"/>
        <w:rPr>
          <w:rFonts w:ascii="Times New Roman" w:hAnsi="Times New Roman" w:cs="Times New Roman"/>
          <w:color w:val="000000" w:themeColor="text1"/>
          <w:lang w:val="en-AU"/>
        </w:rPr>
      </w:pPr>
      <w:bookmarkStart w:id="1133" w:name="_Toc211885046"/>
      <w:r w:rsidRPr="00030B78">
        <w:rPr>
          <w:rFonts w:ascii="Times New Roman" w:hAnsi="Times New Roman" w:cs="Times New Roman"/>
          <w:color w:val="000000" w:themeColor="text1"/>
          <w:lang w:val="en-AU"/>
        </w:rPr>
        <w:t xml:space="preserve">Appendix </w:t>
      </w:r>
      <w:r w:rsidR="00957C2D" w:rsidRPr="00030B78">
        <w:rPr>
          <w:rFonts w:ascii="Times New Roman" w:hAnsi="Times New Roman" w:cs="Times New Roman"/>
          <w:color w:val="000000" w:themeColor="text1"/>
          <w:lang w:val="en-AU"/>
        </w:rPr>
        <w:t>E</w:t>
      </w:r>
      <w:r w:rsidRPr="00030B78">
        <w:rPr>
          <w:rFonts w:ascii="Times New Roman" w:hAnsi="Times New Roman" w:cs="Times New Roman"/>
          <w:color w:val="000000" w:themeColor="text1"/>
          <w:lang w:val="en-AU"/>
        </w:rPr>
        <w:t>.</w:t>
      </w:r>
      <w:bookmarkEnd w:id="1133"/>
    </w:p>
    <w:p w14:paraId="228690A0" w14:textId="53494170" w:rsidR="00066E85" w:rsidRPr="00030B78" w:rsidRDefault="00C1156D" w:rsidP="00E93CC1">
      <w:pPr>
        <w:spacing w:before="100" w:beforeAutospacing="1" w:after="100" w:afterAutospacing="1" w:line="480" w:lineRule="auto"/>
        <w:ind w:firstLine="720"/>
        <w:rPr>
          <w:lang w:val="en-AU"/>
        </w:rPr>
      </w:pPr>
      <w:r w:rsidRPr="00030B78">
        <w:rPr>
          <w:noProof/>
          <w:lang w:val="en-AU"/>
        </w:rPr>
        <w:drawing>
          <wp:anchor distT="0" distB="0" distL="114300" distR="114300" simplePos="0" relativeHeight="251656704" behindDoc="0" locked="0" layoutInCell="1" allowOverlap="1" wp14:anchorId="667A9705" wp14:editId="62BC3474">
            <wp:simplePos x="0" y="0"/>
            <wp:positionH relativeFrom="column">
              <wp:posOffset>457200</wp:posOffset>
            </wp:positionH>
            <wp:positionV relativeFrom="paragraph">
              <wp:posOffset>199524</wp:posOffset>
            </wp:positionV>
            <wp:extent cx="4697095" cy="6075680"/>
            <wp:effectExtent l="0" t="0" r="0" b="0"/>
            <wp:wrapSquare wrapText="bothSides"/>
            <wp:docPr id="1704209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095" cy="607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C2D" w:rsidRPr="00030B78">
        <w:rPr>
          <w:noProof/>
          <w:lang w:val="en-AU"/>
        </w:rPr>
        <w:t>Complete</w:t>
      </w:r>
      <w:r w:rsidRPr="00030B78">
        <w:rPr>
          <w:lang w:val="en-AU"/>
        </w:rPr>
        <w:t xml:space="preserve"> document found</w:t>
      </w:r>
      <w:r w:rsidR="00D207FC" w:rsidRPr="00030B78">
        <w:rPr>
          <w:lang w:val="en-AU"/>
        </w:rPr>
        <w:t xml:space="preserve"> in “Attached Materials” </w:t>
      </w:r>
    </w:p>
    <w:sectPr w:rsidR="00066E85" w:rsidRPr="00030B78" w:rsidSect="00C10D1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60" w:author="Alan March" w:date="2025-10-15T10:14:00Z" w:initials="AM">
    <w:p w14:paraId="1EB92363" w14:textId="77777777" w:rsidR="00096C25" w:rsidRDefault="00096C25" w:rsidP="00096C25">
      <w:pPr>
        <w:pStyle w:val="CommentText"/>
      </w:pPr>
      <w:r>
        <w:rPr>
          <w:rStyle w:val="CommentReference"/>
        </w:rPr>
        <w:annotationRef/>
      </w:r>
      <w:r>
        <w:t xml:space="preserve">Normally these would be within one set of brackets, separated by semi colons).  See </w:t>
      </w:r>
      <w:hyperlink r:id="rId1" w:history="1">
        <w:r w:rsidRPr="005D2E2A">
          <w:rPr>
            <w:rStyle w:val="Hyperlink"/>
          </w:rPr>
          <w:t>In-Text Citations - APA (7th Edition) Referencing Guide - Library Guides at James Cook University</w:t>
        </w:r>
      </w:hyperlink>
      <w:r>
        <w:t xml:space="preserve"> Not a big deal but most people would expect APA 7 now.</w:t>
      </w:r>
    </w:p>
  </w:comment>
  <w:comment w:id="367" w:author="Alan March" w:date="2025-10-15T10:17:00Z" w:initials="AM">
    <w:p w14:paraId="7DB4C03A" w14:textId="77777777" w:rsidR="00096C25" w:rsidRDefault="00096C25" w:rsidP="00096C25">
      <w:pPr>
        <w:pStyle w:val="CommentText"/>
      </w:pPr>
      <w:r>
        <w:rPr>
          <w:rStyle w:val="CommentReference"/>
        </w:rPr>
        <w:annotationRef/>
      </w:r>
      <w:r>
        <w:t>Not a big deal but “descending” seems a bit awkward. “Narrowing focus” maybe?</w:t>
      </w:r>
    </w:p>
  </w:comment>
  <w:comment w:id="527" w:author="Alan March" w:date="2025-10-15T10:28:00Z" w:initials="AM">
    <w:p w14:paraId="7DD26641" w14:textId="77777777" w:rsidR="00D428B4" w:rsidRDefault="00D428B4" w:rsidP="00D428B4">
      <w:pPr>
        <w:pStyle w:val="CommentText"/>
      </w:pPr>
      <w:r>
        <w:rPr>
          <w:rStyle w:val="CommentReference"/>
        </w:rPr>
        <w:annotationRef/>
      </w:r>
      <w:r>
        <w:t>Maybe put it in bold to stand out?</w:t>
      </w:r>
    </w:p>
  </w:comment>
  <w:comment w:id="590" w:author="Alan March" w:date="2025-10-15T10:42:00Z" w:initials="AM">
    <w:p w14:paraId="477B0637" w14:textId="77777777" w:rsidR="00BD0A5D" w:rsidRDefault="00BD0A5D" w:rsidP="00BD0A5D">
      <w:pPr>
        <w:pStyle w:val="CommentText"/>
      </w:pPr>
      <w:r>
        <w:rPr>
          <w:rStyle w:val="CommentReference"/>
        </w:rPr>
        <w:annotationRef/>
      </w:r>
      <w:r>
        <w:t>Nice word - haven’t seen it used for a while - very scholarly!</w:t>
      </w:r>
    </w:p>
  </w:comment>
  <w:comment w:id="595" w:author="Alan March" w:date="2025-10-15T10:45:00Z" w:initials="AM">
    <w:p w14:paraId="1BE795EF" w14:textId="77777777" w:rsidR="00BD0A5D" w:rsidRDefault="00BD0A5D" w:rsidP="00BD0A5D">
      <w:pPr>
        <w:pStyle w:val="CommentText"/>
      </w:pPr>
      <w:r>
        <w:rPr>
          <w:rStyle w:val="CommentReference"/>
        </w:rPr>
        <w:annotationRef/>
      </w:r>
      <w:r>
        <w:t xml:space="preserve">Not a big things, but “conjoined with” seems intuitively more appropriate... </w:t>
      </w:r>
    </w:p>
  </w:comment>
  <w:comment w:id="613" w:author="Alan March" w:date="2025-10-15T10:47:00Z" w:initials="AM">
    <w:p w14:paraId="3B168172" w14:textId="77777777" w:rsidR="00BD0A5D" w:rsidRDefault="00BD0A5D" w:rsidP="00BD0A5D">
      <w:pPr>
        <w:pStyle w:val="CommentText"/>
      </w:pPr>
      <w:r>
        <w:rPr>
          <w:rStyle w:val="CommentReference"/>
        </w:rPr>
        <w:annotationRef/>
      </w:r>
      <w:r>
        <w:t>Some full stops before reference, some after. Proper way is after reference, methinks.</w:t>
      </w:r>
    </w:p>
  </w:comment>
  <w:comment w:id="633" w:author="Alan March" w:date="2025-10-15T10:48:00Z" w:initials="AM">
    <w:p w14:paraId="11716083" w14:textId="77777777" w:rsidR="00BD0A5D" w:rsidRDefault="00BD0A5D" w:rsidP="00BD0A5D">
      <w:pPr>
        <w:pStyle w:val="CommentText"/>
      </w:pPr>
      <w:r>
        <w:rPr>
          <w:rStyle w:val="CommentReference"/>
        </w:rPr>
        <w:annotationRef/>
      </w:r>
      <w:r>
        <w:t>Okay - it’s a good idea. A graphic can really be a good summary.</w:t>
      </w:r>
    </w:p>
  </w:comment>
  <w:comment w:id="636" w:author="Alan March" w:date="2025-10-15T10:52:00Z" w:initials="AM">
    <w:p w14:paraId="4C24103D" w14:textId="77777777" w:rsidR="00687BDB" w:rsidRDefault="00687BDB" w:rsidP="00687BDB">
      <w:pPr>
        <w:pStyle w:val="CommentText"/>
      </w:pPr>
      <w:r>
        <w:rPr>
          <w:rStyle w:val="CommentReference"/>
        </w:rPr>
        <w:annotationRef/>
      </w:r>
      <w:r>
        <w:t>Good to have a reference to a foundational methodology text here such as Cresswell. (and so the reviewer doesn’t see this as an easy way of criticizing).</w:t>
      </w:r>
    </w:p>
  </w:comment>
  <w:comment w:id="643" w:author="Alan March" w:date="2025-10-15T10:50:00Z" w:initials="AM">
    <w:p w14:paraId="514AC266" w14:textId="01D61B02" w:rsidR="00687BDB" w:rsidRDefault="00687BDB" w:rsidP="00687BDB">
      <w:pPr>
        <w:pStyle w:val="CommentText"/>
      </w:pPr>
      <w:r>
        <w:rPr>
          <w:rStyle w:val="CommentReference"/>
        </w:rPr>
        <w:annotationRef/>
      </w:r>
      <w:r>
        <w:t>How were they identified? (can have a big impact on sample skew)</w:t>
      </w:r>
    </w:p>
  </w:comment>
  <w:comment w:id="646" w:author="Alan March" w:date="2025-10-15T10:52:00Z" w:initials="AM">
    <w:p w14:paraId="69F746D0" w14:textId="77777777" w:rsidR="00687BDB" w:rsidRDefault="00687BDB" w:rsidP="00687BDB">
      <w:pPr>
        <w:pStyle w:val="CommentText"/>
      </w:pPr>
      <w:r>
        <w:rPr>
          <w:rStyle w:val="CommentReference"/>
        </w:rPr>
        <w:annotationRef/>
      </w:r>
      <w:r>
        <w:t>Okay - so this is identification as well?</w:t>
      </w:r>
    </w:p>
  </w:comment>
  <w:comment w:id="648" w:author="Alan March" w:date="2025-10-15T10:53:00Z" w:initials="AM">
    <w:p w14:paraId="60943AED" w14:textId="77777777" w:rsidR="00687BDB" w:rsidRDefault="00687BDB" w:rsidP="00687BDB">
      <w:pPr>
        <w:pStyle w:val="CommentText"/>
      </w:pPr>
      <w:r>
        <w:rPr>
          <w:rStyle w:val="CommentReference"/>
        </w:rPr>
        <w:annotationRef/>
      </w:r>
      <w:r>
        <w:t>Derived from key themes in the literature?</w:t>
      </w:r>
    </w:p>
  </w:comment>
  <w:comment w:id="649" w:author="Alan March" w:date="2025-10-15T10:53:00Z" w:initials="AM">
    <w:p w14:paraId="057C0844" w14:textId="77777777" w:rsidR="00687BDB" w:rsidRDefault="00687BDB" w:rsidP="00687BDB">
      <w:pPr>
        <w:pStyle w:val="CommentText"/>
      </w:pPr>
      <w:r>
        <w:rPr>
          <w:rStyle w:val="CommentReference"/>
        </w:rPr>
        <w:annotationRef/>
      </w:r>
      <w:r>
        <w:t>The interview questions asked?</w:t>
      </w:r>
    </w:p>
  </w:comment>
  <w:comment w:id="685" w:author="Alan March" w:date="2025-10-15T11:04:00Z" w:initials="AM">
    <w:p w14:paraId="44AF60B0" w14:textId="77777777" w:rsidR="00431F60" w:rsidRDefault="00431F60" w:rsidP="00431F60">
      <w:pPr>
        <w:pStyle w:val="CommentText"/>
      </w:pPr>
      <w:r>
        <w:rPr>
          <w:rStyle w:val="CommentReference"/>
        </w:rPr>
        <w:annotationRef/>
      </w:r>
      <w:r>
        <w:t>I wonder if its worth making a brief comment about this skew - I assume it is related to an apparent higher representation of males in IT/ Tech etc roles?</w:t>
      </w:r>
    </w:p>
  </w:comment>
  <w:comment w:id="710" w:author="Alan March" w:date="2025-10-15T11:06:00Z" w:initials="AM">
    <w:p w14:paraId="2848B480" w14:textId="77777777" w:rsidR="00431F60" w:rsidRDefault="00431F60" w:rsidP="00431F60">
      <w:pPr>
        <w:pStyle w:val="CommentText"/>
      </w:pPr>
      <w:r>
        <w:rPr>
          <w:rStyle w:val="CommentReference"/>
        </w:rPr>
        <w:annotationRef/>
      </w:r>
      <w:r>
        <w:t>I guess you’ll fix all these once you are doing final editing</w:t>
      </w:r>
    </w:p>
  </w:comment>
  <w:comment w:id="1018" w:author="Alan March" w:date="2025-10-15T11:11:00Z" w:initials="AM">
    <w:p w14:paraId="48FAD24A" w14:textId="77777777" w:rsidR="00CC4C11" w:rsidRDefault="00CC4C11" w:rsidP="00CC4C11">
      <w:pPr>
        <w:pStyle w:val="CommentText"/>
      </w:pPr>
      <w:r>
        <w:rPr>
          <w:rStyle w:val="CommentReference"/>
        </w:rPr>
        <w:annotationRef/>
      </w:r>
      <w:r>
        <w:t>With?</w:t>
      </w:r>
    </w:p>
  </w:comment>
  <w:comment w:id="1043" w:author="Alan March" w:date="2025-10-15T10:28:00Z" w:initials="AM">
    <w:p w14:paraId="27A7E457" w14:textId="77777777" w:rsidR="008C49EC" w:rsidRDefault="008C49EC" w:rsidP="008C49EC">
      <w:pPr>
        <w:pStyle w:val="CommentText"/>
      </w:pPr>
      <w:r>
        <w:rPr>
          <w:rStyle w:val="CommentReference"/>
        </w:rPr>
        <w:annotationRef/>
      </w:r>
      <w:r>
        <w:t>Maybe put it in bold to stand out?</w:t>
      </w:r>
    </w:p>
  </w:comment>
  <w:comment w:id="1045" w:author="Alan March" w:date="2025-10-15T11:14:00Z" w:initials="AM">
    <w:p w14:paraId="6FB370BB" w14:textId="77777777" w:rsidR="00CC4C11" w:rsidRDefault="00CC4C11" w:rsidP="00CC4C11">
      <w:pPr>
        <w:pStyle w:val="CommentText"/>
      </w:pPr>
      <w:r>
        <w:rPr>
          <w:rStyle w:val="CommentReference"/>
        </w:rPr>
        <w:annotationRef/>
      </w:r>
      <w:r>
        <w:t>I think it would be a good idea if you re-state your Research Question here. Then - directly answer it.  That way the reviewer will easily that you  have “internal integrity” within the research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B92363" w15:done="0"/>
  <w15:commentEx w15:paraId="7DB4C03A" w15:done="0"/>
  <w15:commentEx w15:paraId="7DD26641" w15:done="0"/>
  <w15:commentEx w15:paraId="477B0637" w15:done="0"/>
  <w15:commentEx w15:paraId="1BE795EF" w15:done="0"/>
  <w15:commentEx w15:paraId="3B168172" w15:done="0"/>
  <w15:commentEx w15:paraId="11716083" w15:done="0"/>
  <w15:commentEx w15:paraId="4C24103D" w15:done="0"/>
  <w15:commentEx w15:paraId="514AC266" w15:done="0"/>
  <w15:commentEx w15:paraId="69F746D0" w15:done="0"/>
  <w15:commentEx w15:paraId="60943AED" w15:done="0"/>
  <w15:commentEx w15:paraId="057C0844" w15:done="0"/>
  <w15:commentEx w15:paraId="44AF60B0" w15:done="0"/>
  <w15:commentEx w15:paraId="2848B480" w15:done="0"/>
  <w15:commentEx w15:paraId="48FAD24A" w15:done="0"/>
  <w15:commentEx w15:paraId="27A7E457" w15:done="0"/>
  <w15:commentEx w15:paraId="6FB370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50FEE9" w16cex:dateUtc="2025-10-14T23:14:00Z"/>
  <w16cex:commentExtensible w16cex:durableId="61D5A0A6" w16cex:dateUtc="2025-10-14T23:17:00Z"/>
  <w16cex:commentExtensible w16cex:durableId="27080507" w16cex:dateUtc="2025-10-14T23:28:00Z"/>
  <w16cex:commentExtensible w16cex:durableId="4A945027" w16cex:dateUtc="2025-10-14T23:42:00Z"/>
  <w16cex:commentExtensible w16cex:durableId="0D8278BD" w16cex:dateUtc="2025-10-14T23:45:00Z"/>
  <w16cex:commentExtensible w16cex:durableId="1993FE3F" w16cex:dateUtc="2025-10-14T23:47:00Z"/>
  <w16cex:commentExtensible w16cex:durableId="475F83A5" w16cex:dateUtc="2025-10-14T23:48:00Z"/>
  <w16cex:commentExtensible w16cex:durableId="7715FCE0" w16cex:dateUtc="2025-10-14T23:52:00Z"/>
  <w16cex:commentExtensible w16cex:durableId="58A28C38" w16cex:dateUtc="2025-10-14T23:50:00Z"/>
  <w16cex:commentExtensible w16cex:durableId="39EC17E1" w16cex:dateUtc="2025-10-14T23:52:00Z"/>
  <w16cex:commentExtensible w16cex:durableId="2A775910" w16cex:dateUtc="2025-10-14T23:53:00Z"/>
  <w16cex:commentExtensible w16cex:durableId="0B29AF38" w16cex:dateUtc="2025-10-14T23:53:00Z"/>
  <w16cex:commentExtensible w16cex:durableId="2EC5EB6D" w16cex:dateUtc="2025-10-15T00:04:00Z"/>
  <w16cex:commentExtensible w16cex:durableId="5A958AE1" w16cex:dateUtc="2025-10-15T00:06:00Z"/>
  <w16cex:commentExtensible w16cex:durableId="2A796775" w16cex:dateUtc="2025-10-15T00:11:00Z"/>
  <w16cex:commentExtensible w16cex:durableId="27D44B70" w16cex:dateUtc="2025-10-14T23:28:00Z"/>
  <w16cex:commentExtensible w16cex:durableId="4A60AB1C" w16cex:dateUtc="2025-10-15T0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B92363" w16cid:durableId="6350FEE9"/>
  <w16cid:commentId w16cid:paraId="7DB4C03A" w16cid:durableId="61D5A0A6"/>
  <w16cid:commentId w16cid:paraId="7DD26641" w16cid:durableId="27080507"/>
  <w16cid:commentId w16cid:paraId="477B0637" w16cid:durableId="4A945027"/>
  <w16cid:commentId w16cid:paraId="1BE795EF" w16cid:durableId="0D8278BD"/>
  <w16cid:commentId w16cid:paraId="3B168172" w16cid:durableId="1993FE3F"/>
  <w16cid:commentId w16cid:paraId="11716083" w16cid:durableId="475F83A5"/>
  <w16cid:commentId w16cid:paraId="4C24103D" w16cid:durableId="7715FCE0"/>
  <w16cid:commentId w16cid:paraId="514AC266" w16cid:durableId="58A28C38"/>
  <w16cid:commentId w16cid:paraId="69F746D0" w16cid:durableId="39EC17E1"/>
  <w16cid:commentId w16cid:paraId="60943AED" w16cid:durableId="2A775910"/>
  <w16cid:commentId w16cid:paraId="057C0844" w16cid:durableId="0B29AF38"/>
  <w16cid:commentId w16cid:paraId="44AF60B0" w16cid:durableId="2EC5EB6D"/>
  <w16cid:commentId w16cid:paraId="2848B480" w16cid:durableId="5A958AE1"/>
  <w16cid:commentId w16cid:paraId="48FAD24A" w16cid:durableId="2A796775"/>
  <w16cid:commentId w16cid:paraId="27A7E457" w16cid:durableId="27D44B70"/>
  <w16cid:commentId w16cid:paraId="6FB370BB" w16cid:durableId="4A60A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C136E" w14:textId="77777777" w:rsidR="00A2246B" w:rsidRDefault="00A2246B" w:rsidP="00C51341">
      <w:r>
        <w:separator/>
      </w:r>
    </w:p>
  </w:endnote>
  <w:endnote w:type="continuationSeparator" w:id="0">
    <w:p w14:paraId="7537EB8A" w14:textId="77777777" w:rsidR="00A2246B" w:rsidRDefault="00A2246B" w:rsidP="00C51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1A8F6" w14:textId="77777777" w:rsidR="00A2246B" w:rsidRDefault="00A2246B" w:rsidP="00C51341">
      <w:r>
        <w:separator/>
      </w:r>
    </w:p>
  </w:footnote>
  <w:footnote w:type="continuationSeparator" w:id="0">
    <w:p w14:paraId="41E0821E" w14:textId="77777777" w:rsidR="00A2246B" w:rsidRDefault="00A2246B" w:rsidP="00C51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5278079"/>
      <w:docPartObj>
        <w:docPartGallery w:val="Page Numbers (Top of Page)"/>
        <w:docPartUnique/>
      </w:docPartObj>
    </w:sdtPr>
    <w:sdtContent>
      <w:p w14:paraId="689B5E1D" w14:textId="4E04D8B5" w:rsidR="00C10D10" w:rsidRDefault="00C10D10" w:rsidP="00C10D1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5B9B">
          <w:rPr>
            <w:rStyle w:val="PageNumber"/>
            <w:noProof/>
          </w:rPr>
          <w:t>i</w:t>
        </w:r>
        <w:r>
          <w:rPr>
            <w:rStyle w:val="PageNumber"/>
          </w:rPr>
          <w:fldChar w:fldCharType="end"/>
        </w:r>
      </w:p>
    </w:sdtContent>
  </w:sdt>
  <w:p w14:paraId="3D545DB3" w14:textId="77777777" w:rsidR="00C10D10" w:rsidRDefault="00C10D10" w:rsidP="00C10D1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6012461"/>
      <w:docPartObj>
        <w:docPartGallery w:val="Page Numbers (Top of Page)"/>
        <w:docPartUnique/>
      </w:docPartObj>
    </w:sdtPr>
    <w:sdtContent>
      <w:p w14:paraId="75F38A31" w14:textId="40EF7868" w:rsidR="00C10D10" w:rsidRDefault="00C10D10" w:rsidP="00C10D1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B063DA" w14:textId="77777777" w:rsidR="00C10D10" w:rsidRDefault="00C10D10" w:rsidP="00C10D1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1B5511"/>
    <w:multiLevelType w:val="multilevel"/>
    <w:tmpl w:val="4772458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CD872B9"/>
    <w:multiLevelType w:val="multilevel"/>
    <w:tmpl w:val="DB14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7453"/>
    <w:multiLevelType w:val="hybridMultilevel"/>
    <w:tmpl w:val="A592689A"/>
    <w:lvl w:ilvl="0" w:tplc="BD32BD24">
      <w:start w:val="3"/>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0B3A6F"/>
    <w:multiLevelType w:val="hybridMultilevel"/>
    <w:tmpl w:val="1BA284E6"/>
    <w:lvl w:ilvl="0" w:tplc="3CC01738">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3675CB"/>
    <w:multiLevelType w:val="hybridMultilevel"/>
    <w:tmpl w:val="93B05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8C3148"/>
    <w:multiLevelType w:val="multilevel"/>
    <w:tmpl w:val="C20609CE"/>
    <w:lvl w:ilvl="0">
      <w:start w:val="4"/>
      <w:numFmt w:val="decimal"/>
      <w:lvlText w:val="%1"/>
      <w:lvlJc w:val="left"/>
      <w:pPr>
        <w:ind w:left="480" w:hanging="480"/>
      </w:pPr>
      <w:rPr>
        <w:rFonts w:eastAsiaTheme="majorEastAsia" w:hint="default"/>
      </w:rPr>
    </w:lvl>
    <w:lvl w:ilvl="1">
      <w:start w:val="4"/>
      <w:numFmt w:val="decimal"/>
      <w:lvlText w:val="%1.%2"/>
      <w:lvlJc w:val="left"/>
      <w:pPr>
        <w:ind w:left="1200" w:hanging="480"/>
      </w:pPr>
      <w:rPr>
        <w:rFonts w:eastAsiaTheme="majorEastAsia" w:hint="default"/>
      </w:rPr>
    </w:lvl>
    <w:lvl w:ilvl="2">
      <w:start w:val="2"/>
      <w:numFmt w:val="decimal"/>
      <w:lvlText w:val="%1.%2.%3"/>
      <w:lvlJc w:val="left"/>
      <w:pPr>
        <w:ind w:left="2160" w:hanging="720"/>
      </w:pPr>
      <w:rPr>
        <w:rFonts w:eastAsiaTheme="majorEastAsia" w:hint="default"/>
      </w:rPr>
    </w:lvl>
    <w:lvl w:ilvl="3">
      <w:start w:val="1"/>
      <w:numFmt w:val="decimal"/>
      <w:lvlText w:val="%1.%2.%3.%4"/>
      <w:lvlJc w:val="left"/>
      <w:pPr>
        <w:ind w:left="2880" w:hanging="72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4680" w:hanging="108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480" w:hanging="144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15" w15:restartNumberingAfterBreak="0">
    <w:nsid w:val="14442238"/>
    <w:multiLevelType w:val="multilevel"/>
    <w:tmpl w:val="EF2A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684B41"/>
    <w:multiLevelType w:val="hybridMultilevel"/>
    <w:tmpl w:val="40764D92"/>
    <w:lvl w:ilvl="0" w:tplc="C060C7A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96124E"/>
    <w:multiLevelType w:val="hybridMultilevel"/>
    <w:tmpl w:val="57306190"/>
    <w:lvl w:ilvl="0" w:tplc="FFFFFFFF">
      <w:start w:val="1"/>
      <w:numFmt w:val="decimal"/>
      <w:lvlText w:val="%1."/>
      <w:lvlJc w:val="left"/>
      <w:pPr>
        <w:ind w:left="720" w:hanging="360"/>
      </w:pPr>
      <w:rPr>
        <w:rFonts w:eastAsiaTheme="majorEastAsia"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5F6086"/>
    <w:multiLevelType w:val="hybridMultilevel"/>
    <w:tmpl w:val="776E4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64DAA"/>
    <w:multiLevelType w:val="multilevel"/>
    <w:tmpl w:val="6948755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413261F"/>
    <w:multiLevelType w:val="multilevel"/>
    <w:tmpl w:val="65C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F12705"/>
    <w:multiLevelType w:val="multilevel"/>
    <w:tmpl w:val="2FBC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98772A"/>
    <w:multiLevelType w:val="hybridMultilevel"/>
    <w:tmpl w:val="EE18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3147D"/>
    <w:multiLevelType w:val="hybridMultilevel"/>
    <w:tmpl w:val="57306190"/>
    <w:lvl w:ilvl="0" w:tplc="F3581B52">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D06EE7"/>
    <w:multiLevelType w:val="multilevel"/>
    <w:tmpl w:val="B31E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042F7"/>
    <w:multiLevelType w:val="multilevel"/>
    <w:tmpl w:val="6C44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0144FF"/>
    <w:multiLevelType w:val="multilevel"/>
    <w:tmpl w:val="7BB670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597415"/>
    <w:multiLevelType w:val="multilevel"/>
    <w:tmpl w:val="3CAC07D6"/>
    <w:lvl w:ilvl="0">
      <w:start w:val="4"/>
      <w:numFmt w:val="decimal"/>
      <w:lvlText w:val="%1"/>
      <w:lvlJc w:val="left"/>
      <w:pPr>
        <w:ind w:left="480" w:hanging="480"/>
      </w:pPr>
      <w:rPr>
        <w:rFonts w:eastAsiaTheme="majorEastAsia" w:hint="default"/>
      </w:rPr>
    </w:lvl>
    <w:lvl w:ilvl="1">
      <w:start w:val="4"/>
      <w:numFmt w:val="decimal"/>
      <w:lvlText w:val="%1.%2"/>
      <w:lvlJc w:val="left"/>
      <w:pPr>
        <w:ind w:left="720" w:hanging="480"/>
      </w:pPr>
      <w:rPr>
        <w:rFonts w:eastAsiaTheme="majorEastAsia" w:hint="default"/>
      </w:rPr>
    </w:lvl>
    <w:lvl w:ilvl="2">
      <w:start w:val="6"/>
      <w:numFmt w:val="decimal"/>
      <w:lvlText w:val="%1.%2.%3"/>
      <w:lvlJc w:val="left"/>
      <w:pPr>
        <w:ind w:left="1200" w:hanging="720"/>
      </w:pPr>
      <w:rPr>
        <w:rFonts w:eastAsiaTheme="majorEastAsia" w:hint="default"/>
      </w:rPr>
    </w:lvl>
    <w:lvl w:ilvl="3">
      <w:start w:val="1"/>
      <w:numFmt w:val="decimal"/>
      <w:lvlText w:val="%1.%2.%3.%4"/>
      <w:lvlJc w:val="left"/>
      <w:pPr>
        <w:ind w:left="1440" w:hanging="720"/>
      </w:pPr>
      <w:rPr>
        <w:rFonts w:eastAsiaTheme="majorEastAsia" w:hint="default"/>
      </w:rPr>
    </w:lvl>
    <w:lvl w:ilvl="4">
      <w:start w:val="1"/>
      <w:numFmt w:val="decimal"/>
      <w:lvlText w:val="%1.%2.%3.%4.%5"/>
      <w:lvlJc w:val="left"/>
      <w:pPr>
        <w:ind w:left="2040" w:hanging="1080"/>
      </w:pPr>
      <w:rPr>
        <w:rFonts w:eastAsiaTheme="majorEastAsia" w:hint="default"/>
      </w:rPr>
    </w:lvl>
    <w:lvl w:ilvl="5">
      <w:start w:val="1"/>
      <w:numFmt w:val="decimal"/>
      <w:lvlText w:val="%1.%2.%3.%4.%5.%6"/>
      <w:lvlJc w:val="left"/>
      <w:pPr>
        <w:ind w:left="2280" w:hanging="1080"/>
      </w:pPr>
      <w:rPr>
        <w:rFonts w:eastAsiaTheme="majorEastAsia" w:hint="default"/>
      </w:rPr>
    </w:lvl>
    <w:lvl w:ilvl="6">
      <w:start w:val="1"/>
      <w:numFmt w:val="decimal"/>
      <w:lvlText w:val="%1.%2.%3.%4.%5.%6.%7"/>
      <w:lvlJc w:val="left"/>
      <w:pPr>
        <w:ind w:left="2880" w:hanging="1440"/>
      </w:pPr>
      <w:rPr>
        <w:rFonts w:eastAsiaTheme="majorEastAsia" w:hint="default"/>
      </w:rPr>
    </w:lvl>
    <w:lvl w:ilvl="7">
      <w:start w:val="1"/>
      <w:numFmt w:val="decimal"/>
      <w:lvlText w:val="%1.%2.%3.%4.%5.%6.%7.%8"/>
      <w:lvlJc w:val="left"/>
      <w:pPr>
        <w:ind w:left="3120" w:hanging="1440"/>
      </w:pPr>
      <w:rPr>
        <w:rFonts w:eastAsiaTheme="majorEastAsia" w:hint="default"/>
      </w:rPr>
    </w:lvl>
    <w:lvl w:ilvl="8">
      <w:start w:val="1"/>
      <w:numFmt w:val="decimal"/>
      <w:lvlText w:val="%1.%2.%3.%4.%5.%6.%7.%8.%9"/>
      <w:lvlJc w:val="left"/>
      <w:pPr>
        <w:ind w:left="3720" w:hanging="1800"/>
      </w:pPr>
      <w:rPr>
        <w:rFonts w:eastAsiaTheme="majorEastAsia" w:hint="default"/>
      </w:rPr>
    </w:lvl>
  </w:abstractNum>
  <w:abstractNum w:abstractNumId="28" w15:restartNumberingAfterBreak="0">
    <w:nsid w:val="47D91606"/>
    <w:multiLevelType w:val="hybridMultilevel"/>
    <w:tmpl w:val="9F7A9F44"/>
    <w:lvl w:ilvl="0" w:tplc="04090001">
      <w:start w:val="1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196031"/>
    <w:multiLevelType w:val="hybridMultilevel"/>
    <w:tmpl w:val="DA3A8EBA"/>
    <w:lvl w:ilvl="0" w:tplc="6168708A">
      <w:start w:val="1"/>
      <w:numFmt w:val="decimal"/>
      <w:lvlText w:val="%1."/>
      <w:lvlJc w:val="left"/>
      <w:pPr>
        <w:ind w:left="720" w:hanging="360"/>
      </w:pPr>
      <w:rPr>
        <w:rFonts w:hint="default"/>
        <w:b/>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253EA"/>
    <w:multiLevelType w:val="multilevel"/>
    <w:tmpl w:val="F816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F7296"/>
    <w:multiLevelType w:val="multilevel"/>
    <w:tmpl w:val="818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6321F"/>
    <w:multiLevelType w:val="hybridMultilevel"/>
    <w:tmpl w:val="DE9EF978"/>
    <w:lvl w:ilvl="0" w:tplc="07FCBB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683323"/>
    <w:multiLevelType w:val="multilevel"/>
    <w:tmpl w:val="15E41440"/>
    <w:lvl w:ilvl="0">
      <w:start w:val="4"/>
      <w:numFmt w:val="decimal"/>
      <w:lvlText w:val="%1"/>
      <w:lvlJc w:val="left"/>
      <w:pPr>
        <w:ind w:left="480" w:hanging="480"/>
      </w:pPr>
      <w:rPr>
        <w:rFonts w:eastAsiaTheme="majorEastAsia" w:hint="default"/>
      </w:rPr>
    </w:lvl>
    <w:lvl w:ilvl="1">
      <w:start w:val="4"/>
      <w:numFmt w:val="decimal"/>
      <w:lvlText w:val="%1.%2"/>
      <w:lvlJc w:val="left"/>
      <w:pPr>
        <w:ind w:left="840" w:hanging="480"/>
      </w:pPr>
      <w:rPr>
        <w:rFonts w:eastAsiaTheme="majorEastAsia" w:hint="default"/>
      </w:rPr>
    </w:lvl>
    <w:lvl w:ilvl="2">
      <w:start w:val="2"/>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34" w15:restartNumberingAfterBreak="0">
    <w:nsid w:val="5D72282C"/>
    <w:multiLevelType w:val="multilevel"/>
    <w:tmpl w:val="BD24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04A46"/>
    <w:multiLevelType w:val="multilevel"/>
    <w:tmpl w:val="6C96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5D38E3"/>
    <w:multiLevelType w:val="multilevel"/>
    <w:tmpl w:val="4416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B4A68"/>
    <w:multiLevelType w:val="multilevel"/>
    <w:tmpl w:val="55AA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906F0F"/>
    <w:multiLevelType w:val="hybridMultilevel"/>
    <w:tmpl w:val="490E3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E34E0"/>
    <w:multiLevelType w:val="hybridMultilevel"/>
    <w:tmpl w:val="64E4F712"/>
    <w:lvl w:ilvl="0" w:tplc="919E0724">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5D42F6"/>
    <w:multiLevelType w:val="hybridMultilevel"/>
    <w:tmpl w:val="CA780C46"/>
    <w:lvl w:ilvl="0" w:tplc="CF58E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B11D79"/>
    <w:multiLevelType w:val="multilevel"/>
    <w:tmpl w:val="B18A83C2"/>
    <w:lvl w:ilvl="0">
      <w:start w:val="4"/>
      <w:numFmt w:val="decimal"/>
      <w:lvlText w:val="%1"/>
      <w:lvlJc w:val="left"/>
      <w:pPr>
        <w:ind w:left="480" w:hanging="480"/>
      </w:pPr>
      <w:rPr>
        <w:rFonts w:eastAsiaTheme="majorEastAsia" w:hint="default"/>
      </w:rPr>
    </w:lvl>
    <w:lvl w:ilvl="1">
      <w:start w:val="4"/>
      <w:numFmt w:val="decimal"/>
      <w:lvlText w:val="%1.%2"/>
      <w:lvlJc w:val="left"/>
      <w:pPr>
        <w:ind w:left="720" w:hanging="480"/>
      </w:pPr>
      <w:rPr>
        <w:rFonts w:eastAsiaTheme="majorEastAsia" w:hint="default"/>
      </w:rPr>
    </w:lvl>
    <w:lvl w:ilvl="2">
      <w:start w:val="6"/>
      <w:numFmt w:val="decimal"/>
      <w:lvlText w:val="%1.%2.%3"/>
      <w:lvlJc w:val="left"/>
      <w:pPr>
        <w:ind w:left="1200" w:hanging="720"/>
      </w:pPr>
      <w:rPr>
        <w:rFonts w:eastAsiaTheme="majorEastAsia" w:hint="default"/>
      </w:rPr>
    </w:lvl>
    <w:lvl w:ilvl="3">
      <w:start w:val="1"/>
      <w:numFmt w:val="decimal"/>
      <w:lvlText w:val="%1.%2.%3.%4"/>
      <w:lvlJc w:val="left"/>
      <w:pPr>
        <w:ind w:left="1440" w:hanging="720"/>
      </w:pPr>
      <w:rPr>
        <w:rFonts w:eastAsiaTheme="majorEastAsia" w:hint="default"/>
      </w:rPr>
    </w:lvl>
    <w:lvl w:ilvl="4">
      <w:start w:val="1"/>
      <w:numFmt w:val="decimal"/>
      <w:lvlText w:val="%1.%2.%3.%4.%5"/>
      <w:lvlJc w:val="left"/>
      <w:pPr>
        <w:ind w:left="2040" w:hanging="1080"/>
      </w:pPr>
      <w:rPr>
        <w:rFonts w:eastAsiaTheme="majorEastAsia" w:hint="default"/>
      </w:rPr>
    </w:lvl>
    <w:lvl w:ilvl="5">
      <w:start w:val="1"/>
      <w:numFmt w:val="decimal"/>
      <w:lvlText w:val="%1.%2.%3.%4.%5.%6"/>
      <w:lvlJc w:val="left"/>
      <w:pPr>
        <w:ind w:left="2280" w:hanging="1080"/>
      </w:pPr>
      <w:rPr>
        <w:rFonts w:eastAsiaTheme="majorEastAsia" w:hint="default"/>
      </w:rPr>
    </w:lvl>
    <w:lvl w:ilvl="6">
      <w:start w:val="1"/>
      <w:numFmt w:val="decimal"/>
      <w:lvlText w:val="%1.%2.%3.%4.%5.%6.%7"/>
      <w:lvlJc w:val="left"/>
      <w:pPr>
        <w:ind w:left="2880" w:hanging="1440"/>
      </w:pPr>
      <w:rPr>
        <w:rFonts w:eastAsiaTheme="majorEastAsia" w:hint="default"/>
      </w:rPr>
    </w:lvl>
    <w:lvl w:ilvl="7">
      <w:start w:val="1"/>
      <w:numFmt w:val="decimal"/>
      <w:lvlText w:val="%1.%2.%3.%4.%5.%6.%7.%8"/>
      <w:lvlJc w:val="left"/>
      <w:pPr>
        <w:ind w:left="3120" w:hanging="1440"/>
      </w:pPr>
      <w:rPr>
        <w:rFonts w:eastAsiaTheme="majorEastAsia" w:hint="default"/>
      </w:rPr>
    </w:lvl>
    <w:lvl w:ilvl="8">
      <w:start w:val="1"/>
      <w:numFmt w:val="decimal"/>
      <w:lvlText w:val="%1.%2.%3.%4.%5.%6.%7.%8.%9"/>
      <w:lvlJc w:val="left"/>
      <w:pPr>
        <w:ind w:left="3720" w:hanging="1800"/>
      </w:pPr>
      <w:rPr>
        <w:rFonts w:eastAsiaTheme="majorEastAsia" w:hint="default"/>
      </w:rPr>
    </w:lvl>
  </w:abstractNum>
  <w:abstractNum w:abstractNumId="42" w15:restartNumberingAfterBreak="0">
    <w:nsid w:val="79840655"/>
    <w:multiLevelType w:val="multilevel"/>
    <w:tmpl w:val="3F5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5151">
    <w:abstractNumId w:val="23"/>
  </w:num>
  <w:num w:numId="2" w16cid:durableId="1717309949">
    <w:abstractNumId w:val="17"/>
  </w:num>
  <w:num w:numId="3" w16cid:durableId="570042855">
    <w:abstractNumId w:val="32"/>
  </w:num>
  <w:num w:numId="4" w16cid:durableId="2015649133">
    <w:abstractNumId w:val="42"/>
  </w:num>
  <w:num w:numId="5" w16cid:durableId="568542401">
    <w:abstractNumId w:val="37"/>
  </w:num>
  <w:num w:numId="6" w16cid:durableId="820580925">
    <w:abstractNumId w:val="34"/>
  </w:num>
  <w:num w:numId="7" w16cid:durableId="1809005732">
    <w:abstractNumId w:val="36"/>
  </w:num>
  <w:num w:numId="8" w16cid:durableId="1681347277">
    <w:abstractNumId w:val="10"/>
  </w:num>
  <w:num w:numId="9" w16cid:durableId="1076124815">
    <w:abstractNumId w:val="25"/>
  </w:num>
  <w:num w:numId="10" w16cid:durableId="483667613">
    <w:abstractNumId w:val="24"/>
  </w:num>
  <w:num w:numId="11" w16cid:durableId="1485121266">
    <w:abstractNumId w:val="28"/>
  </w:num>
  <w:num w:numId="12" w16cid:durableId="2023706270">
    <w:abstractNumId w:val="13"/>
  </w:num>
  <w:num w:numId="13" w16cid:durableId="1579904765">
    <w:abstractNumId w:val="29"/>
  </w:num>
  <w:num w:numId="14" w16cid:durableId="1734431347">
    <w:abstractNumId w:val="18"/>
  </w:num>
  <w:num w:numId="15" w16cid:durableId="1060248587">
    <w:abstractNumId w:val="22"/>
  </w:num>
  <w:num w:numId="16" w16cid:durableId="437876349">
    <w:abstractNumId w:val="11"/>
  </w:num>
  <w:num w:numId="17" w16cid:durableId="183789563">
    <w:abstractNumId w:val="40"/>
  </w:num>
  <w:num w:numId="18" w16cid:durableId="239797917">
    <w:abstractNumId w:val="16"/>
  </w:num>
  <w:num w:numId="19" w16cid:durableId="797452685">
    <w:abstractNumId w:val="38"/>
  </w:num>
  <w:num w:numId="20" w16cid:durableId="723722325">
    <w:abstractNumId w:val="35"/>
  </w:num>
  <w:num w:numId="21" w16cid:durableId="1152865526">
    <w:abstractNumId w:val="15"/>
  </w:num>
  <w:num w:numId="22" w16cid:durableId="1859806560">
    <w:abstractNumId w:val="21"/>
  </w:num>
  <w:num w:numId="23" w16cid:durableId="1967350564">
    <w:abstractNumId w:val="30"/>
  </w:num>
  <w:num w:numId="24" w16cid:durableId="1871647113">
    <w:abstractNumId w:val="20"/>
  </w:num>
  <w:num w:numId="25" w16cid:durableId="674461034">
    <w:abstractNumId w:val="31"/>
  </w:num>
  <w:num w:numId="26" w16cid:durableId="1698238241">
    <w:abstractNumId w:val="12"/>
  </w:num>
  <w:num w:numId="27" w16cid:durableId="418798896">
    <w:abstractNumId w:val="39"/>
  </w:num>
  <w:num w:numId="28" w16cid:durableId="1653489643">
    <w:abstractNumId w:val="8"/>
  </w:num>
  <w:num w:numId="29" w16cid:durableId="162282592">
    <w:abstractNumId w:val="6"/>
  </w:num>
  <w:num w:numId="30" w16cid:durableId="258872803">
    <w:abstractNumId w:val="5"/>
  </w:num>
  <w:num w:numId="31" w16cid:durableId="1405563616">
    <w:abstractNumId w:val="4"/>
  </w:num>
  <w:num w:numId="32" w16cid:durableId="1075738754">
    <w:abstractNumId w:val="7"/>
  </w:num>
  <w:num w:numId="33" w16cid:durableId="1785297758">
    <w:abstractNumId w:val="3"/>
  </w:num>
  <w:num w:numId="34" w16cid:durableId="485971734">
    <w:abstractNumId w:val="2"/>
  </w:num>
  <w:num w:numId="35" w16cid:durableId="1982150716">
    <w:abstractNumId w:val="1"/>
  </w:num>
  <w:num w:numId="36" w16cid:durableId="692418741">
    <w:abstractNumId w:val="0"/>
  </w:num>
  <w:num w:numId="37" w16cid:durableId="557859481">
    <w:abstractNumId w:val="19"/>
  </w:num>
  <w:num w:numId="38" w16cid:durableId="726807204">
    <w:abstractNumId w:val="33"/>
  </w:num>
  <w:num w:numId="39" w16cid:durableId="923805355">
    <w:abstractNumId w:val="14"/>
  </w:num>
  <w:num w:numId="40" w16cid:durableId="1848520432">
    <w:abstractNumId w:val="27"/>
  </w:num>
  <w:num w:numId="41" w16cid:durableId="565188311">
    <w:abstractNumId w:val="41"/>
  </w:num>
  <w:num w:numId="42" w16cid:durableId="1875384958">
    <w:abstractNumId w:val="26"/>
  </w:num>
  <w:num w:numId="43" w16cid:durableId="390215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ham Inglert">
    <w15:presenceInfo w15:providerId="AD" w15:userId="S::ginglert@student.unimelb.edu.au::002741de-96f5-41ec-b492-eee5a4cb1549"/>
  </w15:person>
  <w15:person w15:author="Alan March">
    <w15:presenceInfo w15:providerId="AD" w15:userId="S::alanpm@unimelb.edu.au::53edbc3c-6ec9-4b63-bc87-5bc8c182d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9F4"/>
    <w:rsid w:val="00007BC7"/>
    <w:rsid w:val="00013FC2"/>
    <w:rsid w:val="00030B78"/>
    <w:rsid w:val="000347BC"/>
    <w:rsid w:val="00047C44"/>
    <w:rsid w:val="000548C6"/>
    <w:rsid w:val="00054F37"/>
    <w:rsid w:val="00066E85"/>
    <w:rsid w:val="00081E9C"/>
    <w:rsid w:val="0008581E"/>
    <w:rsid w:val="0008683A"/>
    <w:rsid w:val="00091104"/>
    <w:rsid w:val="00096C25"/>
    <w:rsid w:val="000D351C"/>
    <w:rsid w:val="000E00C0"/>
    <w:rsid w:val="000E32FF"/>
    <w:rsid w:val="00101B82"/>
    <w:rsid w:val="00106458"/>
    <w:rsid w:val="001153BB"/>
    <w:rsid w:val="00122806"/>
    <w:rsid w:val="00136D61"/>
    <w:rsid w:val="001445DD"/>
    <w:rsid w:val="00154D6F"/>
    <w:rsid w:val="00155010"/>
    <w:rsid w:val="001555B2"/>
    <w:rsid w:val="001565C7"/>
    <w:rsid w:val="00161748"/>
    <w:rsid w:val="00180912"/>
    <w:rsid w:val="001811E6"/>
    <w:rsid w:val="001A5ADB"/>
    <w:rsid w:val="001D6046"/>
    <w:rsid w:val="001F0476"/>
    <w:rsid w:val="00210957"/>
    <w:rsid w:val="002127F8"/>
    <w:rsid w:val="00215176"/>
    <w:rsid w:val="002409B1"/>
    <w:rsid w:val="00244EB5"/>
    <w:rsid w:val="002532CC"/>
    <w:rsid w:val="00271E1F"/>
    <w:rsid w:val="00272894"/>
    <w:rsid w:val="00281255"/>
    <w:rsid w:val="00291F2C"/>
    <w:rsid w:val="002D2020"/>
    <w:rsid w:val="002D44CB"/>
    <w:rsid w:val="002E0820"/>
    <w:rsid w:val="002F1EEA"/>
    <w:rsid w:val="00307381"/>
    <w:rsid w:val="0032180C"/>
    <w:rsid w:val="00332B71"/>
    <w:rsid w:val="00342B23"/>
    <w:rsid w:val="0035299F"/>
    <w:rsid w:val="00361EFD"/>
    <w:rsid w:val="00366DB2"/>
    <w:rsid w:val="00381B6D"/>
    <w:rsid w:val="00392597"/>
    <w:rsid w:val="003B23BF"/>
    <w:rsid w:val="003B3BF7"/>
    <w:rsid w:val="003B65FE"/>
    <w:rsid w:val="003B70E7"/>
    <w:rsid w:val="003D75BA"/>
    <w:rsid w:val="003E22F7"/>
    <w:rsid w:val="003E5EB0"/>
    <w:rsid w:val="003F70CD"/>
    <w:rsid w:val="00426B14"/>
    <w:rsid w:val="0042734D"/>
    <w:rsid w:val="00431F60"/>
    <w:rsid w:val="004368DD"/>
    <w:rsid w:val="0048174E"/>
    <w:rsid w:val="004A58B8"/>
    <w:rsid w:val="004B70DB"/>
    <w:rsid w:val="004C129D"/>
    <w:rsid w:val="004D3386"/>
    <w:rsid w:val="004E0419"/>
    <w:rsid w:val="004E52A8"/>
    <w:rsid w:val="00504976"/>
    <w:rsid w:val="00526D87"/>
    <w:rsid w:val="0055185F"/>
    <w:rsid w:val="00551877"/>
    <w:rsid w:val="005564A2"/>
    <w:rsid w:val="00574D0C"/>
    <w:rsid w:val="00580E11"/>
    <w:rsid w:val="005A696E"/>
    <w:rsid w:val="005B0F62"/>
    <w:rsid w:val="005C252C"/>
    <w:rsid w:val="005C4416"/>
    <w:rsid w:val="005C4823"/>
    <w:rsid w:val="005C6602"/>
    <w:rsid w:val="005D3CAD"/>
    <w:rsid w:val="005E2DFD"/>
    <w:rsid w:val="005E649F"/>
    <w:rsid w:val="005F1B55"/>
    <w:rsid w:val="005F68F8"/>
    <w:rsid w:val="00606922"/>
    <w:rsid w:val="00610A54"/>
    <w:rsid w:val="00613ECF"/>
    <w:rsid w:val="00615A79"/>
    <w:rsid w:val="00615AEA"/>
    <w:rsid w:val="0061609A"/>
    <w:rsid w:val="00621D58"/>
    <w:rsid w:val="00622291"/>
    <w:rsid w:val="00622EE6"/>
    <w:rsid w:val="00681217"/>
    <w:rsid w:val="006845FC"/>
    <w:rsid w:val="00687BDB"/>
    <w:rsid w:val="006B0D5B"/>
    <w:rsid w:val="006B4E74"/>
    <w:rsid w:val="006B73B9"/>
    <w:rsid w:val="006C50E4"/>
    <w:rsid w:val="006C6799"/>
    <w:rsid w:val="006D0D08"/>
    <w:rsid w:val="006D6FE1"/>
    <w:rsid w:val="006E74AF"/>
    <w:rsid w:val="006F267E"/>
    <w:rsid w:val="00700DEA"/>
    <w:rsid w:val="00720DEC"/>
    <w:rsid w:val="00741A05"/>
    <w:rsid w:val="00754E3D"/>
    <w:rsid w:val="00773213"/>
    <w:rsid w:val="00777FA0"/>
    <w:rsid w:val="007877E5"/>
    <w:rsid w:val="00794AD0"/>
    <w:rsid w:val="00796A7F"/>
    <w:rsid w:val="007975A5"/>
    <w:rsid w:val="007A50EF"/>
    <w:rsid w:val="007A7EC8"/>
    <w:rsid w:val="007B189E"/>
    <w:rsid w:val="007C4C35"/>
    <w:rsid w:val="007C6304"/>
    <w:rsid w:val="007D1515"/>
    <w:rsid w:val="007E55B5"/>
    <w:rsid w:val="007F5303"/>
    <w:rsid w:val="00801811"/>
    <w:rsid w:val="00802CF4"/>
    <w:rsid w:val="0080319A"/>
    <w:rsid w:val="0080455E"/>
    <w:rsid w:val="00815591"/>
    <w:rsid w:val="00845103"/>
    <w:rsid w:val="008505B8"/>
    <w:rsid w:val="0085767A"/>
    <w:rsid w:val="00861E1B"/>
    <w:rsid w:val="008659F8"/>
    <w:rsid w:val="00880BDE"/>
    <w:rsid w:val="00885865"/>
    <w:rsid w:val="0088684E"/>
    <w:rsid w:val="00886EEC"/>
    <w:rsid w:val="008920EB"/>
    <w:rsid w:val="00894164"/>
    <w:rsid w:val="008A6484"/>
    <w:rsid w:val="008C49EC"/>
    <w:rsid w:val="008E6313"/>
    <w:rsid w:val="008F24CB"/>
    <w:rsid w:val="00924D0B"/>
    <w:rsid w:val="00926438"/>
    <w:rsid w:val="0093176B"/>
    <w:rsid w:val="00933113"/>
    <w:rsid w:val="009334EC"/>
    <w:rsid w:val="00933BAC"/>
    <w:rsid w:val="0094198B"/>
    <w:rsid w:val="009464C3"/>
    <w:rsid w:val="00957C2D"/>
    <w:rsid w:val="0096330D"/>
    <w:rsid w:val="00964738"/>
    <w:rsid w:val="00970766"/>
    <w:rsid w:val="009709F4"/>
    <w:rsid w:val="00977441"/>
    <w:rsid w:val="009837C6"/>
    <w:rsid w:val="0099342F"/>
    <w:rsid w:val="009C1261"/>
    <w:rsid w:val="009C6783"/>
    <w:rsid w:val="009F1128"/>
    <w:rsid w:val="009F2418"/>
    <w:rsid w:val="00A07C71"/>
    <w:rsid w:val="00A10CC5"/>
    <w:rsid w:val="00A16E05"/>
    <w:rsid w:val="00A21C8C"/>
    <w:rsid w:val="00A2246B"/>
    <w:rsid w:val="00A37EFF"/>
    <w:rsid w:val="00A455D5"/>
    <w:rsid w:val="00A55925"/>
    <w:rsid w:val="00A638A9"/>
    <w:rsid w:val="00A75017"/>
    <w:rsid w:val="00A92C4C"/>
    <w:rsid w:val="00AA0362"/>
    <w:rsid w:val="00AA2099"/>
    <w:rsid w:val="00AA40D1"/>
    <w:rsid w:val="00AB2607"/>
    <w:rsid w:val="00AB2B50"/>
    <w:rsid w:val="00AB38A0"/>
    <w:rsid w:val="00AD2901"/>
    <w:rsid w:val="00AE1D1C"/>
    <w:rsid w:val="00B17BE9"/>
    <w:rsid w:val="00B347DA"/>
    <w:rsid w:val="00B56645"/>
    <w:rsid w:val="00B575D4"/>
    <w:rsid w:val="00B604EB"/>
    <w:rsid w:val="00B64187"/>
    <w:rsid w:val="00B647E0"/>
    <w:rsid w:val="00B70527"/>
    <w:rsid w:val="00B71E86"/>
    <w:rsid w:val="00B84D80"/>
    <w:rsid w:val="00B93640"/>
    <w:rsid w:val="00BB3E47"/>
    <w:rsid w:val="00BB62AB"/>
    <w:rsid w:val="00BC2AC6"/>
    <w:rsid w:val="00BD0A5D"/>
    <w:rsid w:val="00BE45FF"/>
    <w:rsid w:val="00BE615B"/>
    <w:rsid w:val="00C02E3F"/>
    <w:rsid w:val="00C04F2E"/>
    <w:rsid w:val="00C10D10"/>
    <w:rsid w:val="00C1156D"/>
    <w:rsid w:val="00C210C1"/>
    <w:rsid w:val="00C36B4B"/>
    <w:rsid w:val="00C41868"/>
    <w:rsid w:val="00C41B84"/>
    <w:rsid w:val="00C475A4"/>
    <w:rsid w:val="00C51341"/>
    <w:rsid w:val="00C51531"/>
    <w:rsid w:val="00C545EC"/>
    <w:rsid w:val="00C55C6B"/>
    <w:rsid w:val="00C84882"/>
    <w:rsid w:val="00C9270C"/>
    <w:rsid w:val="00CA461A"/>
    <w:rsid w:val="00CB45E7"/>
    <w:rsid w:val="00CB5D58"/>
    <w:rsid w:val="00CC426E"/>
    <w:rsid w:val="00CC4C11"/>
    <w:rsid w:val="00CE0321"/>
    <w:rsid w:val="00CE1AAC"/>
    <w:rsid w:val="00CE74B1"/>
    <w:rsid w:val="00CF2388"/>
    <w:rsid w:val="00CF5455"/>
    <w:rsid w:val="00D06D26"/>
    <w:rsid w:val="00D1192C"/>
    <w:rsid w:val="00D207FC"/>
    <w:rsid w:val="00D25C7C"/>
    <w:rsid w:val="00D27020"/>
    <w:rsid w:val="00D400BF"/>
    <w:rsid w:val="00D428B4"/>
    <w:rsid w:val="00D428C7"/>
    <w:rsid w:val="00D46156"/>
    <w:rsid w:val="00D72855"/>
    <w:rsid w:val="00D813EE"/>
    <w:rsid w:val="00DA5E83"/>
    <w:rsid w:val="00DB1AFF"/>
    <w:rsid w:val="00DB5423"/>
    <w:rsid w:val="00DB5CD9"/>
    <w:rsid w:val="00DB63D8"/>
    <w:rsid w:val="00DC35A7"/>
    <w:rsid w:val="00DD068E"/>
    <w:rsid w:val="00DD0975"/>
    <w:rsid w:val="00E043B6"/>
    <w:rsid w:val="00E16EAC"/>
    <w:rsid w:val="00E22ADD"/>
    <w:rsid w:val="00E3691A"/>
    <w:rsid w:val="00E41002"/>
    <w:rsid w:val="00E57C12"/>
    <w:rsid w:val="00E614B2"/>
    <w:rsid w:val="00E7554C"/>
    <w:rsid w:val="00E8179F"/>
    <w:rsid w:val="00E83DAD"/>
    <w:rsid w:val="00E93CC1"/>
    <w:rsid w:val="00EA082E"/>
    <w:rsid w:val="00EA553C"/>
    <w:rsid w:val="00EA7DF2"/>
    <w:rsid w:val="00ED003A"/>
    <w:rsid w:val="00ED6A26"/>
    <w:rsid w:val="00EE5A21"/>
    <w:rsid w:val="00EE774B"/>
    <w:rsid w:val="00EF1F1E"/>
    <w:rsid w:val="00F229C1"/>
    <w:rsid w:val="00F87056"/>
    <w:rsid w:val="00F90648"/>
    <w:rsid w:val="00F946E4"/>
    <w:rsid w:val="00F94E82"/>
    <w:rsid w:val="00F9694E"/>
    <w:rsid w:val="00FA5B9B"/>
    <w:rsid w:val="00FD1460"/>
    <w:rsid w:val="00FE0559"/>
    <w:rsid w:val="00FF20E1"/>
    <w:rsid w:val="00FF489D"/>
    <w:rsid w:val="00FF543A"/>
    <w:rsid w:val="00FF5619"/>
    <w:rsid w:val="00FF7A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84C15"/>
  <w15:chartTrackingRefBased/>
  <w15:docId w15:val="{D5DBEA59-A2E9-1D4F-87DB-074BE1D8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F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709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09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09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9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9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9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9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9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9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9F4"/>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9709F4"/>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9709F4"/>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9709F4"/>
    <w:rPr>
      <w:rFonts w:eastAsiaTheme="majorEastAsia" w:cstheme="majorBidi"/>
      <w:i/>
      <w:iCs/>
      <w:color w:val="0F4761" w:themeColor="accent1" w:themeShade="BF"/>
      <w:lang w:val="en-AU"/>
    </w:rPr>
  </w:style>
  <w:style w:type="character" w:customStyle="1" w:styleId="Heading5Char">
    <w:name w:val="Heading 5 Char"/>
    <w:basedOn w:val="DefaultParagraphFont"/>
    <w:link w:val="Heading5"/>
    <w:uiPriority w:val="9"/>
    <w:semiHidden/>
    <w:rsid w:val="009709F4"/>
    <w:rPr>
      <w:rFonts w:eastAsiaTheme="majorEastAsia" w:cstheme="majorBidi"/>
      <w:color w:val="0F4761" w:themeColor="accent1" w:themeShade="BF"/>
      <w:lang w:val="en-AU"/>
    </w:rPr>
  </w:style>
  <w:style w:type="character" w:customStyle="1" w:styleId="Heading6Char">
    <w:name w:val="Heading 6 Char"/>
    <w:basedOn w:val="DefaultParagraphFont"/>
    <w:link w:val="Heading6"/>
    <w:uiPriority w:val="9"/>
    <w:semiHidden/>
    <w:rsid w:val="009709F4"/>
    <w:rPr>
      <w:rFonts w:eastAsiaTheme="majorEastAsia" w:cstheme="majorBidi"/>
      <w:i/>
      <w:iCs/>
      <w:color w:val="595959" w:themeColor="text1" w:themeTint="A6"/>
      <w:lang w:val="en-AU"/>
    </w:rPr>
  </w:style>
  <w:style w:type="character" w:customStyle="1" w:styleId="Heading7Char">
    <w:name w:val="Heading 7 Char"/>
    <w:basedOn w:val="DefaultParagraphFont"/>
    <w:link w:val="Heading7"/>
    <w:uiPriority w:val="9"/>
    <w:semiHidden/>
    <w:rsid w:val="009709F4"/>
    <w:rPr>
      <w:rFonts w:eastAsiaTheme="majorEastAsia" w:cstheme="majorBidi"/>
      <w:color w:val="595959" w:themeColor="text1" w:themeTint="A6"/>
      <w:lang w:val="en-AU"/>
    </w:rPr>
  </w:style>
  <w:style w:type="character" w:customStyle="1" w:styleId="Heading8Char">
    <w:name w:val="Heading 8 Char"/>
    <w:basedOn w:val="DefaultParagraphFont"/>
    <w:link w:val="Heading8"/>
    <w:uiPriority w:val="9"/>
    <w:semiHidden/>
    <w:rsid w:val="009709F4"/>
    <w:rPr>
      <w:rFonts w:eastAsiaTheme="majorEastAsia" w:cstheme="majorBidi"/>
      <w:i/>
      <w:iCs/>
      <w:color w:val="272727" w:themeColor="text1" w:themeTint="D8"/>
      <w:lang w:val="en-AU"/>
    </w:rPr>
  </w:style>
  <w:style w:type="character" w:customStyle="1" w:styleId="Heading9Char">
    <w:name w:val="Heading 9 Char"/>
    <w:basedOn w:val="DefaultParagraphFont"/>
    <w:link w:val="Heading9"/>
    <w:uiPriority w:val="9"/>
    <w:semiHidden/>
    <w:rsid w:val="009709F4"/>
    <w:rPr>
      <w:rFonts w:eastAsiaTheme="majorEastAsia" w:cstheme="majorBidi"/>
      <w:color w:val="272727" w:themeColor="text1" w:themeTint="D8"/>
      <w:lang w:val="en-AU"/>
    </w:rPr>
  </w:style>
  <w:style w:type="paragraph" w:styleId="Title">
    <w:name w:val="Title"/>
    <w:basedOn w:val="Normal"/>
    <w:next w:val="Normal"/>
    <w:link w:val="TitleChar"/>
    <w:uiPriority w:val="10"/>
    <w:qFormat/>
    <w:rsid w:val="009709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9F4"/>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9709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9F4"/>
    <w:rPr>
      <w:rFonts w:eastAsiaTheme="majorEastAsia" w:cstheme="majorBidi"/>
      <w:color w:val="595959" w:themeColor="text1" w:themeTint="A6"/>
      <w:spacing w:val="15"/>
      <w:sz w:val="28"/>
      <w:szCs w:val="28"/>
      <w:lang w:val="en-AU"/>
    </w:rPr>
  </w:style>
  <w:style w:type="paragraph" w:styleId="Quote">
    <w:name w:val="Quote"/>
    <w:basedOn w:val="Normal"/>
    <w:next w:val="Normal"/>
    <w:link w:val="QuoteChar"/>
    <w:uiPriority w:val="29"/>
    <w:qFormat/>
    <w:rsid w:val="009709F4"/>
    <w:pPr>
      <w:spacing w:before="160"/>
      <w:jc w:val="center"/>
    </w:pPr>
    <w:rPr>
      <w:i/>
      <w:iCs/>
      <w:color w:val="404040" w:themeColor="text1" w:themeTint="BF"/>
    </w:rPr>
  </w:style>
  <w:style w:type="character" w:customStyle="1" w:styleId="QuoteChar">
    <w:name w:val="Quote Char"/>
    <w:basedOn w:val="DefaultParagraphFont"/>
    <w:link w:val="Quote"/>
    <w:uiPriority w:val="29"/>
    <w:rsid w:val="009709F4"/>
    <w:rPr>
      <w:i/>
      <w:iCs/>
      <w:color w:val="404040" w:themeColor="text1" w:themeTint="BF"/>
      <w:lang w:val="en-AU"/>
    </w:rPr>
  </w:style>
  <w:style w:type="paragraph" w:styleId="ListParagraph">
    <w:name w:val="List Paragraph"/>
    <w:basedOn w:val="Normal"/>
    <w:uiPriority w:val="34"/>
    <w:qFormat/>
    <w:rsid w:val="009709F4"/>
    <w:pPr>
      <w:ind w:left="720"/>
      <w:contextualSpacing/>
    </w:pPr>
  </w:style>
  <w:style w:type="character" w:styleId="IntenseEmphasis">
    <w:name w:val="Intense Emphasis"/>
    <w:basedOn w:val="DefaultParagraphFont"/>
    <w:uiPriority w:val="21"/>
    <w:qFormat/>
    <w:rsid w:val="009709F4"/>
    <w:rPr>
      <w:i/>
      <w:iCs/>
      <w:color w:val="0F4761" w:themeColor="accent1" w:themeShade="BF"/>
    </w:rPr>
  </w:style>
  <w:style w:type="paragraph" w:styleId="IntenseQuote">
    <w:name w:val="Intense Quote"/>
    <w:basedOn w:val="Normal"/>
    <w:next w:val="Normal"/>
    <w:link w:val="IntenseQuoteChar"/>
    <w:uiPriority w:val="30"/>
    <w:qFormat/>
    <w:rsid w:val="009709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9F4"/>
    <w:rPr>
      <w:i/>
      <w:iCs/>
      <w:color w:val="0F4761" w:themeColor="accent1" w:themeShade="BF"/>
      <w:lang w:val="en-AU"/>
    </w:rPr>
  </w:style>
  <w:style w:type="character" w:styleId="IntenseReference">
    <w:name w:val="Intense Reference"/>
    <w:basedOn w:val="DefaultParagraphFont"/>
    <w:uiPriority w:val="32"/>
    <w:qFormat/>
    <w:rsid w:val="009709F4"/>
    <w:rPr>
      <w:b/>
      <w:bCs/>
      <w:smallCaps/>
      <w:color w:val="0F4761" w:themeColor="accent1" w:themeShade="BF"/>
      <w:spacing w:val="5"/>
    </w:rPr>
  </w:style>
  <w:style w:type="character" w:styleId="Strong">
    <w:name w:val="Strong"/>
    <w:basedOn w:val="DefaultParagraphFont"/>
    <w:uiPriority w:val="22"/>
    <w:qFormat/>
    <w:rsid w:val="009709F4"/>
    <w:rPr>
      <w:b/>
      <w:bCs/>
    </w:rPr>
  </w:style>
  <w:style w:type="table" w:styleId="TableGrid">
    <w:name w:val="Table Grid"/>
    <w:basedOn w:val="TableNormal"/>
    <w:uiPriority w:val="59"/>
    <w:rsid w:val="00970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709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9709F4"/>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9709F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9709F4"/>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1">
    <w:name w:val="Grid Table 4 Accent 1"/>
    <w:basedOn w:val="TableNormal"/>
    <w:uiPriority w:val="49"/>
    <w:rsid w:val="009709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9709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9709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1Light-Accent1">
    <w:name w:val="Grid Table 1 Light Accent 1"/>
    <w:basedOn w:val="TableNormal"/>
    <w:uiPriority w:val="46"/>
    <w:rsid w:val="009709F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9709F4"/>
    <w:pPr>
      <w:spacing w:before="100" w:beforeAutospacing="1" w:after="100" w:afterAutospacing="1"/>
    </w:pPr>
  </w:style>
  <w:style w:type="paragraph" w:customStyle="1" w:styleId="whitespace-normal">
    <w:name w:val="whitespace-normal"/>
    <w:basedOn w:val="Normal"/>
    <w:rsid w:val="009709F4"/>
    <w:pPr>
      <w:spacing w:before="100" w:beforeAutospacing="1" w:after="100" w:afterAutospacing="1"/>
    </w:pPr>
  </w:style>
  <w:style w:type="character" w:styleId="Emphasis">
    <w:name w:val="Emphasis"/>
    <w:basedOn w:val="DefaultParagraphFont"/>
    <w:uiPriority w:val="20"/>
    <w:qFormat/>
    <w:rsid w:val="009709F4"/>
    <w:rPr>
      <w:i/>
      <w:iCs/>
    </w:rPr>
  </w:style>
  <w:style w:type="paragraph" w:styleId="HTMLPreformatted">
    <w:name w:val="HTML Preformatted"/>
    <w:basedOn w:val="Normal"/>
    <w:link w:val="HTMLPreformattedChar"/>
    <w:uiPriority w:val="99"/>
    <w:semiHidden/>
    <w:unhideWhenUsed/>
    <w:rsid w:val="003E5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5EB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EB0"/>
    <w:rPr>
      <w:rFonts w:ascii="Courier New" w:eastAsia="Times New Roman" w:hAnsi="Courier New" w:cs="Courier New"/>
      <w:sz w:val="20"/>
      <w:szCs w:val="20"/>
    </w:rPr>
  </w:style>
  <w:style w:type="paragraph" w:styleId="Header">
    <w:name w:val="header"/>
    <w:basedOn w:val="Normal"/>
    <w:link w:val="HeaderChar"/>
    <w:uiPriority w:val="99"/>
    <w:unhideWhenUsed/>
    <w:rsid w:val="00C1156D"/>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C1156D"/>
    <w:rPr>
      <w:kern w:val="0"/>
      <w:sz w:val="22"/>
      <w:szCs w:val="22"/>
      <w:lang w:eastAsia="en-US"/>
      <w14:ligatures w14:val="none"/>
    </w:rPr>
  </w:style>
  <w:style w:type="paragraph" w:styleId="Footer">
    <w:name w:val="footer"/>
    <w:basedOn w:val="Normal"/>
    <w:link w:val="FooterChar"/>
    <w:uiPriority w:val="99"/>
    <w:unhideWhenUsed/>
    <w:rsid w:val="00C1156D"/>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C1156D"/>
    <w:rPr>
      <w:kern w:val="0"/>
      <w:sz w:val="22"/>
      <w:szCs w:val="22"/>
      <w:lang w:eastAsia="en-US"/>
      <w14:ligatures w14:val="none"/>
    </w:rPr>
  </w:style>
  <w:style w:type="paragraph" w:styleId="NoSpacing">
    <w:name w:val="No Spacing"/>
    <w:uiPriority w:val="1"/>
    <w:qFormat/>
    <w:rsid w:val="00C1156D"/>
    <w:pPr>
      <w:spacing w:after="0" w:line="240" w:lineRule="auto"/>
    </w:pPr>
    <w:rPr>
      <w:kern w:val="0"/>
      <w:sz w:val="22"/>
      <w:szCs w:val="22"/>
      <w:lang w:eastAsia="en-US"/>
      <w14:ligatures w14:val="none"/>
    </w:rPr>
  </w:style>
  <w:style w:type="paragraph" w:styleId="BodyText">
    <w:name w:val="Body Text"/>
    <w:basedOn w:val="Normal"/>
    <w:link w:val="BodyTextChar"/>
    <w:uiPriority w:val="99"/>
    <w:unhideWhenUsed/>
    <w:rsid w:val="00C1156D"/>
    <w:pPr>
      <w:spacing w:after="120" w:line="276" w:lineRule="auto"/>
    </w:pPr>
    <w:rPr>
      <w:rFonts w:asciiTheme="minorHAnsi" w:eastAsiaTheme="minorEastAsia" w:hAnsiTheme="minorHAnsi" w:cstheme="minorBidi"/>
      <w:sz w:val="22"/>
      <w:szCs w:val="22"/>
      <w:lang w:eastAsia="en-US"/>
    </w:rPr>
  </w:style>
  <w:style w:type="character" w:customStyle="1" w:styleId="BodyTextChar">
    <w:name w:val="Body Text Char"/>
    <w:basedOn w:val="DefaultParagraphFont"/>
    <w:link w:val="BodyText"/>
    <w:uiPriority w:val="99"/>
    <w:rsid w:val="00C1156D"/>
    <w:rPr>
      <w:kern w:val="0"/>
      <w:sz w:val="22"/>
      <w:szCs w:val="22"/>
      <w:lang w:eastAsia="en-US"/>
      <w14:ligatures w14:val="none"/>
    </w:rPr>
  </w:style>
  <w:style w:type="paragraph" w:styleId="BodyText2">
    <w:name w:val="Body Text 2"/>
    <w:basedOn w:val="Normal"/>
    <w:link w:val="BodyText2Char"/>
    <w:uiPriority w:val="99"/>
    <w:unhideWhenUsed/>
    <w:rsid w:val="00C1156D"/>
    <w:pPr>
      <w:spacing w:after="120" w:line="480" w:lineRule="auto"/>
    </w:pPr>
    <w:rPr>
      <w:rFonts w:asciiTheme="minorHAnsi" w:eastAsiaTheme="minorEastAsia" w:hAnsiTheme="minorHAnsi" w:cstheme="minorBidi"/>
      <w:sz w:val="22"/>
      <w:szCs w:val="22"/>
      <w:lang w:eastAsia="en-US"/>
    </w:rPr>
  </w:style>
  <w:style w:type="character" w:customStyle="1" w:styleId="BodyText2Char">
    <w:name w:val="Body Text 2 Char"/>
    <w:basedOn w:val="DefaultParagraphFont"/>
    <w:link w:val="BodyText2"/>
    <w:uiPriority w:val="99"/>
    <w:rsid w:val="00C1156D"/>
    <w:rPr>
      <w:kern w:val="0"/>
      <w:sz w:val="22"/>
      <w:szCs w:val="22"/>
      <w:lang w:eastAsia="en-US"/>
      <w14:ligatures w14:val="none"/>
    </w:rPr>
  </w:style>
  <w:style w:type="paragraph" w:styleId="BodyText3">
    <w:name w:val="Body Text 3"/>
    <w:basedOn w:val="Normal"/>
    <w:link w:val="BodyText3Char"/>
    <w:uiPriority w:val="99"/>
    <w:unhideWhenUsed/>
    <w:rsid w:val="00C1156D"/>
    <w:pPr>
      <w:spacing w:after="120" w:line="276" w:lineRule="auto"/>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C1156D"/>
    <w:rPr>
      <w:kern w:val="0"/>
      <w:sz w:val="16"/>
      <w:szCs w:val="16"/>
      <w:lang w:eastAsia="en-US"/>
      <w14:ligatures w14:val="none"/>
    </w:rPr>
  </w:style>
  <w:style w:type="paragraph" w:styleId="List">
    <w:name w:val="List"/>
    <w:basedOn w:val="Normal"/>
    <w:uiPriority w:val="99"/>
    <w:unhideWhenUsed/>
    <w:rsid w:val="00C1156D"/>
    <w:pPr>
      <w:spacing w:after="200" w:line="276" w:lineRule="auto"/>
      <w:ind w:left="360" w:hanging="360"/>
      <w:contextualSpacing/>
    </w:pPr>
    <w:rPr>
      <w:rFonts w:asciiTheme="minorHAnsi" w:eastAsiaTheme="minorEastAsia" w:hAnsiTheme="minorHAnsi" w:cstheme="minorBidi"/>
      <w:sz w:val="22"/>
      <w:szCs w:val="22"/>
      <w:lang w:eastAsia="en-US"/>
    </w:rPr>
  </w:style>
  <w:style w:type="paragraph" w:styleId="List2">
    <w:name w:val="List 2"/>
    <w:basedOn w:val="Normal"/>
    <w:uiPriority w:val="99"/>
    <w:unhideWhenUsed/>
    <w:rsid w:val="00C1156D"/>
    <w:pPr>
      <w:spacing w:after="200" w:line="276" w:lineRule="auto"/>
      <w:ind w:left="720" w:hanging="360"/>
      <w:contextualSpacing/>
    </w:pPr>
    <w:rPr>
      <w:rFonts w:asciiTheme="minorHAnsi" w:eastAsiaTheme="minorEastAsia" w:hAnsiTheme="minorHAnsi" w:cstheme="minorBidi"/>
      <w:sz w:val="22"/>
      <w:szCs w:val="22"/>
      <w:lang w:eastAsia="en-US"/>
    </w:rPr>
  </w:style>
  <w:style w:type="paragraph" w:styleId="List3">
    <w:name w:val="List 3"/>
    <w:basedOn w:val="Normal"/>
    <w:uiPriority w:val="99"/>
    <w:unhideWhenUsed/>
    <w:rsid w:val="00C1156D"/>
    <w:pPr>
      <w:spacing w:after="200" w:line="276" w:lineRule="auto"/>
      <w:ind w:left="1080" w:hanging="360"/>
      <w:contextualSpacing/>
    </w:pPr>
    <w:rPr>
      <w:rFonts w:asciiTheme="minorHAnsi" w:eastAsiaTheme="minorEastAsia" w:hAnsiTheme="minorHAnsi" w:cstheme="minorBidi"/>
      <w:sz w:val="22"/>
      <w:szCs w:val="22"/>
      <w:lang w:eastAsia="en-US"/>
    </w:rPr>
  </w:style>
  <w:style w:type="paragraph" w:styleId="ListBullet">
    <w:name w:val="List Bullet"/>
    <w:basedOn w:val="Normal"/>
    <w:uiPriority w:val="99"/>
    <w:unhideWhenUsed/>
    <w:rsid w:val="00C1156D"/>
    <w:pPr>
      <w:numPr>
        <w:numId w:val="28"/>
      </w:numPr>
      <w:tabs>
        <w:tab w:val="clear" w:pos="36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Bullet2">
    <w:name w:val="List Bullet 2"/>
    <w:basedOn w:val="Normal"/>
    <w:uiPriority w:val="99"/>
    <w:unhideWhenUsed/>
    <w:rsid w:val="00C1156D"/>
    <w:pPr>
      <w:numPr>
        <w:numId w:val="29"/>
      </w:numPr>
      <w:tabs>
        <w:tab w:val="clear" w:pos="72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Bullet3">
    <w:name w:val="List Bullet 3"/>
    <w:basedOn w:val="Normal"/>
    <w:uiPriority w:val="99"/>
    <w:unhideWhenUsed/>
    <w:rsid w:val="00C1156D"/>
    <w:pPr>
      <w:numPr>
        <w:numId w:val="30"/>
      </w:numPr>
      <w:tabs>
        <w:tab w:val="clear" w:pos="108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
    <w:name w:val="List Number"/>
    <w:basedOn w:val="Normal"/>
    <w:uiPriority w:val="99"/>
    <w:unhideWhenUsed/>
    <w:rsid w:val="00C1156D"/>
    <w:pPr>
      <w:numPr>
        <w:numId w:val="32"/>
      </w:numPr>
      <w:tabs>
        <w:tab w:val="clear" w:pos="36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2">
    <w:name w:val="List Number 2"/>
    <w:basedOn w:val="Normal"/>
    <w:uiPriority w:val="99"/>
    <w:unhideWhenUsed/>
    <w:rsid w:val="00C1156D"/>
    <w:pPr>
      <w:numPr>
        <w:numId w:val="33"/>
      </w:numPr>
      <w:tabs>
        <w:tab w:val="clear" w:pos="72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3">
    <w:name w:val="List Number 3"/>
    <w:basedOn w:val="Normal"/>
    <w:uiPriority w:val="99"/>
    <w:unhideWhenUsed/>
    <w:rsid w:val="00C1156D"/>
    <w:pPr>
      <w:numPr>
        <w:numId w:val="34"/>
      </w:numPr>
      <w:tabs>
        <w:tab w:val="clear" w:pos="108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Continue">
    <w:name w:val="List Continue"/>
    <w:basedOn w:val="Normal"/>
    <w:uiPriority w:val="99"/>
    <w:unhideWhenUsed/>
    <w:rsid w:val="00C1156D"/>
    <w:pPr>
      <w:spacing w:after="120" w:line="276" w:lineRule="auto"/>
      <w:ind w:left="360"/>
      <w:contextualSpacing/>
    </w:pPr>
    <w:rPr>
      <w:rFonts w:asciiTheme="minorHAnsi" w:eastAsiaTheme="minorEastAsia" w:hAnsiTheme="minorHAnsi" w:cstheme="minorBidi"/>
      <w:sz w:val="22"/>
      <w:szCs w:val="22"/>
      <w:lang w:eastAsia="en-US"/>
    </w:rPr>
  </w:style>
  <w:style w:type="paragraph" w:styleId="ListContinue2">
    <w:name w:val="List Continue 2"/>
    <w:basedOn w:val="Normal"/>
    <w:uiPriority w:val="99"/>
    <w:unhideWhenUsed/>
    <w:rsid w:val="00C1156D"/>
    <w:pPr>
      <w:spacing w:after="120" w:line="276" w:lineRule="auto"/>
      <w:ind w:left="720"/>
      <w:contextualSpacing/>
    </w:pPr>
    <w:rPr>
      <w:rFonts w:asciiTheme="minorHAnsi" w:eastAsiaTheme="minorEastAsia" w:hAnsiTheme="minorHAnsi" w:cstheme="minorBidi"/>
      <w:sz w:val="22"/>
      <w:szCs w:val="22"/>
      <w:lang w:eastAsia="en-US"/>
    </w:rPr>
  </w:style>
  <w:style w:type="paragraph" w:styleId="ListContinue3">
    <w:name w:val="List Continue 3"/>
    <w:basedOn w:val="Normal"/>
    <w:uiPriority w:val="99"/>
    <w:unhideWhenUsed/>
    <w:rsid w:val="00C1156D"/>
    <w:pPr>
      <w:spacing w:after="120" w:line="276" w:lineRule="auto"/>
      <w:ind w:left="1080"/>
      <w:contextualSpacing/>
    </w:pPr>
    <w:rPr>
      <w:rFonts w:asciiTheme="minorHAnsi" w:eastAsiaTheme="minorEastAsia" w:hAnsiTheme="minorHAnsi" w:cstheme="minorBidi"/>
      <w:sz w:val="22"/>
      <w:szCs w:val="22"/>
      <w:lang w:eastAsia="en-US"/>
    </w:rPr>
  </w:style>
  <w:style w:type="paragraph" w:styleId="MacroText">
    <w:name w:val="macro"/>
    <w:link w:val="MacroTextChar"/>
    <w:uiPriority w:val="99"/>
    <w:unhideWhenUsed/>
    <w:rsid w:val="00C1156D"/>
    <w:pPr>
      <w:tabs>
        <w:tab w:val="left" w:pos="576"/>
        <w:tab w:val="left" w:pos="1152"/>
        <w:tab w:val="left" w:pos="1728"/>
        <w:tab w:val="left" w:pos="2304"/>
        <w:tab w:val="left" w:pos="2880"/>
        <w:tab w:val="left" w:pos="3456"/>
        <w:tab w:val="left" w:pos="4032"/>
      </w:tabs>
      <w:spacing w:after="200" w:line="276" w:lineRule="auto"/>
    </w:pPr>
    <w:rPr>
      <w:rFonts w:ascii="Courier" w:hAnsi="Courier"/>
      <w:kern w:val="0"/>
      <w:sz w:val="20"/>
      <w:szCs w:val="20"/>
      <w:lang w:eastAsia="en-US"/>
      <w14:ligatures w14:val="none"/>
    </w:rPr>
  </w:style>
  <w:style w:type="character" w:customStyle="1" w:styleId="MacroTextChar">
    <w:name w:val="Macro Text Char"/>
    <w:basedOn w:val="DefaultParagraphFont"/>
    <w:link w:val="MacroText"/>
    <w:uiPriority w:val="99"/>
    <w:rsid w:val="00C1156D"/>
    <w:rPr>
      <w:rFonts w:ascii="Courier" w:hAnsi="Courier"/>
      <w:kern w:val="0"/>
      <w:sz w:val="20"/>
      <w:szCs w:val="20"/>
      <w:lang w:eastAsia="en-US"/>
      <w14:ligatures w14:val="none"/>
    </w:rPr>
  </w:style>
  <w:style w:type="paragraph" w:styleId="Caption">
    <w:name w:val="caption"/>
    <w:basedOn w:val="Normal"/>
    <w:next w:val="Normal"/>
    <w:uiPriority w:val="35"/>
    <w:unhideWhenUsed/>
    <w:qFormat/>
    <w:rsid w:val="00C1156D"/>
    <w:pPr>
      <w:spacing w:after="200"/>
    </w:pPr>
    <w:rPr>
      <w:rFonts w:asciiTheme="minorHAnsi" w:eastAsiaTheme="minorEastAsia" w:hAnsiTheme="minorHAnsi" w:cstheme="minorBidi"/>
      <w:b/>
      <w:bCs/>
      <w:color w:val="156082" w:themeColor="accent1"/>
      <w:sz w:val="18"/>
      <w:szCs w:val="18"/>
      <w:lang w:eastAsia="en-US"/>
    </w:rPr>
  </w:style>
  <w:style w:type="character" w:styleId="SubtleEmphasis">
    <w:name w:val="Subtle Emphasis"/>
    <w:basedOn w:val="DefaultParagraphFont"/>
    <w:uiPriority w:val="19"/>
    <w:qFormat/>
    <w:rsid w:val="00C1156D"/>
    <w:rPr>
      <w:i/>
      <w:iCs/>
      <w:color w:val="808080" w:themeColor="text1" w:themeTint="7F"/>
    </w:rPr>
  </w:style>
  <w:style w:type="character" w:styleId="SubtleReference">
    <w:name w:val="Subtle Reference"/>
    <w:basedOn w:val="DefaultParagraphFont"/>
    <w:uiPriority w:val="31"/>
    <w:qFormat/>
    <w:rsid w:val="00C1156D"/>
    <w:rPr>
      <w:smallCaps/>
      <w:color w:val="E97132" w:themeColor="accent2"/>
      <w:u w:val="single"/>
    </w:rPr>
  </w:style>
  <w:style w:type="character" w:styleId="BookTitle">
    <w:name w:val="Book Title"/>
    <w:basedOn w:val="DefaultParagraphFont"/>
    <w:uiPriority w:val="33"/>
    <w:qFormat/>
    <w:rsid w:val="00C1156D"/>
    <w:rPr>
      <w:b/>
      <w:bCs/>
      <w:smallCaps/>
      <w:spacing w:val="5"/>
    </w:rPr>
  </w:style>
  <w:style w:type="paragraph" w:styleId="TOCHeading">
    <w:name w:val="TOC Heading"/>
    <w:basedOn w:val="Heading1"/>
    <w:next w:val="Normal"/>
    <w:uiPriority w:val="39"/>
    <w:unhideWhenUsed/>
    <w:qFormat/>
    <w:rsid w:val="00C1156D"/>
    <w:pPr>
      <w:spacing w:before="480" w:after="0" w:line="276" w:lineRule="auto"/>
      <w:outlineLvl w:val="9"/>
    </w:pPr>
    <w:rPr>
      <w:b/>
      <w:bCs/>
      <w:sz w:val="28"/>
      <w:szCs w:val="28"/>
      <w:lang w:eastAsia="en-US"/>
    </w:rPr>
  </w:style>
  <w:style w:type="table" w:styleId="LightShading">
    <w:name w:val="Light Shading"/>
    <w:basedOn w:val="TableNormal"/>
    <w:uiPriority w:val="60"/>
    <w:rsid w:val="00C1156D"/>
    <w:pPr>
      <w:spacing w:after="0" w:line="240" w:lineRule="auto"/>
    </w:pPr>
    <w:rPr>
      <w:color w:val="000000" w:themeColor="text1" w:themeShade="BF"/>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1156D"/>
    <w:pPr>
      <w:spacing w:after="0" w:line="240" w:lineRule="auto"/>
    </w:pPr>
    <w:rPr>
      <w:color w:val="0F4761" w:themeColor="accent1" w:themeShade="BF"/>
      <w:kern w:val="0"/>
      <w:sz w:val="22"/>
      <w:szCs w:val="22"/>
      <w:lang w:eastAsia="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C1156D"/>
    <w:pPr>
      <w:spacing w:after="0" w:line="240" w:lineRule="auto"/>
    </w:pPr>
    <w:rPr>
      <w:color w:val="BF4E14" w:themeColor="accent2" w:themeShade="BF"/>
      <w:kern w:val="0"/>
      <w:sz w:val="22"/>
      <w:szCs w:val="22"/>
      <w:lang w:eastAsia="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C1156D"/>
    <w:pPr>
      <w:spacing w:after="0" w:line="240" w:lineRule="auto"/>
    </w:pPr>
    <w:rPr>
      <w:color w:val="124F1A" w:themeColor="accent3" w:themeShade="BF"/>
      <w:kern w:val="0"/>
      <w:sz w:val="22"/>
      <w:szCs w:val="22"/>
      <w:lang w:eastAsia="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C1156D"/>
    <w:pPr>
      <w:spacing w:after="0" w:line="240" w:lineRule="auto"/>
    </w:pPr>
    <w:rPr>
      <w:color w:val="0B769F" w:themeColor="accent4" w:themeShade="BF"/>
      <w:kern w:val="0"/>
      <w:sz w:val="22"/>
      <w:szCs w:val="22"/>
      <w:lang w:eastAsia="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C1156D"/>
    <w:pPr>
      <w:spacing w:after="0" w:line="240" w:lineRule="auto"/>
    </w:pPr>
    <w:rPr>
      <w:color w:val="77206D" w:themeColor="accent5" w:themeShade="BF"/>
      <w:kern w:val="0"/>
      <w:sz w:val="22"/>
      <w:szCs w:val="22"/>
      <w:lang w:eastAsia="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C1156D"/>
    <w:pPr>
      <w:spacing w:after="0" w:line="240" w:lineRule="auto"/>
    </w:pPr>
    <w:rPr>
      <w:color w:val="3A7C22" w:themeColor="accent6" w:themeShade="BF"/>
      <w:kern w:val="0"/>
      <w:sz w:val="22"/>
      <w:szCs w:val="22"/>
      <w:lang w:eastAsia="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character" w:styleId="Hyperlink">
    <w:name w:val="Hyperlink"/>
    <w:basedOn w:val="DefaultParagraphFont"/>
    <w:uiPriority w:val="99"/>
    <w:unhideWhenUsed/>
    <w:rsid w:val="00C1156D"/>
    <w:rPr>
      <w:color w:val="467886" w:themeColor="hyperlink"/>
      <w:u w:val="single"/>
    </w:rPr>
  </w:style>
  <w:style w:type="character" w:styleId="UnresolvedMention">
    <w:name w:val="Unresolved Mention"/>
    <w:basedOn w:val="DefaultParagraphFont"/>
    <w:uiPriority w:val="99"/>
    <w:semiHidden/>
    <w:unhideWhenUsed/>
    <w:rsid w:val="00C1156D"/>
    <w:rPr>
      <w:color w:val="605E5C"/>
      <w:shd w:val="clear" w:color="auto" w:fill="E1DFDD"/>
    </w:rPr>
  </w:style>
  <w:style w:type="paragraph" w:styleId="TOC1">
    <w:name w:val="toc 1"/>
    <w:basedOn w:val="Normal"/>
    <w:next w:val="Normal"/>
    <w:autoRedefine/>
    <w:uiPriority w:val="39"/>
    <w:unhideWhenUsed/>
    <w:rsid w:val="00106458"/>
    <w:pPr>
      <w:spacing w:before="120"/>
    </w:pPr>
    <w:rPr>
      <w:rFonts w:asciiTheme="minorHAnsi" w:hAnsiTheme="minorHAnsi"/>
      <w:b/>
      <w:bCs/>
      <w:i/>
      <w:iCs/>
    </w:rPr>
  </w:style>
  <w:style w:type="paragraph" w:styleId="TOC2">
    <w:name w:val="toc 2"/>
    <w:basedOn w:val="Normal"/>
    <w:next w:val="Normal"/>
    <w:autoRedefine/>
    <w:uiPriority w:val="39"/>
    <w:unhideWhenUsed/>
    <w:rsid w:val="00106458"/>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0645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0645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0645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0645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0645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0645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06458"/>
    <w:pPr>
      <w:ind w:left="1920"/>
    </w:pPr>
    <w:rPr>
      <w:rFonts w:asciiTheme="minorHAnsi" w:hAnsiTheme="minorHAnsi"/>
      <w:sz w:val="20"/>
      <w:szCs w:val="20"/>
    </w:rPr>
  </w:style>
  <w:style w:type="character" w:styleId="PageNumber">
    <w:name w:val="page number"/>
    <w:basedOn w:val="DefaultParagraphFont"/>
    <w:uiPriority w:val="99"/>
    <w:semiHidden/>
    <w:unhideWhenUsed/>
    <w:rsid w:val="00B17BE9"/>
  </w:style>
  <w:style w:type="paragraph" w:styleId="TableofFigures">
    <w:name w:val="table of figures"/>
    <w:basedOn w:val="Normal"/>
    <w:next w:val="Normal"/>
    <w:uiPriority w:val="99"/>
    <w:unhideWhenUsed/>
    <w:rsid w:val="00030B78"/>
  </w:style>
  <w:style w:type="paragraph" w:styleId="Revision">
    <w:name w:val="Revision"/>
    <w:hidden/>
    <w:uiPriority w:val="99"/>
    <w:semiHidden/>
    <w:rsid w:val="00B71E86"/>
    <w:pPr>
      <w:spacing w:after="0"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096C25"/>
    <w:rPr>
      <w:sz w:val="16"/>
      <w:szCs w:val="16"/>
    </w:rPr>
  </w:style>
  <w:style w:type="paragraph" w:styleId="CommentText">
    <w:name w:val="annotation text"/>
    <w:basedOn w:val="Normal"/>
    <w:link w:val="CommentTextChar"/>
    <w:uiPriority w:val="99"/>
    <w:unhideWhenUsed/>
    <w:rsid w:val="00096C25"/>
    <w:rPr>
      <w:sz w:val="20"/>
      <w:szCs w:val="20"/>
    </w:rPr>
  </w:style>
  <w:style w:type="character" w:customStyle="1" w:styleId="CommentTextChar">
    <w:name w:val="Comment Text Char"/>
    <w:basedOn w:val="DefaultParagraphFont"/>
    <w:link w:val="CommentText"/>
    <w:uiPriority w:val="99"/>
    <w:rsid w:val="00096C25"/>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96C25"/>
    <w:rPr>
      <w:b/>
      <w:bCs/>
    </w:rPr>
  </w:style>
  <w:style w:type="character" w:customStyle="1" w:styleId="CommentSubjectChar">
    <w:name w:val="Comment Subject Char"/>
    <w:basedOn w:val="CommentTextChar"/>
    <w:link w:val="CommentSubject"/>
    <w:uiPriority w:val="99"/>
    <w:semiHidden/>
    <w:rsid w:val="00096C25"/>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guides.jcu.edu.au/apa/in-text"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package" Target="embeddings/Microsoft_Word_Document.doc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49E3E0D-DCB4-044F-9CFC-EE7E8724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83</Pages>
  <Words>19007</Words>
  <Characters>113855</Characters>
  <Application>Microsoft Office Word</Application>
  <DocSecurity>0</DocSecurity>
  <Lines>2710</Lines>
  <Paragraphs>1315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Inglert</dc:creator>
  <cp:keywords/>
  <dc:description/>
  <cp:lastModifiedBy>Graham Inglert</cp:lastModifiedBy>
  <cp:revision>12</cp:revision>
  <dcterms:created xsi:type="dcterms:W3CDTF">2025-10-15T21:49:00Z</dcterms:created>
  <dcterms:modified xsi:type="dcterms:W3CDTF">2025-10-20T09:37:00Z</dcterms:modified>
</cp:coreProperties>
</file>